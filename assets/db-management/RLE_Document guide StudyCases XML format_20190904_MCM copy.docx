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91F2F" w14:textId="3E081F3C" w:rsidR="001D3F73" w:rsidRPr="003F22D3" w:rsidRDefault="001D3F73" w:rsidP="00DA2BE4">
      <w:pPr>
        <w:pStyle w:val="Standard"/>
        <w:ind w:left="720" w:hanging="720"/>
        <w:rPr>
          <w:lang w:val="es-VE"/>
        </w:rPr>
      </w:pPr>
    </w:p>
    <w:p w14:paraId="702DF03D" w14:textId="6A562FCE" w:rsidR="001D3F73" w:rsidRDefault="00DE1238" w:rsidP="008966CF">
      <w:r>
        <w:rPr>
          <w:noProof/>
        </w:rPr>
        <w:drawing>
          <wp:anchor distT="0" distB="0" distL="114300" distR="114300" simplePos="0" relativeHeight="251656192" behindDoc="1" locked="0" layoutInCell="1" allowOverlap="1" wp14:anchorId="6CEB7F04" wp14:editId="36873D67">
            <wp:simplePos x="0" y="0"/>
            <wp:positionH relativeFrom="margin">
              <wp:align>right</wp:align>
            </wp:positionH>
            <wp:positionV relativeFrom="paragraph">
              <wp:posOffset>11358</wp:posOffset>
            </wp:positionV>
            <wp:extent cx="1123724" cy="1553210"/>
            <wp:effectExtent l="0" t="0" r="635" b="889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Provita.png"/>
                    <pic:cNvPicPr/>
                  </pic:nvPicPr>
                  <pic:blipFill>
                    <a:blip r:embed="rId8">
                      <a:extLst>
                        <a:ext uri="{28A0092B-C50C-407E-A947-70E740481C1C}">
                          <a14:useLocalDpi xmlns:a14="http://schemas.microsoft.com/office/drawing/2010/main" val="0"/>
                        </a:ext>
                      </a:extLst>
                    </a:blip>
                    <a:stretch>
                      <a:fillRect/>
                    </a:stretch>
                  </pic:blipFill>
                  <pic:spPr>
                    <a:xfrm>
                      <a:off x="0" y="0"/>
                      <a:ext cx="1123724" cy="155321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8240" behindDoc="1" locked="0" layoutInCell="1" allowOverlap="1" wp14:anchorId="639E26D2" wp14:editId="79086A36">
            <wp:simplePos x="0" y="0"/>
            <wp:positionH relativeFrom="margin">
              <wp:align>center</wp:align>
            </wp:positionH>
            <wp:positionV relativeFrom="paragraph">
              <wp:posOffset>19601</wp:posOffset>
            </wp:positionV>
            <wp:extent cx="2825579" cy="1564726"/>
            <wp:effectExtent l="0" t="0" r="0" b="0"/>
            <wp:wrapNone/>
            <wp:docPr id="1" name="Imagen 1" descr="C:\Users\utility\Documents\PROVITA LRE\en_iucn_cem_colour_hi_r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ility\Documents\PROVITA LRE\en_iucn_cem_colour_hi_res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5579" cy="15647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0A3">
        <w:rPr>
          <w:noProof/>
        </w:rPr>
        <w:drawing>
          <wp:anchor distT="0" distB="0" distL="114300" distR="114300" simplePos="0" relativeHeight="251660288" behindDoc="1" locked="0" layoutInCell="1" allowOverlap="1" wp14:anchorId="20557151" wp14:editId="169B5D9B">
            <wp:simplePos x="0" y="0"/>
            <wp:positionH relativeFrom="margin">
              <wp:align>left</wp:align>
            </wp:positionH>
            <wp:positionV relativeFrom="paragraph">
              <wp:posOffset>13335</wp:posOffset>
            </wp:positionV>
            <wp:extent cx="1695450" cy="16954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vic.png"/>
                    <pic:cNvPicPr/>
                  </pic:nvPicPr>
                  <pic:blipFill>
                    <a:blip r:embed="rId10">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14:sizeRelH relativeFrom="margin">
              <wp14:pctWidth>0</wp14:pctWidth>
            </wp14:sizeRelH>
            <wp14:sizeRelV relativeFrom="margin">
              <wp14:pctHeight>0</wp14:pctHeight>
            </wp14:sizeRelV>
          </wp:anchor>
        </w:drawing>
      </w:r>
    </w:p>
    <w:p w14:paraId="2D664DC5" w14:textId="0A26161F" w:rsidR="001D3F73" w:rsidRDefault="001D3F73">
      <w:pPr>
        <w:pStyle w:val="Standard"/>
      </w:pPr>
    </w:p>
    <w:p w14:paraId="48C25C74" w14:textId="133768C6" w:rsidR="001D3F73" w:rsidRDefault="001D3F73">
      <w:pPr>
        <w:pStyle w:val="Standard"/>
      </w:pPr>
    </w:p>
    <w:p w14:paraId="63619878" w14:textId="4FB1BDEF" w:rsidR="001D3F73" w:rsidRDefault="001D3F73">
      <w:pPr>
        <w:pStyle w:val="Standard"/>
      </w:pPr>
    </w:p>
    <w:p w14:paraId="322314A1" w14:textId="6FBB4813" w:rsidR="001D3F73" w:rsidRDefault="001D3F73">
      <w:pPr>
        <w:pStyle w:val="Standard"/>
      </w:pPr>
    </w:p>
    <w:p w14:paraId="06DB2096" w14:textId="0C079333" w:rsidR="001D3F73" w:rsidRDefault="001D3F73">
      <w:pPr>
        <w:pStyle w:val="Standard"/>
      </w:pPr>
    </w:p>
    <w:p w14:paraId="1F7DC188" w14:textId="005FD1DA" w:rsidR="001D3F73" w:rsidRDefault="001D3F73">
      <w:pPr>
        <w:pStyle w:val="Standard"/>
      </w:pPr>
    </w:p>
    <w:p w14:paraId="36764A3C" w14:textId="77777777" w:rsidR="001D3F73" w:rsidRDefault="001D3F73">
      <w:pPr>
        <w:pStyle w:val="Standard"/>
      </w:pPr>
    </w:p>
    <w:p w14:paraId="730AB2BD" w14:textId="6C075801" w:rsidR="001D3F73" w:rsidRDefault="001D3F73">
      <w:pPr>
        <w:pStyle w:val="Standard"/>
      </w:pPr>
    </w:p>
    <w:p w14:paraId="7C77FFC8" w14:textId="74E8E7AD" w:rsidR="001D3F73" w:rsidRDefault="001D3F73">
      <w:pPr>
        <w:pStyle w:val="Standard"/>
        <w:jc w:val="center"/>
      </w:pPr>
    </w:p>
    <w:p w14:paraId="229C9711" w14:textId="04016C90" w:rsidR="001D3F73" w:rsidRDefault="00FC6AF8">
      <w:pPr>
        <w:pStyle w:val="Standard"/>
        <w:pBdr>
          <w:top w:val="single" w:sz="4" w:space="1" w:color="00000A"/>
          <w:bottom w:val="single" w:sz="4" w:space="1" w:color="00000A"/>
        </w:pBdr>
        <w:spacing w:line="276" w:lineRule="auto"/>
        <w:jc w:val="center"/>
      </w:pPr>
      <w:r>
        <w:rPr>
          <w:rFonts w:ascii="Bodoni MT" w:hAnsi="Bodoni MT"/>
          <w:sz w:val="52"/>
          <w:szCs w:val="52"/>
        </w:rPr>
        <w:t>Guide for documenting case studies from RLE Assessments in XML format</w:t>
      </w:r>
    </w:p>
    <w:p w14:paraId="6C5C20F1" w14:textId="53D62E64" w:rsidR="001D3F73" w:rsidRDefault="001D3F73">
      <w:pPr>
        <w:pStyle w:val="Standard"/>
        <w:spacing w:line="276" w:lineRule="auto"/>
        <w:jc w:val="center"/>
        <w:rPr>
          <w:rFonts w:ascii="Bodoni MT" w:hAnsi="Bodoni MT"/>
          <w:sz w:val="40"/>
          <w:szCs w:val="40"/>
        </w:rPr>
      </w:pPr>
    </w:p>
    <w:p w14:paraId="2568BF7A" w14:textId="0D445E55" w:rsidR="001D3F73" w:rsidRPr="008508DA" w:rsidRDefault="00E94397">
      <w:pPr>
        <w:pStyle w:val="Standard"/>
        <w:spacing w:line="276" w:lineRule="auto"/>
        <w:jc w:val="center"/>
        <w:rPr>
          <w:lang w:val="it-IT"/>
        </w:rPr>
      </w:pPr>
      <w:r w:rsidRPr="008508DA">
        <w:rPr>
          <w:rFonts w:ascii="Bookman Old Style" w:hAnsi="Bookman Old Style"/>
          <w:sz w:val="24"/>
          <w:szCs w:val="24"/>
          <w:lang w:val="it-IT"/>
        </w:rPr>
        <w:t>Arlene Cardozo-Urdaneta</w:t>
      </w:r>
      <w:r>
        <w:rPr>
          <w:rFonts w:ascii="Bookman Old Style" w:hAnsi="Bookman Old Style"/>
          <w:sz w:val="24"/>
          <w:szCs w:val="24"/>
          <w:lang w:val="it-IT"/>
        </w:rPr>
        <w:t xml:space="preserve">, Michelle Castellanos, </w:t>
      </w:r>
      <w:r w:rsidR="00FC6AF8" w:rsidRPr="008508DA">
        <w:rPr>
          <w:rFonts w:ascii="Bookman Old Style" w:hAnsi="Bookman Old Style"/>
          <w:sz w:val="24"/>
          <w:szCs w:val="24"/>
          <w:lang w:val="it-IT"/>
        </w:rPr>
        <w:t>JR Ferrer-Paris, Irene Zager</w:t>
      </w:r>
    </w:p>
    <w:p w14:paraId="1A95697B" w14:textId="77777777" w:rsidR="00DE1238" w:rsidRPr="008966CF" w:rsidRDefault="00DE1238">
      <w:pPr>
        <w:pStyle w:val="Standard"/>
        <w:spacing w:line="276" w:lineRule="auto"/>
        <w:jc w:val="center"/>
        <w:rPr>
          <w:rFonts w:ascii="Bookman Old Style" w:hAnsi="Bookman Old Style"/>
          <w:b/>
          <w:color w:val="002060"/>
          <w:sz w:val="24"/>
          <w:szCs w:val="24"/>
          <w:lang w:val="pt-BR"/>
        </w:rPr>
      </w:pPr>
    </w:p>
    <w:p w14:paraId="3E8683F6" w14:textId="77777777" w:rsidR="001D3F73" w:rsidRPr="006B3B1A" w:rsidRDefault="00FC6AF8">
      <w:pPr>
        <w:pStyle w:val="Standard"/>
        <w:spacing w:line="276" w:lineRule="auto"/>
        <w:jc w:val="center"/>
        <w:rPr>
          <w:rFonts w:ascii="Bookman Old Style" w:hAnsi="Bookman Old Style"/>
          <w:b/>
          <w:color w:val="002060"/>
          <w:sz w:val="24"/>
          <w:szCs w:val="24"/>
          <w:lang w:val="es-VE"/>
        </w:rPr>
      </w:pPr>
      <w:r w:rsidRPr="006B3B1A">
        <w:rPr>
          <w:rFonts w:ascii="Bookman Old Style" w:hAnsi="Bookman Old Style"/>
          <w:b/>
          <w:color w:val="002060"/>
          <w:sz w:val="24"/>
          <w:szCs w:val="24"/>
          <w:lang w:val="es-VE"/>
        </w:rPr>
        <w:t>Provita</w:t>
      </w:r>
    </w:p>
    <w:p w14:paraId="710EC1B3" w14:textId="02B301EF" w:rsidR="00E94397" w:rsidRPr="006B3B1A" w:rsidRDefault="00E94397">
      <w:pPr>
        <w:pStyle w:val="Standard"/>
        <w:spacing w:line="276" w:lineRule="auto"/>
        <w:jc w:val="center"/>
        <w:rPr>
          <w:lang w:val="es-VE"/>
        </w:rPr>
      </w:pPr>
      <w:r w:rsidRPr="006B3B1A">
        <w:rPr>
          <w:rFonts w:ascii="Bookman Old Style" w:hAnsi="Bookman Old Style"/>
          <w:b/>
          <w:color w:val="002060"/>
          <w:sz w:val="24"/>
          <w:szCs w:val="24"/>
          <w:lang w:val="es-VE"/>
        </w:rPr>
        <w:t>IUCN</w:t>
      </w:r>
    </w:p>
    <w:p w14:paraId="3B3EF536" w14:textId="77777777" w:rsidR="00E94397" w:rsidRPr="006B3B1A" w:rsidRDefault="00E94397" w:rsidP="00D14843">
      <w:pPr>
        <w:pStyle w:val="Standard"/>
        <w:spacing w:after="0" w:line="240" w:lineRule="auto"/>
        <w:ind w:left="180"/>
        <w:rPr>
          <w:sz w:val="16"/>
          <w:szCs w:val="16"/>
          <w:lang w:val="es-VE"/>
        </w:rPr>
      </w:pPr>
    </w:p>
    <w:p w14:paraId="70FC5F35" w14:textId="77777777" w:rsidR="00DE1238" w:rsidRPr="006B3B1A" w:rsidRDefault="00DE1238">
      <w:pPr>
        <w:pStyle w:val="Standard"/>
        <w:spacing w:after="0" w:line="240" w:lineRule="auto"/>
        <w:rPr>
          <w:sz w:val="16"/>
          <w:szCs w:val="16"/>
          <w:lang w:val="es-VE"/>
        </w:rPr>
      </w:pPr>
    </w:p>
    <w:p w14:paraId="1CDD780E" w14:textId="77777777" w:rsidR="00DE1238" w:rsidRPr="006B3B1A" w:rsidRDefault="00DE1238">
      <w:pPr>
        <w:pStyle w:val="Standard"/>
        <w:spacing w:after="0" w:line="240" w:lineRule="auto"/>
        <w:rPr>
          <w:sz w:val="16"/>
          <w:szCs w:val="16"/>
          <w:lang w:val="es-VE"/>
        </w:rPr>
      </w:pPr>
    </w:p>
    <w:p w14:paraId="1EDBDA29" w14:textId="77777777" w:rsidR="001D3F73" w:rsidRDefault="00FC6AF8">
      <w:pPr>
        <w:pStyle w:val="Standard"/>
        <w:spacing w:after="0" w:line="240" w:lineRule="auto"/>
      </w:pPr>
      <w:r>
        <w:rPr>
          <w:sz w:val="16"/>
          <w:szCs w:val="16"/>
        </w:rPr>
        <w:t>Document history:</w:t>
      </w:r>
      <w:r>
        <w:rPr>
          <w:sz w:val="16"/>
          <w:szCs w:val="16"/>
        </w:rPr>
        <w:br/>
        <w:t>20181030</w:t>
      </w:r>
      <w:r>
        <w:rPr>
          <w:sz w:val="16"/>
          <w:szCs w:val="16"/>
        </w:rPr>
        <w:tab/>
        <w:t>version 0.1</w:t>
      </w:r>
      <w:r>
        <w:rPr>
          <w:sz w:val="16"/>
          <w:szCs w:val="16"/>
        </w:rPr>
        <w:tab/>
        <w:t xml:space="preserve"> Draft by ACU</w:t>
      </w:r>
      <w:r>
        <w:rPr>
          <w:sz w:val="16"/>
          <w:szCs w:val="16"/>
        </w:rPr>
        <w:br/>
        <w:t>20181101</w:t>
      </w:r>
      <w:r>
        <w:rPr>
          <w:sz w:val="16"/>
          <w:szCs w:val="16"/>
        </w:rPr>
        <w:tab/>
        <w:t>version 0.2 Comments and updates by JRFP</w:t>
      </w:r>
    </w:p>
    <w:p w14:paraId="734D0E44" w14:textId="77777777" w:rsidR="001D3F73" w:rsidRDefault="00FC6AF8">
      <w:pPr>
        <w:pStyle w:val="Standard"/>
        <w:spacing w:after="0" w:line="240" w:lineRule="auto"/>
        <w:rPr>
          <w:sz w:val="16"/>
          <w:szCs w:val="16"/>
        </w:rPr>
      </w:pPr>
      <w:r>
        <w:rPr>
          <w:sz w:val="16"/>
          <w:szCs w:val="16"/>
        </w:rPr>
        <w:t>20181127 version 0.3 Comments included, adjustments and updates by ACU</w:t>
      </w:r>
    </w:p>
    <w:p w14:paraId="7951FDB2" w14:textId="0CEEBC06" w:rsidR="00E94397" w:rsidRDefault="00E94397">
      <w:pPr>
        <w:pStyle w:val="Standard"/>
        <w:spacing w:after="0" w:line="240" w:lineRule="auto"/>
      </w:pPr>
      <w:r>
        <w:rPr>
          <w:sz w:val="16"/>
          <w:szCs w:val="16"/>
        </w:rPr>
        <w:t>20190527 version 0.4 Adjustments and updates by ACU, MC; Comments by EC and IZ</w:t>
      </w:r>
    </w:p>
    <w:p w14:paraId="6E292975" w14:textId="77777777" w:rsidR="001D3F73" w:rsidRDefault="001D3F73">
      <w:pPr>
        <w:pStyle w:val="Standard"/>
        <w:spacing w:line="276" w:lineRule="auto"/>
        <w:rPr>
          <w:sz w:val="16"/>
          <w:szCs w:val="16"/>
        </w:rPr>
      </w:pPr>
    </w:p>
    <w:p w14:paraId="3C2856EE" w14:textId="77777777" w:rsidR="001D3F73" w:rsidRDefault="00FC6AF8">
      <w:pPr>
        <w:pStyle w:val="ContentsHeading"/>
        <w:pageBreakBefore/>
        <w:jc w:val="center"/>
        <w:outlineLvl w:val="9"/>
      </w:pPr>
      <w:bookmarkStart w:id="0" w:name="_Toc10659918"/>
      <w:bookmarkStart w:id="1" w:name="_Toc10989848"/>
      <w:r>
        <w:rPr>
          <w:color w:val="00000A"/>
          <w:lang w:val="es-ES"/>
        </w:rPr>
        <w:lastRenderedPageBreak/>
        <w:t>Content Table</w:t>
      </w:r>
      <w:bookmarkEnd w:id="0"/>
      <w:bookmarkEnd w:id="1"/>
    </w:p>
    <w:p w14:paraId="729BB1D0" w14:textId="77777777" w:rsidR="001D3F73" w:rsidRDefault="001D3F73">
      <w:pPr>
        <w:pStyle w:val="Standard"/>
        <w:rPr>
          <w:lang w:val="es-ES"/>
        </w:rPr>
      </w:pPr>
    </w:p>
    <w:p w14:paraId="314AF8EB" w14:textId="77777777" w:rsidR="003B3A3B" w:rsidRPr="00D14843" w:rsidRDefault="00FC6AF8">
      <w:pPr>
        <w:pStyle w:val="TDC1"/>
        <w:tabs>
          <w:tab w:val="right" w:leader="dot" w:pos="9350"/>
        </w:tabs>
        <w:rPr>
          <w:rFonts w:asciiTheme="minorHAnsi" w:eastAsiaTheme="minorEastAsia" w:hAnsiTheme="minorHAnsi" w:cstheme="minorBidi"/>
          <w:noProof/>
          <w:kern w:val="0"/>
        </w:rPr>
      </w:pPr>
      <w:r>
        <w:fldChar w:fldCharType="begin"/>
      </w:r>
      <w:r>
        <w:instrText xml:space="preserve"> TOC \o "1-3" \h </w:instrText>
      </w:r>
      <w:r>
        <w:fldChar w:fldCharType="separate"/>
      </w:r>
      <w:hyperlink w:anchor="_Toc10989848" w:history="1">
        <w:r w:rsidR="003B3A3B" w:rsidRPr="00D14843">
          <w:rPr>
            <w:rStyle w:val="Hipervnculo"/>
            <w:noProof/>
            <w:lang w:val="es-ES"/>
          </w:rPr>
          <w:t>Content Table</w:t>
        </w:r>
        <w:r w:rsidR="003B3A3B" w:rsidRPr="00D14843">
          <w:rPr>
            <w:noProof/>
          </w:rPr>
          <w:tab/>
        </w:r>
        <w:r w:rsidR="003B3A3B" w:rsidRPr="00D14843">
          <w:rPr>
            <w:noProof/>
          </w:rPr>
          <w:fldChar w:fldCharType="begin"/>
        </w:r>
        <w:r w:rsidR="003B3A3B" w:rsidRPr="00D14843">
          <w:rPr>
            <w:noProof/>
          </w:rPr>
          <w:instrText xml:space="preserve"> PAGEREF _Toc10989848 \h </w:instrText>
        </w:r>
        <w:r w:rsidR="003B3A3B" w:rsidRPr="00D14843">
          <w:rPr>
            <w:noProof/>
          </w:rPr>
        </w:r>
        <w:r w:rsidR="003B3A3B" w:rsidRPr="00D14843">
          <w:rPr>
            <w:noProof/>
          </w:rPr>
          <w:fldChar w:fldCharType="separate"/>
        </w:r>
        <w:r w:rsidR="003B3A3B" w:rsidRPr="00D14843">
          <w:rPr>
            <w:noProof/>
          </w:rPr>
          <w:t>2</w:t>
        </w:r>
        <w:r w:rsidR="003B3A3B" w:rsidRPr="00D14843">
          <w:rPr>
            <w:noProof/>
          </w:rPr>
          <w:fldChar w:fldCharType="end"/>
        </w:r>
      </w:hyperlink>
    </w:p>
    <w:p w14:paraId="243C2BFC" w14:textId="77777777" w:rsidR="003B3A3B" w:rsidRPr="00D14843" w:rsidRDefault="00160238">
      <w:pPr>
        <w:pStyle w:val="TDC1"/>
        <w:tabs>
          <w:tab w:val="left" w:pos="440"/>
          <w:tab w:val="right" w:leader="dot" w:pos="9350"/>
        </w:tabs>
        <w:rPr>
          <w:rFonts w:asciiTheme="minorHAnsi" w:eastAsiaTheme="minorEastAsia" w:hAnsiTheme="minorHAnsi" w:cstheme="minorBidi"/>
          <w:noProof/>
          <w:kern w:val="0"/>
        </w:rPr>
      </w:pPr>
      <w:hyperlink w:anchor="_Toc10989849" w:history="1">
        <w:r w:rsidR="003B3A3B" w:rsidRPr="00D14843">
          <w:rPr>
            <w:rStyle w:val="Hipervnculo"/>
            <w:noProof/>
          </w:rPr>
          <w:t>1.</w:t>
        </w:r>
        <w:r w:rsidR="003B3A3B" w:rsidRPr="00D14843">
          <w:rPr>
            <w:rFonts w:asciiTheme="minorHAnsi" w:eastAsiaTheme="minorEastAsia" w:hAnsiTheme="minorHAnsi" w:cstheme="minorBidi"/>
            <w:noProof/>
            <w:kern w:val="0"/>
          </w:rPr>
          <w:tab/>
        </w:r>
        <w:r w:rsidR="003B3A3B" w:rsidRPr="00D14843">
          <w:rPr>
            <w:rStyle w:val="Hipervnculo"/>
            <w:noProof/>
          </w:rPr>
          <w:t>Brief introduction to XML format</w:t>
        </w:r>
        <w:r w:rsidR="003B3A3B" w:rsidRPr="00D14843">
          <w:rPr>
            <w:noProof/>
          </w:rPr>
          <w:tab/>
        </w:r>
        <w:r w:rsidR="003B3A3B" w:rsidRPr="00D14843">
          <w:rPr>
            <w:noProof/>
          </w:rPr>
          <w:fldChar w:fldCharType="begin"/>
        </w:r>
        <w:r w:rsidR="003B3A3B" w:rsidRPr="00D14843">
          <w:rPr>
            <w:noProof/>
          </w:rPr>
          <w:instrText xml:space="preserve"> PAGEREF _Toc10989849 \h </w:instrText>
        </w:r>
        <w:r w:rsidR="003B3A3B" w:rsidRPr="00D14843">
          <w:rPr>
            <w:noProof/>
          </w:rPr>
        </w:r>
        <w:r w:rsidR="003B3A3B" w:rsidRPr="00D14843">
          <w:rPr>
            <w:noProof/>
          </w:rPr>
          <w:fldChar w:fldCharType="separate"/>
        </w:r>
        <w:r w:rsidR="003B3A3B" w:rsidRPr="00D14843">
          <w:rPr>
            <w:noProof/>
          </w:rPr>
          <w:t>7</w:t>
        </w:r>
        <w:r w:rsidR="003B3A3B" w:rsidRPr="00D14843">
          <w:rPr>
            <w:noProof/>
          </w:rPr>
          <w:fldChar w:fldCharType="end"/>
        </w:r>
      </w:hyperlink>
    </w:p>
    <w:p w14:paraId="33702981" w14:textId="77777777" w:rsidR="003B3A3B" w:rsidRPr="00D14843" w:rsidRDefault="00160238">
      <w:pPr>
        <w:pStyle w:val="TDC1"/>
        <w:tabs>
          <w:tab w:val="left" w:pos="440"/>
          <w:tab w:val="right" w:leader="dot" w:pos="9350"/>
        </w:tabs>
        <w:rPr>
          <w:rFonts w:asciiTheme="minorHAnsi" w:eastAsiaTheme="minorEastAsia" w:hAnsiTheme="minorHAnsi" w:cstheme="minorBidi"/>
          <w:noProof/>
          <w:kern w:val="0"/>
        </w:rPr>
      </w:pPr>
      <w:hyperlink w:anchor="_Toc10989850" w:history="1">
        <w:r w:rsidR="003B3A3B" w:rsidRPr="00D14843">
          <w:rPr>
            <w:rStyle w:val="Hipervnculo"/>
            <w:noProof/>
          </w:rPr>
          <w:t>2.</w:t>
        </w:r>
        <w:r w:rsidR="003B3A3B" w:rsidRPr="00D14843">
          <w:rPr>
            <w:rFonts w:asciiTheme="minorHAnsi" w:eastAsiaTheme="minorEastAsia" w:hAnsiTheme="minorHAnsi" w:cstheme="minorBidi"/>
            <w:noProof/>
            <w:kern w:val="0"/>
          </w:rPr>
          <w:tab/>
        </w:r>
        <w:r w:rsidR="003B3A3B" w:rsidRPr="00D14843">
          <w:rPr>
            <w:rStyle w:val="Hipervnculo"/>
            <w:noProof/>
          </w:rPr>
          <w:t>Structure of Red List of Ecosystem xml-documents</w:t>
        </w:r>
        <w:r w:rsidR="003B3A3B" w:rsidRPr="00D14843">
          <w:rPr>
            <w:noProof/>
          </w:rPr>
          <w:tab/>
        </w:r>
        <w:r w:rsidR="003B3A3B" w:rsidRPr="00D14843">
          <w:rPr>
            <w:noProof/>
          </w:rPr>
          <w:fldChar w:fldCharType="begin"/>
        </w:r>
        <w:r w:rsidR="003B3A3B" w:rsidRPr="00D14843">
          <w:rPr>
            <w:noProof/>
          </w:rPr>
          <w:instrText xml:space="preserve"> PAGEREF _Toc10989850 \h </w:instrText>
        </w:r>
        <w:r w:rsidR="003B3A3B" w:rsidRPr="00D14843">
          <w:rPr>
            <w:noProof/>
          </w:rPr>
        </w:r>
        <w:r w:rsidR="003B3A3B" w:rsidRPr="00D14843">
          <w:rPr>
            <w:noProof/>
          </w:rPr>
          <w:fldChar w:fldCharType="separate"/>
        </w:r>
        <w:r w:rsidR="003B3A3B" w:rsidRPr="00D14843">
          <w:rPr>
            <w:noProof/>
          </w:rPr>
          <w:t>9</w:t>
        </w:r>
        <w:r w:rsidR="003B3A3B" w:rsidRPr="00D14843">
          <w:rPr>
            <w:noProof/>
          </w:rPr>
          <w:fldChar w:fldCharType="end"/>
        </w:r>
      </w:hyperlink>
    </w:p>
    <w:p w14:paraId="70F51439" w14:textId="77777777" w:rsidR="003B3A3B" w:rsidRPr="00D14843" w:rsidRDefault="00160238">
      <w:pPr>
        <w:pStyle w:val="TDC1"/>
        <w:tabs>
          <w:tab w:val="left" w:pos="660"/>
          <w:tab w:val="right" w:leader="dot" w:pos="9350"/>
        </w:tabs>
        <w:rPr>
          <w:rFonts w:asciiTheme="minorHAnsi" w:eastAsiaTheme="minorEastAsia" w:hAnsiTheme="minorHAnsi" w:cstheme="minorBidi"/>
          <w:noProof/>
          <w:kern w:val="0"/>
        </w:rPr>
      </w:pPr>
      <w:hyperlink w:anchor="_Toc10989851" w:history="1">
        <w:r w:rsidR="003B3A3B" w:rsidRPr="00D14843">
          <w:rPr>
            <w:rStyle w:val="Hipervnculo"/>
            <w:noProof/>
          </w:rPr>
          <w:t>2.1.</w:t>
        </w:r>
        <w:r w:rsidR="003B3A3B" w:rsidRPr="00D14843">
          <w:rPr>
            <w:rFonts w:asciiTheme="minorHAnsi" w:eastAsiaTheme="minorEastAsia" w:hAnsiTheme="minorHAnsi" w:cstheme="minorBidi"/>
            <w:noProof/>
            <w:kern w:val="0"/>
          </w:rPr>
          <w:tab/>
        </w:r>
        <w:r w:rsidR="003B3A3B" w:rsidRPr="00D14843">
          <w:rPr>
            <w:rStyle w:val="Hipervnculo"/>
            <w:noProof/>
          </w:rPr>
          <w:t>Document: Case study</w:t>
        </w:r>
        <w:r w:rsidR="003B3A3B" w:rsidRPr="00D14843">
          <w:rPr>
            <w:noProof/>
          </w:rPr>
          <w:tab/>
        </w:r>
        <w:r w:rsidR="003B3A3B" w:rsidRPr="00D14843">
          <w:rPr>
            <w:noProof/>
          </w:rPr>
          <w:fldChar w:fldCharType="begin"/>
        </w:r>
        <w:r w:rsidR="003B3A3B" w:rsidRPr="00D14843">
          <w:rPr>
            <w:noProof/>
          </w:rPr>
          <w:instrText xml:space="preserve"> PAGEREF _Toc10989851 \h </w:instrText>
        </w:r>
        <w:r w:rsidR="003B3A3B" w:rsidRPr="00D14843">
          <w:rPr>
            <w:noProof/>
          </w:rPr>
        </w:r>
        <w:r w:rsidR="003B3A3B" w:rsidRPr="00D14843">
          <w:rPr>
            <w:noProof/>
          </w:rPr>
          <w:fldChar w:fldCharType="separate"/>
        </w:r>
        <w:r w:rsidR="003B3A3B" w:rsidRPr="00D14843">
          <w:rPr>
            <w:noProof/>
          </w:rPr>
          <w:t>9</w:t>
        </w:r>
        <w:r w:rsidR="003B3A3B" w:rsidRPr="00D14843">
          <w:rPr>
            <w:noProof/>
          </w:rPr>
          <w:fldChar w:fldCharType="end"/>
        </w:r>
      </w:hyperlink>
    </w:p>
    <w:p w14:paraId="0515D129" w14:textId="77777777" w:rsidR="003B3A3B" w:rsidRPr="00D14843" w:rsidRDefault="00160238">
      <w:pPr>
        <w:pStyle w:val="TDC1"/>
        <w:tabs>
          <w:tab w:val="left" w:pos="440"/>
          <w:tab w:val="right" w:leader="dot" w:pos="9350"/>
        </w:tabs>
        <w:rPr>
          <w:rFonts w:asciiTheme="minorHAnsi" w:eastAsiaTheme="minorEastAsia" w:hAnsiTheme="minorHAnsi" w:cstheme="minorBidi"/>
          <w:noProof/>
          <w:kern w:val="0"/>
        </w:rPr>
      </w:pPr>
      <w:hyperlink w:anchor="_Toc10989852" w:history="1">
        <w:r w:rsidR="003B3A3B" w:rsidRPr="00D14843">
          <w:rPr>
            <w:rStyle w:val="Hipervnculo"/>
            <w:noProof/>
          </w:rPr>
          <w:t>3.</w:t>
        </w:r>
        <w:r w:rsidR="003B3A3B" w:rsidRPr="00D14843">
          <w:rPr>
            <w:rFonts w:asciiTheme="minorHAnsi" w:eastAsiaTheme="minorEastAsia" w:hAnsiTheme="minorHAnsi" w:cstheme="minorBidi"/>
            <w:noProof/>
            <w:kern w:val="0"/>
          </w:rPr>
          <w:tab/>
        </w:r>
        <w:r w:rsidR="003B3A3B" w:rsidRPr="00D14843">
          <w:rPr>
            <w:rStyle w:val="Hipervnculo"/>
            <w:noProof/>
          </w:rPr>
          <w:t>Node documentation</w:t>
        </w:r>
        <w:r w:rsidR="003B3A3B" w:rsidRPr="00D14843">
          <w:rPr>
            <w:noProof/>
          </w:rPr>
          <w:tab/>
        </w:r>
        <w:r w:rsidR="003B3A3B" w:rsidRPr="00D14843">
          <w:rPr>
            <w:noProof/>
          </w:rPr>
          <w:fldChar w:fldCharType="begin"/>
        </w:r>
        <w:r w:rsidR="003B3A3B" w:rsidRPr="00D14843">
          <w:rPr>
            <w:noProof/>
          </w:rPr>
          <w:instrText xml:space="preserve"> PAGEREF _Toc10989852 \h </w:instrText>
        </w:r>
        <w:r w:rsidR="003B3A3B" w:rsidRPr="00D14843">
          <w:rPr>
            <w:noProof/>
          </w:rPr>
        </w:r>
        <w:r w:rsidR="003B3A3B" w:rsidRPr="00D14843">
          <w:rPr>
            <w:noProof/>
          </w:rPr>
          <w:fldChar w:fldCharType="separate"/>
        </w:r>
        <w:r w:rsidR="003B3A3B" w:rsidRPr="00D14843">
          <w:rPr>
            <w:noProof/>
          </w:rPr>
          <w:t>12</w:t>
        </w:r>
        <w:r w:rsidR="003B3A3B" w:rsidRPr="00D14843">
          <w:rPr>
            <w:noProof/>
          </w:rPr>
          <w:fldChar w:fldCharType="end"/>
        </w:r>
      </w:hyperlink>
    </w:p>
    <w:p w14:paraId="3105CE83" w14:textId="77777777" w:rsidR="003B3A3B" w:rsidRPr="00D14843" w:rsidRDefault="00160238">
      <w:pPr>
        <w:pStyle w:val="TDC1"/>
        <w:tabs>
          <w:tab w:val="left" w:pos="660"/>
          <w:tab w:val="right" w:leader="dot" w:pos="9350"/>
        </w:tabs>
        <w:rPr>
          <w:rFonts w:asciiTheme="minorHAnsi" w:eastAsiaTheme="minorEastAsia" w:hAnsiTheme="minorHAnsi" w:cstheme="minorBidi"/>
          <w:noProof/>
          <w:kern w:val="0"/>
        </w:rPr>
      </w:pPr>
      <w:hyperlink w:anchor="_Toc10989853" w:history="1">
        <w:r w:rsidR="003B3A3B" w:rsidRPr="00D14843">
          <w:rPr>
            <w:rStyle w:val="Hipervnculo"/>
            <w:noProof/>
          </w:rPr>
          <w:t>3.1.</w:t>
        </w:r>
        <w:r w:rsidR="003B3A3B" w:rsidRPr="00D14843">
          <w:rPr>
            <w:rFonts w:asciiTheme="minorHAnsi" w:eastAsiaTheme="minorEastAsia" w:hAnsiTheme="minorHAnsi" w:cstheme="minorBidi"/>
            <w:noProof/>
            <w:kern w:val="0"/>
          </w:rPr>
          <w:tab/>
        </w:r>
        <w:r w:rsidR="003B3A3B" w:rsidRPr="00D14843">
          <w:rPr>
            <w:rStyle w:val="Hipervnculo"/>
            <w:noProof/>
          </w:rPr>
          <w:t>Root element: Case Studies</w:t>
        </w:r>
        <w:r w:rsidR="003B3A3B" w:rsidRPr="00D14843">
          <w:rPr>
            <w:noProof/>
          </w:rPr>
          <w:tab/>
        </w:r>
        <w:r w:rsidR="003B3A3B" w:rsidRPr="00D14843">
          <w:rPr>
            <w:noProof/>
          </w:rPr>
          <w:fldChar w:fldCharType="begin"/>
        </w:r>
        <w:r w:rsidR="003B3A3B" w:rsidRPr="00D14843">
          <w:rPr>
            <w:noProof/>
          </w:rPr>
          <w:instrText xml:space="preserve"> PAGEREF _Toc10989853 \h </w:instrText>
        </w:r>
        <w:r w:rsidR="003B3A3B" w:rsidRPr="00D14843">
          <w:rPr>
            <w:noProof/>
          </w:rPr>
        </w:r>
        <w:r w:rsidR="003B3A3B" w:rsidRPr="00D14843">
          <w:rPr>
            <w:noProof/>
          </w:rPr>
          <w:fldChar w:fldCharType="separate"/>
        </w:r>
        <w:r w:rsidR="003B3A3B" w:rsidRPr="00D14843">
          <w:rPr>
            <w:noProof/>
          </w:rPr>
          <w:t>12</w:t>
        </w:r>
        <w:r w:rsidR="003B3A3B" w:rsidRPr="00D14843">
          <w:rPr>
            <w:noProof/>
          </w:rPr>
          <w:fldChar w:fldCharType="end"/>
        </w:r>
      </w:hyperlink>
    </w:p>
    <w:p w14:paraId="46D04F68" w14:textId="77777777" w:rsidR="003B3A3B" w:rsidRPr="00D14843" w:rsidRDefault="00160238">
      <w:pPr>
        <w:pStyle w:val="TDC1"/>
        <w:tabs>
          <w:tab w:val="left" w:pos="660"/>
          <w:tab w:val="right" w:leader="dot" w:pos="9350"/>
        </w:tabs>
        <w:rPr>
          <w:rFonts w:asciiTheme="minorHAnsi" w:eastAsiaTheme="minorEastAsia" w:hAnsiTheme="minorHAnsi" w:cstheme="minorBidi"/>
          <w:noProof/>
          <w:kern w:val="0"/>
        </w:rPr>
      </w:pPr>
      <w:hyperlink w:anchor="_Toc10989854" w:history="1">
        <w:r w:rsidR="003B3A3B" w:rsidRPr="00D14843">
          <w:rPr>
            <w:rStyle w:val="Hipervnculo"/>
            <w:noProof/>
          </w:rPr>
          <w:t>3.2.</w:t>
        </w:r>
        <w:r w:rsidR="003B3A3B" w:rsidRPr="00D14843">
          <w:rPr>
            <w:rFonts w:asciiTheme="minorHAnsi" w:eastAsiaTheme="minorEastAsia" w:hAnsiTheme="minorHAnsi" w:cstheme="minorBidi"/>
            <w:noProof/>
            <w:kern w:val="0"/>
          </w:rPr>
          <w:tab/>
        </w:r>
        <w:r w:rsidR="003B3A3B" w:rsidRPr="00D14843">
          <w:rPr>
            <w:rStyle w:val="Hipervnculo"/>
            <w:noProof/>
          </w:rPr>
          <w:t>Node: Case Study</w:t>
        </w:r>
        <w:r w:rsidR="003B3A3B" w:rsidRPr="00D14843">
          <w:rPr>
            <w:noProof/>
          </w:rPr>
          <w:tab/>
        </w:r>
        <w:r w:rsidR="003B3A3B" w:rsidRPr="00D14843">
          <w:rPr>
            <w:noProof/>
          </w:rPr>
          <w:fldChar w:fldCharType="begin"/>
        </w:r>
        <w:r w:rsidR="003B3A3B" w:rsidRPr="00D14843">
          <w:rPr>
            <w:noProof/>
          </w:rPr>
          <w:instrText xml:space="preserve"> PAGEREF _Toc10989854 \h </w:instrText>
        </w:r>
        <w:r w:rsidR="003B3A3B" w:rsidRPr="00D14843">
          <w:rPr>
            <w:noProof/>
          </w:rPr>
        </w:r>
        <w:r w:rsidR="003B3A3B" w:rsidRPr="00D14843">
          <w:rPr>
            <w:noProof/>
          </w:rPr>
          <w:fldChar w:fldCharType="separate"/>
        </w:r>
        <w:r w:rsidR="003B3A3B" w:rsidRPr="00D14843">
          <w:rPr>
            <w:noProof/>
          </w:rPr>
          <w:t>12</w:t>
        </w:r>
        <w:r w:rsidR="003B3A3B" w:rsidRPr="00D14843">
          <w:rPr>
            <w:noProof/>
          </w:rPr>
          <w:fldChar w:fldCharType="end"/>
        </w:r>
      </w:hyperlink>
    </w:p>
    <w:p w14:paraId="40831E20" w14:textId="77777777" w:rsidR="003B3A3B" w:rsidRPr="00D14843" w:rsidRDefault="00160238">
      <w:pPr>
        <w:pStyle w:val="TDC1"/>
        <w:tabs>
          <w:tab w:val="left" w:pos="880"/>
          <w:tab w:val="right" w:leader="dot" w:pos="9350"/>
        </w:tabs>
        <w:rPr>
          <w:rFonts w:asciiTheme="minorHAnsi" w:eastAsiaTheme="minorEastAsia" w:hAnsiTheme="minorHAnsi" w:cstheme="minorBidi"/>
          <w:noProof/>
          <w:kern w:val="0"/>
        </w:rPr>
      </w:pPr>
      <w:hyperlink w:anchor="_Toc10989855" w:history="1">
        <w:r w:rsidR="003B3A3B" w:rsidRPr="00D14843">
          <w:rPr>
            <w:rStyle w:val="Hipervnculo"/>
            <w:noProof/>
          </w:rPr>
          <w:t>3.2.1.</w:t>
        </w:r>
        <w:r w:rsidR="003B3A3B" w:rsidRPr="00D14843">
          <w:rPr>
            <w:rFonts w:asciiTheme="minorHAnsi" w:eastAsiaTheme="minorEastAsia" w:hAnsiTheme="minorHAnsi" w:cstheme="minorBidi"/>
            <w:noProof/>
            <w:kern w:val="0"/>
          </w:rPr>
          <w:tab/>
        </w:r>
        <w:r w:rsidR="003B3A3B" w:rsidRPr="00D14843">
          <w:rPr>
            <w:rStyle w:val="Hipervnculo"/>
            <w:noProof/>
          </w:rPr>
          <w:t>Node: Case Study Names</w:t>
        </w:r>
        <w:r w:rsidR="003B3A3B" w:rsidRPr="00D14843">
          <w:rPr>
            <w:noProof/>
          </w:rPr>
          <w:tab/>
        </w:r>
        <w:r w:rsidR="003B3A3B" w:rsidRPr="00D14843">
          <w:rPr>
            <w:noProof/>
          </w:rPr>
          <w:fldChar w:fldCharType="begin"/>
        </w:r>
        <w:r w:rsidR="003B3A3B" w:rsidRPr="00D14843">
          <w:rPr>
            <w:noProof/>
          </w:rPr>
          <w:instrText xml:space="preserve"> PAGEREF _Toc10989855 \h </w:instrText>
        </w:r>
        <w:r w:rsidR="003B3A3B" w:rsidRPr="00D14843">
          <w:rPr>
            <w:noProof/>
          </w:rPr>
        </w:r>
        <w:r w:rsidR="003B3A3B" w:rsidRPr="00D14843">
          <w:rPr>
            <w:noProof/>
          </w:rPr>
          <w:fldChar w:fldCharType="separate"/>
        </w:r>
        <w:r w:rsidR="003B3A3B" w:rsidRPr="00D14843">
          <w:rPr>
            <w:noProof/>
          </w:rPr>
          <w:t>13</w:t>
        </w:r>
        <w:r w:rsidR="003B3A3B" w:rsidRPr="00D14843">
          <w:rPr>
            <w:noProof/>
          </w:rPr>
          <w:fldChar w:fldCharType="end"/>
        </w:r>
      </w:hyperlink>
    </w:p>
    <w:p w14:paraId="01278733"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56" w:history="1">
        <w:r w:rsidR="003B3A3B" w:rsidRPr="00D14843">
          <w:rPr>
            <w:rStyle w:val="Hipervnculo"/>
            <w:noProof/>
          </w:rPr>
          <w:t>3.2.1.1.</w:t>
        </w:r>
        <w:r w:rsidR="003B3A3B" w:rsidRPr="00D14843">
          <w:rPr>
            <w:rFonts w:asciiTheme="minorHAnsi" w:eastAsiaTheme="minorEastAsia" w:hAnsiTheme="minorHAnsi" w:cstheme="minorBidi"/>
            <w:noProof/>
            <w:kern w:val="0"/>
          </w:rPr>
          <w:tab/>
        </w:r>
        <w:r w:rsidR="003B3A3B" w:rsidRPr="00D14843">
          <w:rPr>
            <w:rStyle w:val="Hipervnculo"/>
            <w:noProof/>
          </w:rPr>
          <w:t>Node: Case Study Name</w:t>
        </w:r>
        <w:r w:rsidR="003B3A3B" w:rsidRPr="00D14843">
          <w:rPr>
            <w:noProof/>
          </w:rPr>
          <w:tab/>
        </w:r>
        <w:r w:rsidR="003B3A3B" w:rsidRPr="00D14843">
          <w:rPr>
            <w:noProof/>
          </w:rPr>
          <w:fldChar w:fldCharType="begin"/>
        </w:r>
        <w:r w:rsidR="003B3A3B" w:rsidRPr="00D14843">
          <w:rPr>
            <w:noProof/>
          </w:rPr>
          <w:instrText xml:space="preserve"> PAGEREF _Toc10989856 \h </w:instrText>
        </w:r>
        <w:r w:rsidR="003B3A3B" w:rsidRPr="00D14843">
          <w:rPr>
            <w:noProof/>
          </w:rPr>
        </w:r>
        <w:r w:rsidR="003B3A3B" w:rsidRPr="00D14843">
          <w:rPr>
            <w:noProof/>
          </w:rPr>
          <w:fldChar w:fldCharType="separate"/>
        </w:r>
        <w:r w:rsidR="003B3A3B" w:rsidRPr="00D14843">
          <w:rPr>
            <w:noProof/>
          </w:rPr>
          <w:t>14</w:t>
        </w:r>
        <w:r w:rsidR="003B3A3B" w:rsidRPr="00D14843">
          <w:rPr>
            <w:noProof/>
          </w:rPr>
          <w:fldChar w:fldCharType="end"/>
        </w:r>
      </w:hyperlink>
    </w:p>
    <w:p w14:paraId="647A4D46" w14:textId="77777777" w:rsidR="003B3A3B" w:rsidRPr="00D14843" w:rsidRDefault="00160238">
      <w:pPr>
        <w:pStyle w:val="TDC1"/>
        <w:tabs>
          <w:tab w:val="left" w:pos="880"/>
          <w:tab w:val="right" w:leader="dot" w:pos="9350"/>
        </w:tabs>
        <w:rPr>
          <w:rFonts w:asciiTheme="minorHAnsi" w:eastAsiaTheme="minorEastAsia" w:hAnsiTheme="minorHAnsi" w:cstheme="minorBidi"/>
          <w:noProof/>
          <w:kern w:val="0"/>
        </w:rPr>
      </w:pPr>
      <w:hyperlink w:anchor="_Toc10989857" w:history="1">
        <w:r w:rsidR="003B3A3B" w:rsidRPr="00D14843">
          <w:rPr>
            <w:rStyle w:val="Hipervnculo"/>
            <w:noProof/>
          </w:rPr>
          <w:t>3.2.2.</w:t>
        </w:r>
        <w:r w:rsidR="003B3A3B" w:rsidRPr="00D14843">
          <w:rPr>
            <w:rFonts w:asciiTheme="minorHAnsi" w:eastAsiaTheme="minorEastAsia" w:hAnsiTheme="minorHAnsi" w:cstheme="minorBidi"/>
            <w:noProof/>
            <w:kern w:val="0"/>
          </w:rPr>
          <w:tab/>
        </w:r>
        <w:r w:rsidR="003B3A3B" w:rsidRPr="00D14843">
          <w:rPr>
            <w:rStyle w:val="Hipervnculo"/>
            <w:noProof/>
          </w:rPr>
          <w:t>Node: Scope</w:t>
        </w:r>
        <w:r w:rsidR="003B3A3B" w:rsidRPr="00D14843">
          <w:rPr>
            <w:noProof/>
          </w:rPr>
          <w:tab/>
        </w:r>
        <w:r w:rsidR="003B3A3B" w:rsidRPr="00D14843">
          <w:rPr>
            <w:noProof/>
          </w:rPr>
          <w:fldChar w:fldCharType="begin"/>
        </w:r>
        <w:r w:rsidR="003B3A3B" w:rsidRPr="00D14843">
          <w:rPr>
            <w:noProof/>
          </w:rPr>
          <w:instrText xml:space="preserve"> PAGEREF _Toc10989857 \h </w:instrText>
        </w:r>
        <w:r w:rsidR="003B3A3B" w:rsidRPr="00D14843">
          <w:rPr>
            <w:noProof/>
          </w:rPr>
        </w:r>
        <w:r w:rsidR="003B3A3B" w:rsidRPr="00D14843">
          <w:rPr>
            <w:noProof/>
          </w:rPr>
          <w:fldChar w:fldCharType="separate"/>
        </w:r>
        <w:r w:rsidR="003B3A3B" w:rsidRPr="00D14843">
          <w:rPr>
            <w:noProof/>
          </w:rPr>
          <w:t>14</w:t>
        </w:r>
        <w:r w:rsidR="003B3A3B" w:rsidRPr="00D14843">
          <w:rPr>
            <w:noProof/>
          </w:rPr>
          <w:fldChar w:fldCharType="end"/>
        </w:r>
      </w:hyperlink>
    </w:p>
    <w:p w14:paraId="42F3548A"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58" w:history="1">
        <w:r w:rsidR="003B3A3B" w:rsidRPr="00D14843">
          <w:rPr>
            <w:rStyle w:val="Hipervnculo"/>
            <w:noProof/>
          </w:rPr>
          <w:t>3.2.2.1.</w:t>
        </w:r>
        <w:r w:rsidR="003B3A3B" w:rsidRPr="00D14843">
          <w:rPr>
            <w:rFonts w:asciiTheme="minorHAnsi" w:eastAsiaTheme="minorEastAsia" w:hAnsiTheme="minorHAnsi" w:cstheme="minorBidi"/>
            <w:noProof/>
            <w:kern w:val="0"/>
          </w:rPr>
          <w:tab/>
        </w:r>
        <w:r w:rsidR="003B3A3B" w:rsidRPr="00D14843">
          <w:rPr>
            <w:rStyle w:val="Hipervnculo"/>
            <w:noProof/>
          </w:rPr>
          <w:t>Node: Scope description</w:t>
        </w:r>
        <w:r w:rsidR="003B3A3B" w:rsidRPr="00D14843">
          <w:rPr>
            <w:noProof/>
          </w:rPr>
          <w:tab/>
        </w:r>
        <w:r w:rsidR="003B3A3B" w:rsidRPr="00D14843">
          <w:rPr>
            <w:noProof/>
          </w:rPr>
          <w:fldChar w:fldCharType="begin"/>
        </w:r>
        <w:r w:rsidR="003B3A3B" w:rsidRPr="00D14843">
          <w:rPr>
            <w:noProof/>
          </w:rPr>
          <w:instrText xml:space="preserve"> PAGEREF _Toc10989858 \h </w:instrText>
        </w:r>
        <w:r w:rsidR="003B3A3B" w:rsidRPr="00D14843">
          <w:rPr>
            <w:noProof/>
          </w:rPr>
        </w:r>
        <w:r w:rsidR="003B3A3B" w:rsidRPr="00D14843">
          <w:rPr>
            <w:noProof/>
          </w:rPr>
          <w:fldChar w:fldCharType="separate"/>
        </w:r>
        <w:r w:rsidR="003B3A3B" w:rsidRPr="00D14843">
          <w:rPr>
            <w:noProof/>
          </w:rPr>
          <w:t>15</w:t>
        </w:r>
        <w:r w:rsidR="003B3A3B" w:rsidRPr="00D14843">
          <w:rPr>
            <w:noProof/>
          </w:rPr>
          <w:fldChar w:fldCharType="end"/>
        </w:r>
      </w:hyperlink>
    </w:p>
    <w:p w14:paraId="0BFF1CD6"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59" w:history="1">
        <w:r w:rsidR="003B3A3B" w:rsidRPr="00D14843">
          <w:rPr>
            <w:rStyle w:val="Hipervnculo"/>
            <w:noProof/>
          </w:rPr>
          <w:t>3.2.2.2.</w:t>
        </w:r>
        <w:r w:rsidR="003B3A3B" w:rsidRPr="00D14843">
          <w:rPr>
            <w:rFonts w:asciiTheme="minorHAnsi" w:eastAsiaTheme="minorEastAsia" w:hAnsiTheme="minorHAnsi" w:cstheme="minorBidi"/>
            <w:noProof/>
            <w:kern w:val="0"/>
          </w:rPr>
          <w:tab/>
        </w:r>
        <w:r w:rsidR="003B3A3B" w:rsidRPr="00D14843">
          <w:rPr>
            <w:rStyle w:val="Hipervnculo"/>
            <w:noProof/>
          </w:rPr>
          <w:t>Node: Scope classification</w:t>
        </w:r>
        <w:r w:rsidR="003B3A3B" w:rsidRPr="00D14843">
          <w:rPr>
            <w:noProof/>
          </w:rPr>
          <w:tab/>
        </w:r>
        <w:r w:rsidR="003B3A3B" w:rsidRPr="00D14843">
          <w:rPr>
            <w:noProof/>
          </w:rPr>
          <w:fldChar w:fldCharType="begin"/>
        </w:r>
        <w:r w:rsidR="003B3A3B" w:rsidRPr="00D14843">
          <w:rPr>
            <w:noProof/>
          </w:rPr>
          <w:instrText xml:space="preserve"> PAGEREF _Toc10989859 \h </w:instrText>
        </w:r>
        <w:r w:rsidR="003B3A3B" w:rsidRPr="00D14843">
          <w:rPr>
            <w:noProof/>
          </w:rPr>
        </w:r>
        <w:r w:rsidR="003B3A3B" w:rsidRPr="00D14843">
          <w:rPr>
            <w:noProof/>
          </w:rPr>
          <w:fldChar w:fldCharType="separate"/>
        </w:r>
        <w:r w:rsidR="003B3A3B" w:rsidRPr="00D14843">
          <w:rPr>
            <w:noProof/>
          </w:rPr>
          <w:t>16</w:t>
        </w:r>
        <w:r w:rsidR="003B3A3B" w:rsidRPr="00D14843">
          <w:rPr>
            <w:noProof/>
          </w:rPr>
          <w:fldChar w:fldCharType="end"/>
        </w:r>
      </w:hyperlink>
    </w:p>
    <w:p w14:paraId="5501E408"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60" w:history="1">
        <w:r w:rsidR="003B3A3B" w:rsidRPr="00D14843">
          <w:rPr>
            <w:rStyle w:val="Hipervnculo"/>
            <w:noProof/>
          </w:rPr>
          <w:t>3.2.2.2.1.</w:t>
        </w:r>
        <w:r w:rsidR="003B3A3B" w:rsidRPr="00D14843">
          <w:rPr>
            <w:rFonts w:asciiTheme="minorHAnsi" w:eastAsiaTheme="minorEastAsia" w:hAnsiTheme="minorHAnsi" w:cstheme="minorBidi"/>
            <w:noProof/>
            <w:kern w:val="0"/>
          </w:rPr>
          <w:tab/>
        </w:r>
        <w:r w:rsidR="003B3A3B" w:rsidRPr="00D14843">
          <w:rPr>
            <w:rStyle w:val="Hipervnculo"/>
            <w:noProof/>
          </w:rPr>
          <w:t>Node: Scope classification element</w:t>
        </w:r>
        <w:r w:rsidR="003B3A3B" w:rsidRPr="00D14843">
          <w:rPr>
            <w:noProof/>
          </w:rPr>
          <w:tab/>
        </w:r>
        <w:r w:rsidR="003B3A3B" w:rsidRPr="00D14843">
          <w:rPr>
            <w:noProof/>
          </w:rPr>
          <w:fldChar w:fldCharType="begin"/>
        </w:r>
        <w:r w:rsidR="003B3A3B" w:rsidRPr="00D14843">
          <w:rPr>
            <w:noProof/>
          </w:rPr>
          <w:instrText xml:space="preserve"> PAGEREF _Toc10989860 \h </w:instrText>
        </w:r>
        <w:r w:rsidR="003B3A3B" w:rsidRPr="00D14843">
          <w:rPr>
            <w:noProof/>
          </w:rPr>
        </w:r>
        <w:r w:rsidR="003B3A3B" w:rsidRPr="00D14843">
          <w:rPr>
            <w:noProof/>
          </w:rPr>
          <w:fldChar w:fldCharType="separate"/>
        </w:r>
        <w:r w:rsidR="003B3A3B" w:rsidRPr="00D14843">
          <w:rPr>
            <w:noProof/>
          </w:rPr>
          <w:t>17</w:t>
        </w:r>
        <w:r w:rsidR="003B3A3B" w:rsidRPr="00D14843">
          <w:rPr>
            <w:noProof/>
          </w:rPr>
          <w:fldChar w:fldCharType="end"/>
        </w:r>
      </w:hyperlink>
    </w:p>
    <w:p w14:paraId="4495D9C7" w14:textId="77777777" w:rsidR="003B3A3B" w:rsidRPr="00D14843" w:rsidRDefault="00160238">
      <w:pPr>
        <w:pStyle w:val="TDC1"/>
        <w:tabs>
          <w:tab w:val="left" w:pos="880"/>
          <w:tab w:val="right" w:leader="dot" w:pos="9350"/>
        </w:tabs>
        <w:rPr>
          <w:rFonts w:asciiTheme="minorHAnsi" w:eastAsiaTheme="minorEastAsia" w:hAnsiTheme="minorHAnsi" w:cstheme="minorBidi"/>
          <w:noProof/>
          <w:kern w:val="0"/>
        </w:rPr>
      </w:pPr>
      <w:hyperlink w:anchor="_Toc10989861" w:history="1">
        <w:r w:rsidR="003B3A3B" w:rsidRPr="00D14843">
          <w:rPr>
            <w:rStyle w:val="Hipervnculo"/>
            <w:noProof/>
          </w:rPr>
          <w:t>3.2.3.</w:t>
        </w:r>
        <w:r w:rsidR="003B3A3B" w:rsidRPr="00D14843">
          <w:rPr>
            <w:rFonts w:asciiTheme="minorHAnsi" w:eastAsiaTheme="minorEastAsia" w:hAnsiTheme="minorHAnsi" w:cstheme="minorBidi"/>
            <w:noProof/>
            <w:kern w:val="0"/>
          </w:rPr>
          <w:tab/>
        </w:r>
        <w:r w:rsidR="003B3A3B" w:rsidRPr="00D14843">
          <w:rPr>
            <w:rStyle w:val="Hipervnculo"/>
            <w:noProof/>
          </w:rPr>
          <w:t>Node: Assessment information</w:t>
        </w:r>
        <w:r w:rsidR="003B3A3B" w:rsidRPr="00D14843">
          <w:rPr>
            <w:noProof/>
          </w:rPr>
          <w:tab/>
        </w:r>
        <w:r w:rsidR="003B3A3B" w:rsidRPr="00D14843">
          <w:rPr>
            <w:noProof/>
          </w:rPr>
          <w:fldChar w:fldCharType="begin"/>
        </w:r>
        <w:r w:rsidR="003B3A3B" w:rsidRPr="00D14843">
          <w:rPr>
            <w:noProof/>
          </w:rPr>
          <w:instrText xml:space="preserve"> PAGEREF _Toc10989861 \h </w:instrText>
        </w:r>
        <w:r w:rsidR="003B3A3B" w:rsidRPr="00D14843">
          <w:rPr>
            <w:noProof/>
          </w:rPr>
        </w:r>
        <w:r w:rsidR="003B3A3B" w:rsidRPr="00D14843">
          <w:rPr>
            <w:noProof/>
          </w:rPr>
          <w:fldChar w:fldCharType="separate"/>
        </w:r>
        <w:r w:rsidR="003B3A3B" w:rsidRPr="00D14843">
          <w:rPr>
            <w:noProof/>
          </w:rPr>
          <w:t>17</w:t>
        </w:r>
        <w:r w:rsidR="003B3A3B" w:rsidRPr="00D14843">
          <w:rPr>
            <w:noProof/>
          </w:rPr>
          <w:fldChar w:fldCharType="end"/>
        </w:r>
      </w:hyperlink>
    </w:p>
    <w:p w14:paraId="43D07D16"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62" w:history="1">
        <w:r w:rsidR="003B3A3B" w:rsidRPr="00D14843">
          <w:rPr>
            <w:rStyle w:val="Hipervnculo"/>
            <w:noProof/>
          </w:rPr>
          <w:t>3.2.3.1.</w:t>
        </w:r>
        <w:r w:rsidR="003B3A3B" w:rsidRPr="00D14843">
          <w:rPr>
            <w:rFonts w:asciiTheme="minorHAnsi" w:eastAsiaTheme="minorEastAsia" w:hAnsiTheme="minorHAnsi" w:cstheme="minorBidi"/>
            <w:noProof/>
            <w:kern w:val="0"/>
          </w:rPr>
          <w:tab/>
        </w:r>
        <w:r w:rsidR="003B3A3B" w:rsidRPr="00D14843">
          <w:rPr>
            <w:rStyle w:val="Hipervnculo"/>
            <w:noProof/>
          </w:rPr>
          <w:t>Node: Reference label</w:t>
        </w:r>
        <w:r w:rsidR="003B3A3B" w:rsidRPr="00D14843">
          <w:rPr>
            <w:noProof/>
          </w:rPr>
          <w:tab/>
        </w:r>
        <w:r w:rsidR="003B3A3B" w:rsidRPr="00D14843">
          <w:rPr>
            <w:noProof/>
          </w:rPr>
          <w:fldChar w:fldCharType="begin"/>
        </w:r>
        <w:r w:rsidR="003B3A3B" w:rsidRPr="00D14843">
          <w:rPr>
            <w:noProof/>
          </w:rPr>
          <w:instrText xml:space="preserve"> PAGEREF _Toc10989862 \h </w:instrText>
        </w:r>
        <w:r w:rsidR="003B3A3B" w:rsidRPr="00D14843">
          <w:rPr>
            <w:noProof/>
          </w:rPr>
        </w:r>
        <w:r w:rsidR="003B3A3B" w:rsidRPr="00D14843">
          <w:rPr>
            <w:noProof/>
          </w:rPr>
          <w:fldChar w:fldCharType="separate"/>
        </w:r>
        <w:r w:rsidR="003B3A3B" w:rsidRPr="00D14843">
          <w:rPr>
            <w:noProof/>
          </w:rPr>
          <w:t>18</w:t>
        </w:r>
        <w:r w:rsidR="003B3A3B" w:rsidRPr="00D14843">
          <w:rPr>
            <w:noProof/>
          </w:rPr>
          <w:fldChar w:fldCharType="end"/>
        </w:r>
      </w:hyperlink>
    </w:p>
    <w:p w14:paraId="305B8E02"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63" w:history="1">
        <w:r w:rsidR="003B3A3B" w:rsidRPr="00D14843">
          <w:rPr>
            <w:rStyle w:val="Hipervnculo"/>
            <w:noProof/>
          </w:rPr>
          <w:t>3.2.3.2.</w:t>
        </w:r>
        <w:r w:rsidR="003B3A3B" w:rsidRPr="00D14843">
          <w:rPr>
            <w:rFonts w:asciiTheme="minorHAnsi" w:eastAsiaTheme="minorEastAsia" w:hAnsiTheme="minorHAnsi" w:cstheme="minorBidi"/>
            <w:noProof/>
            <w:kern w:val="0"/>
          </w:rPr>
          <w:tab/>
        </w:r>
        <w:r w:rsidR="003B3A3B" w:rsidRPr="00D14843">
          <w:rPr>
            <w:rStyle w:val="Hipervnculo"/>
            <w:noProof/>
          </w:rPr>
          <w:t>Node: Assessment date</w:t>
        </w:r>
        <w:r w:rsidR="003B3A3B" w:rsidRPr="00D14843">
          <w:rPr>
            <w:noProof/>
          </w:rPr>
          <w:tab/>
        </w:r>
        <w:r w:rsidR="003B3A3B" w:rsidRPr="00D14843">
          <w:rPr>
            <w:noProof/>
          </w:rPr>
          <w:fldChar w:fldCharType="begin"/>
        </w:r>
        <w:r w:rsidR="003B3A3B" w:rsidRPr="00D14843">
          <w:rPr>
            <w:noProof/>
          </w:rPr>
          <w:instrText xml:space="preserve"> PAGEREF _Toc10989863 \h </w:instrText>
        </w:r>
        <w:r w:rsidR="003B3A3B" w:rsidRPr="00D14843">
          <w:rPr>
            <w:noProof/>
          </w:rPr>
        </w:r>
        <w:r w:rsidR="003B3A3B" w:rsidRPr="00D14843">
          <w:rPr>
            <w:noProof/>
          </w:rPr>
          <w:fldChar w:fldCharType="separate"/>
        </w:r>
        <w:r w:rsidR="003B3A3B" w:rsidRPr="00D14843">
          <w:rPr>
            <w:noProof/>
          </w:rPr>
          <w:t>18</w:t>
        </w:r>
        <w:r w:rsidR="003B3A3B" w:rsidRPr="00D14843">
          <w:rPr>
            <w:noProof/>
          </w:rPr>
          <w:fldChar w:fldCharType="end"/>
        </w:r>
      </w:hyperlink>
    </w:p>
    <w:p w14:paraId="4363B479"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64" w:history="1">
        <w:r w:rsidR="003B3A3B" w:rsidRPr="00D14843">
          <w:rPr>
            <w:rStyle w:val="Hipervnculo"/>
            <w:noProof/>
          </w:rPr>
          <w:t>3.2.3.3.</w:t>
        </w:r>
        <w:r w:rsidR="003B3A3B" w:rsidRPr="00D14843">
          <w:rPr>
            <w:rFonts w:asciiTheme="minorHAnsi" w:eastAsiaTheme="minorEastAsia" w:hAnsiTheme="minorHAnsi" w:cstheme="minorBidi"/>
            <w:noProof/>
            <w:kern w:val="0"/>
          </w:rPr>
          <w:tab/>
        </w:r>
        <w:r w:rsidR="003B3A3B" w:rsidRPr="00D14843">
          <w:rPr>
            <w:rStyle w:val="Hipervnculo"/>
            <w:noProof/>
          </w:rPr>
          <w:t>Node: Assessment authors</w:t>
        </w:r>
        <w:r w:rsidR="003B3A3B" w:rsidRPr="00D14843">
          <w:rPr>
            <w:noProof/>
          </w:rPr>
          <w:tab/>
        </w:r>
        <w:r w:rsidR="003B3A3B" w:rsidRPr="00D14843">
          <w:rPr>
            <w:noProof/>
          </w:rPr>
          <w:fldChar w:fldCharType="begin"/>
        </w:r>
        <w:r w:rsidR="003B3A3B" w:rsidRPr="00D14843">
          <w:rPr>
            <w:noProof/>
          </w:rPr>
          <w:instrText xml:space="preserve"> PAGEREF _Toc10989864 \h </w:instrText>
        </w:r>
        <w:r w:rsidR="003B3A3B" w:rsidRPr="00D14843">
          <w:rPr>
            <w:noProof/>
          </w:rPr>
        </w:r>
        <w:r w:rsidR="003B3A3B" w:rsidRPr="00D14843">
          <w:rPr>
            <w:noProof/>
          </w:rPr>
          <w:fldChar w:fldCharType="separate"/>
        </w:r>
        <w:r w:rsidR="003B3A3B" w:rsidRPr="00D14843">
          <w:rPr>
            <w:noProof/>
          </w:rPr>
          <w:t>19</w:t>
        </w:r>
        <w:r w:rsidR="003B3A3B" w:rsidRPr="00D14843">
          <w:rPr>
            <w:noProof/>
          </w:rPr>
          <w:fldChar w:fldCharType="end"/>
        </w:r>
      </w:hyperlink>
    </w:p>
    <w:p w14:paraId="630F6650"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65" w:history="1">
        <w:r w:rsidR="003B3A3B" w:rsidRPr="00D14843">
          <w:rPr>
            <w:rStyle w:val="Hipervnculo"/>
            <w:noProof/>
          </w:rPr>
          <w:t>3.2.3.3.1.</w:t>
        </w:r>
        <w:r w:rsidR="003B3A3B" w:rsidRPr="00D14843">
          <w:rPr>
            <w:rFonts w:asciiTheme="minorHAnsi" w:eastAsiaTheme="minorEastAsia" w:hAnsiTheme="minorHAnsi" w:cstheme="minorBidi"/>
            <w:noProof/>
            <w:kern w:val="0"/>
          </w:rPr>
          <w:tab/>
        </w:r>
        <w:r w:rsidR="003B3A3B" w:rsidRPr="00D14843">
          <w:rPr>
            <w:rStyle w:val="Hipervnculo"/>
            <w:noProof/>
          </w:rPr>
          <w:t>Node: Author</w:t>
        </w:r>
        <w:r w:rsidR="003B3A3B" w:rsidRPr="00D14843">
          <w:rPr>
            <w:noProof/>
          </w:rPr>
          <w:tab/>
        </w:r>
        <w:r w:rsidR="003B3A3B" w:rsidRPr="00D14843">
          <w:rPr>
            <w:noProof/>
          </w:rPr>
          <w:fldChar w:fldCharType="begin"/>
        </w:r>
        <w:r w:rsidR="003B3A3B" w:rsidRPr="00D14843">
          <w:rPr>
            <w:noProof/>
          </w:rPr>
          <w:instrText xml:space="preserve"> PAGEREF _Toc10989865 \h </w:instrText>
        </w:r>
        <w:r w:rsidR="003B3A3B" w:rsidRPr="00D14843">
          <w:rPr>
            <w:noProof/>
          </w:rPr>
        </w:r>
        <w:r w:rsidR="003B3A3B" w:rsidRPr="00D14843">
          <w:rPr>
            <w:noProof/>
          </w:rPr>
          <w:fldChar w:fldCharType="separate"/>
        </w:r>
        <w:r w:rsidR="003B3A3B" w:rsidRPr="00D14843">
          <w:rPr>
            <w:noProof/>
          </w:rPr>
          <w:t>19</w:t>
        </w:r>
        <w:r w:rsidR="003B3A3B" w:rsidRPr="00D14843">
          <w:rPr>
            <w:noProof/>
          </w:rPr>
          <w:fldChar w:fldCharType="end"/>
        </w:r>
      </w:hyperlink>
    </w:p>
    <w:p w14:paraId="60D4FB87"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66" w:history="1">
        <w:r w:rsidR="003B3A3B" w:rsidRPr="00D14843">
          <w:rPr>
            <w:rStyle w:val="Hipervnculo"/>
            <w:noProof/>
          </w:rPr>
          <w:t>3.2.3.4.</w:t>
        </w:r>
        <w:r w:rsidR="003B3A3B" w:rsidRPr="00D14843">
          <w:rPr>
            <w:rFonts w:asciiTheme="minorHAnsi" w:eastAsiaTheme="minorEastAsia" w:hAnsiTheme="minorHAnsi" w:cstheme="minorBidi"/>
            <w:noProof/>
            <w:kern w:val="0"/>
          </w:rPr>
          <w:tab/>
        </w:r>
        <w:r w:rsidR="003B3A3B" w:rsidRPr="00D14843">
          <w:rPr>
            <w:rStyle w:val="Hipervnculo"/>
            <w:noProof/>
          </w:rPr>
          <w:t>Node: Assessment collaborators</w:t>
        </w:r>
        <w:r w:rsidR="003B3A3B" w:rsidRPr="00D14843">
          <w:rPr>
            <w:noProof/>
          </w:rPr>
          <w:tab/>
        </w:r>
        <w:r w:rsidR="003B3A3B" w:rsidRPr="00D14843">
          <w:rPr>
            <w:noProof/>
          </w:rPr>
          <w:fldChar w:fldCharType="begin"/>
        </w:r>
        <w:r w:rsidR="003B3A3B" w:rsidRPr="00D14843">
          <w:rPr>
            <w:noProof/>
          </w:rPr>
          <w:instrText xml:space="preserve"> PAGEREF _Toc10989866 \h </w:instrText>
        </w:r>
        <w:r w:rsidR="003B3A3B" w:rsidRPr="00D14843">
          <w:rPr>
            <w:noProof/>
          </w:rPr>
        </w:r>
        <w:r w:rsidR="003B3A3B" w:rsidRPr="00D14843">
          <w:rPr>
            <w:noProof/>
          </w:rPr>
          <w:fldChar w:fldCharType="separate"/>
        </w:r>
        <w:r w:rsidR="003B3A3B" w:rsidRPr="00D14843">
          <w:rPr>
            <w:noProof/>
          </w:rPr>
          <w:t>20</w:t>
        </w:r>
        <w:r w:rsidR="003B3A3B" w:rsidRPr="00D14843">
          <w:rPr>
            <w:noProof/>
          </w:rPr>
          <w:fldChar w:fldCharType="end"/>
        </w:r>
      </w:hyperlink>
    </w:p>
    <w:p w14:paraId="65C25C88"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67" w:history="1">
        <w:r w:rsidR="003B3A3B" w:rsidRPr="00D14843">
          <w:rPr>
            <w:rStyle w:val="Hipervnculo"/>
            <w:noProof/>
          </w:rPr>
          <w:t>3.2.3.4.1.</w:t>
        </w:r>
        <w:r w:rsidR="003B3A3B" w:rsidRPr="00D14843">
          <w:rPr>
            <w:rFonts w:asciiTheme="minorHAnsi" w:eastAsiaTheme="minorEastAsia" w:hAnsiTheme="minorHAnsi" w:cstheme="minorBidi"/>
            <w:noProof/>
            <w:kern w:val="0"/>
          </w:rPr>
          <w:tab/>
        </w:r>
        <w:r w:rsidR="003B3A3B" w:rsidRPr="00D14843">
          <w:rPr>
            <w:rStyle w:val="Hipervnculo"/>
            <w:noProof/>
          </w:rPr>
          <w:t>Node: Collaborator</w:t>
        </w:r>
        <w:r w:rsidR="003B3A3B" w:rsidRPr="00D14843">
          <w:rPr>
            <w:noProof/>
          </w:rPr>
          <w:tab/>
        </w:r>
        <w:r w:rsidR="003B3A3B" w:rsidRPr="00D14843">
          <w:rPr>
            <w:noProof/>
          </w:rPr>
          <w:fldChar w:fldCharType="begin"/>
        </w:r>
        <w:r w:rsidR="003B3A3B" w:rsidRPr="00D14843">
          <w:rPr>
            <w:noProof/>
          </w:rPr>
          <w:instrText xml:space="preserve"> PAGEREF _Toc10989867 \h </w:instrText>
        </w:r>
        <w:r w:rsidR="003B3A3B" w:rsidRPr="00D14843">
          <w:rPr>
            <w:noProof/>
          </w:rPr>
        </w:r>
        <w:r w:rsidR="003B3A3B" w:rsidRPr="00D14843">
          <w:rPr>
            <w:noProof/>
          </w:rPr>
          <w:fldChar w:fldCharType="separate"/>
        </w:r>
        <w:r w:rsidR="003B3A3B" w:rsidRPr="00D14843">
          <w:rPr>
            <w:noProof/>
          </w:rPr>
          <w:t>20</w:t>
        </w:r>
        <w:r w:rsidR="003B3A3B" w:rsidRPr="00D14843">
          <w:rPr>
            <w:noProof/>
          </w:rPr>
          <w:fldChar w:fldCharType="end"/>
        </w:r>
      </w:hyperlink>
    </w:p>
    <w:p w14:paraId="6C64BC39"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68" w:history="1">
        <w:r w:rsidR="003B3A3B" w:rsidRPr="00D14843">
          <w:rPr>
            <w:rStyle w:val="Hipervnculo"/>
            <w:noProof/>
          </w:rPr>
          <w:t>3.2.3.5.</w:t>
        </w:r>
        <w:r w:rsidR="003B3A3B" w:rsidRPr="00D14843">
          <w:rPr>
            <w:rFonts w:asciiTheme="minorHAnsi" w:eastAsiaTheme="minorEastAsia" w:hAnsiTheme="minorHAnsi" w:cstheme="minorBidi"/>
            <w:noProof/>
            <w:kern w:val="0"/>
          </w:rPr>
          <w:tab/>
        </w:r>
        <w:r w:rsidR="003B3A3B" w:rsidRPr="00D14843">
          <w:rPr>
            <w:rStyle w:val="Hipervnculo"/>
            <w:noProof/>
          </w:rPr>
          <w:t>Node: Assessment reviewers</w:t>
        </w:r>
        <w:r w:rsidR="003B3A3B" w:rsidRPr="00D14843">
          <w:rPr>
            <w:noProof/>
          </w:rPr>
          <w:tab/>
        </w:r>
        <w:r w:rsidR="003B3A3B" w:rsidRPr="00D14843">
          <w:rPr>
            <w:noProof/>
          </w:rPr>
          <w:fldChar w:fldCharType="begin"/>
        </w:r>
        <w:r w:rsidR="003B3A3B" w:rsidRPr="00D14843">
          <w:rPr>
            <w:noProof/>
          </w:rPr>
          <w:instrText xml:space="preserve"> PAGEREF _Toc10989868 \h </w:instrText>
        </w:r>
        <w:r w:rsidR="003B3A3B" w:rsidRPr="00D14843">
          <w:rPr>
            <w:noProof/>
          </w:rPr>
        </w:r>
        <w:r w:rsidR="003B3A3B" w:rsidRPr="00D14843">
          <w:rPr>
            <w:noProof/>
          </w:rPr>
          <w:fldChar w:fldCharType="separate"/>
        </w:r>
        <w:r w:rsidR="003B3A3B" w:rsidRPr="00D14843">
          <w:rPr>
            <w:noProof/>
          </w:rPr>
          <w:t>20</w:t>
        </w:r>
        <w:r w:rsidR="003B3A3B" w:rsidRPr="00D14843">
          <w:rPr>
            <w:noProof/>
          </w:rPr>
          <w:fldChar w:fldCharType="end"/>
        </w:r>
      </w:hyperlink>
    </w:p>
    <w:p w14:paraId="6F95C958"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69" w:history="1">
        <w:r w:rsidR="003B3A3B" w:rsidRPr="00D14843">
          <w:rPr>
            <w:rStyle w:val="Hipervnculo"/>
            <w:noProof/>
          </w:rPr>
          <w:t>3.2.3.5.1.</w:t>
        </w:r>
        <w:r w:rsidR="003B3A3B" w:rsidRPr="00D14843">
          <w:rPr>
            <w:rFonts w:asciiTheme="minorHAnsi" w:eastAsiaTheme="minorEastAsia" w:hAnsiTheme="minorHAnsi" w:cstheme="minorBidi"/>
            <w:noProof/>
            <w:kern w:val="0"/>
          </w:rPr>
          <w:tab/>
        </w:r>
        <w:r w:rsidR="003B3A3B" w:rsidRPr="00D14843">
          <w:rPr>
            <w:rStyle w:val="Hipervnculo"/>
            <w:noProof/>
          </w:rPr>
          <w:t>Node: Reviewer</w:t>
        </w:r>
        <w:r w:rsidR="003B3A3B" w:rsidRPr="00D14843">
          <w:rPr>
            <w:noProof/>
          </w:rPr>
          <w:tab/>
        </w:r>
        <w:r w:rsidR="003B3A3B" w:rsidRPr="00D14843">
          <w:rPr>
            <w:noProof/>
          </w:rPr>
          <w:fldChar w:fldCharType="begin"/>
        </w:r>
        <w:r w:rsidR="003B3A3B" w:rsidRPr="00D14843">
          <w:rPr>
            <w:noProof/>
          </w:rPr>
          <w:instrText xml:space="preserve"> PAGEREF _Toc10989869 \h </w:instrText>
        </w:r>
        <w:r w:rsidR="003B3A3B" w:rsidRPr="00D14843">
          <w:rPr>
            <w:noProof/>
          </w:rPr>
        </w:r>
        <w:r w:rsidR="003B3A3B" w:rsidRPr="00D14843">
          <w:rPr>
            <w:noProof/>
          </w:rPr>
          <w:fldChar w:fldCharType="separate"/>
        </w:r>
        <w:r w:rsidR="003B3A3B" w:rsidRPr="00D14843">
          <w:rPr>
            <w:noProof/>
          </w:rPr>
          <w:t>21</w:t>
        </w:r>
        <w:r w:rsidR="003B3A3B" w:rsidRPr="00D14843">
          <w:rPr>
            <w:noProof/>
          </w:rPr>
          <w:fldChar w:fldCharType="end"/>
        </w:r>
      </w:hyperlink>
    </w:p>
    <w:p w14:paraId="605A31B9"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70" w:history="1">
        <w:r w:rsidR="003B3A3B" w:rsidRPr="00D14843">
          <w:rPr>
            <w:rStyle w:val="Hipervnculo"/>
            <w:noProof/>
          </w:rPr>
          <w:t>3.2.3.6.</w:t>
        </w:r>
        <w:r w:rsidR="003B3A3B" w:rsidRPr="00D14843">
          <w:rPr>
            <w:rFonts w:asciiTheme="minorHAnsi" w:eastAsiaTheme="minorEastAsia" w:hAnsiTheme="minorHAnsi" w:cstheme="minorBidi"/>
            <w:noProof/>
            <w:kern w:val="0"/>
          </w:rPr>
          <w:tab/>
        </w:r>
        <w:r w:rsidR="003B3A3B" w:rsidRPr="00D14843">
          <w:rPr>
            <w:rStyle w:val="Hipervnculo"/>
            <w:noProof/>
          </w:rPr>
          <w:t>Node: Assessment Keywords</w:t>
        </w:r>
        <w:r w:rsidR="003B3A3B" w:rsidRPr="00D14843">
          <w:rPr>
            <w:noProof/>
          </w:rPr>
          <w:tab/>
        </w:r>
        <w:r w:rsidR="003B3A3B" w:rsidRPr="00D14843">
          <w:rPr>
            <w:noProof/>
          </w:rPr>
          <w:fldChar w:fldCharType="begin"/>
        </w:r>
        <w:r w:rsidR="003B3A3B" w:rsidRPr="00D14843">
          <w:rPr>
            <w:noProof/>
          </w:rPr>
          <w:instrText xml:space="preserve"> PAGEREF _Toc10989870 \h </w:instrText>
        </w:r>
        <w:r w:rsidR="003B3A3B" w:rsidRPr="00D14843">
          <w:rPr>
            <w:noProof/>
          </w:rPr>
        </w:r>
        <w:r w:rsidR="003B3A3B" w:rsidRPr="00D14843">
          <w:rPr>
            <w:noProof/>
          </w:rPr>
          <w:fldChar w:fldCharType="separate"/>
        </w:r>
        <w:r w:rsidR="003B3A3B" w:rsidRPr="00D14843">
          <w:rPr>
            <w:noProof/>
          </w:rPr>
          <w:t>21</w:t>
        </w:r>
        <w:r w:rsidR="003B3A3B" w:rsidRPr="00D14843">
          <w:rPr>
            <w:noProof/>
          </w:rPr>
          <w:fldChar w:fldCharType="end"/>
        </w:r>
      </w:hyperlink>
    </w:p>
    <w:p w14:paraId="7F3270AD"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71" w:history="1">
        <w:r w:rsidR="003B3A3B" w:rsidRPr="00D14843">
          <w:rPr>
            <w:rStyle w:val="Hipervnculo"/>
            <w:noProof/>
          </w:rPr>
          <w:t>3.2.3.6.1.</w:t>
        </w:r>
        <w:r w:rsidR="003B3A3B" w:rsidRPr="00D14843">
          <w:rPr>
            <w:rFonts w:asciiTheme="minorHAnsi" w:eastAsiaTheme="minorEastAsia" w:hAnsiTheme="minorHAnsi" w:cstheme="minorBidi"/>
            <w:noProof/>
            <w:kern w:val="0"/>
          </w:rPr>
          <w:tab/>
        </w:r>
        <w:r w:rsidR="003B3A3B" w:rsidRPr="00D14843">
          <w:rPr>
            <w:rStyle w:val="Hipervnculo"/>
            <w:noProof/>
          </w:rPr>
          <w:t>Node: Keyword</w:t>
        </w:r>
        <w:r w:rsidR="003B3A3B" w:rsidRPr="00D14843">
          <w:rPr>
            <w:noProof/>
          </w:rPr>
          <w:tab/>
        </w:r>
        <w:r w:rsidR="003B3A3B" w:rsidRPr="00D14843">
          <w:rPr>
            <w:noProof/>
          </w:rPr>
          <w:fldChar w:fldCharType="begin"/>
        </w:r>
        <w:r w:rsidR="003B3A3B" w:rsidRPr="00D14843">
          <w:rPr>
            <w:noProof/>
          </w:rPr>
          <w:instrText xml:space="preserve"> PAGEREF _Toc10989871 \h </w:instrText>
        </w:r>
        <w:r w:rsidR="003B3A3B" w:rsidRPr="00D14843">
          <w:rPr>
            <w:noProof/>
          </w:rPr>
        </w:r>
        <w:r w:rsidR="003B3A3B" w:rsidRPr="00D14843">
          <w:rPr>
            <w:noProof/>
          </w:rPr>
          <w:fldChar w:fldCharType="separate"/>
        </w:r>
        <w:r w:rsidR="003B3A3B" w:rsidRPr="00D14843">
          <w:rPr>
            <w:noProof/>
          </w:rPr>
          <w:t>22</w:t>
        </w:r>
        <w:r w:rsidR="003B3A3B" w:rsidRPr="00D14843">
          <w:rPr>
            <w:noProof/>
          </w:rPr>
          <w:fldChar w:fldCharType="end"/>
        </w:r>
      </w:hyperlink>
    </w:p>
    <w:p w14:paraId="4D19A152" w14:textId="77777777" w:rsidR="003B3A3B" w:rsidRPr="00D14843" w:rsidRDefault="00160238">
      <w:pPr>
        <w:pStyle w:val="TDC1"/>
        <w:tabs>
          <w:tab w:val="left" w:pos="880"/>
          <w:tab w:val="right" w:leader="dot" w:pos="9350"/>
        </w:tabs>
        <w:rPr>
          <w:rFonts w:asciiTheme="minorHAnsi" w:eastAsiaTheme="minorEastAsia" w:hAnsiTheme="minorHAnsi" w:cstheme="minorBidi"/>
          <w:noProof/>
          <w:kern w:val="0"/>
        </w:rPr>
      </w:pPr>
      <w:hyperlink w:anchor="_Toc10989872" w:history="1">
        <w:r w:rsidR="003B3A3B" w:rsidRPr="00D14843">
          <w:rPr>
            <w:rStyle w:val="Hipervnculo"/>
            <w:noProof/>
          </w:rPr>
          <w:t>3.2.4.</w:t>
        </w:r>
        <w:r w:rsidR="003B3A3B" w:rsidRPr="00D14843">
          <w:rPr>
            <w:rFonts w:asciiTheme="minorHAnsi" w:eastAsiaTheme="minorEastAsia" w:hAnsiTheme="minorHAnsi" w:cstheme="minorBidi"/>
            <w:noProof/>
            <w:kern w:val="0"/>
          </w:rPr>
          <w:tab/>
        </w:r>
        <w:r w:rsidR="003B3A3B" w:rsidRPr="00D14843">
          <w:rPr>
            <w:rStyle w:val="Hipervnculo"/>
            <w:noProof/>
          </w:rPr>
          <w:t>Node: Assessment target</w:t>
        </w:r>
        <w:r w:rsidR="003B3A3B" w:rsidRPr="00D14843">
          <w:rPr>
            <w:noProof/>
          </w:rPr>
          <w:tab/>
        </w:r>
        <w:r w:rsidR="003B3A3B" w:rsidRPr="00D14843">
          <w:rPr>
            <w:noProof/>
          </w:rPr>
          <w:fldChar w:fldCharType="begin"/>
        </w:r>
        <w:r w:rsidR="003B3A3B" w:rsidRPr="00D14843">
          <w:rPr>
            <w:noProof/>
          </w:rPr>
          <w:instrText xml:space="preserve"> PAGEREF _Toc10989872 \h </w:instrText>
        </w:r>
        <w:r w:rsidR="003B3A3B" w:rsidRPr="00D14843">
          <w:rPr>
            <w:noProof/>
          </w:rPr>
        </w:r>
        <w:r w:rsidR="003B3A3B" w:rsidRPr="00D14843">
          <w:rPr>
            <w:noProof/>
          </w:rPr>
          <w:fldChar w:fldCharType="separate"/>
        </w:r>
        <w:r w:rsidR="003B3A3B" w:rsidRPr="00D14843">
          <w:rPr>
            <w:noProof/>
          </w:rPr>
          <w:t>22</w:t>
        </w:r>
        <w:r w:rsidR="003B3A3B" w:rsidRPr="00D14843">
          <w:rPr>
            <w:noProof/>
          </w:rPr>
          <w:fldChar w:fldCharType="end"/>
        </w:r>
      </w:hyperlink>
    </w:p>
    <w:p w14:paraId="6B4EA605"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73" w:history="1">
        <w:r w:rsidR="003B3A3B" w:rsidRPr="00D14843">
          <w:rPr>
            <w:rStyle w:val="Hipervnculo"/>
            <w:noProof/>
          </w:rPr>
          <w:t>3.2.4.1.</w:t>
        </w:r>
        <w:r w:rsidR="003B3A3B" w:rsidRPr="00D14843">
          <w:rPr>
            <w:rFonts w:asciiTheme="minorHAnsi" w:eastAsiaTheme="minorEastAsia" w:hAnsiTheme="minorHAnsi" w:cstheme="minorBidi"/>
            <w:noProof/>
            <w:kern w:val="0"/>
          </w:rPr>
          <w:tab/>
        </w:r>
        <w:r w:rsidR="003B3A3B" w:rsidRPr="00D14843">
          <w:rPr>
            <w:rStyle w:val="Hipervnculo"/>
            <w:noProof/>
          </w:rPr>
          <w:t>Node: Assessment target id</w:t>
        </w:r>
        <w:r w:rsidR="003B3A3B" w:rsidRPr="00D14843">
          <w:rPr>
            <w:noProof/>
          </w:rPr>
          <w:tab/>
        </w:r>
        <w:r w:rsidR="003B3A3B" w:rsidRPr="00D14843">
          <w:rPr>
            <w:noProof/>
          </w:rPr>
          <w:fldChar w:fldCharType="begin"/>
        </w:r>
        <w:r w:rsidR="003B3A3B" w:rsidRPr="00D14843">
          <w:rPr>
            <w:noProof/>
          </w:rPr>
          <w:instrText xml:space="preserve"> PAGEREF _Toc10989873 \h </w:instrText>
        </w:r>
        <w:r w:rsidR="003B3A3B" w:rsidRPr="00D14843">
          <w:rPr>
            <w:noProof/>
          </w:rPr>
        </w:r>
        <w:r w:rsidR="003B3A3B" w:rsidRPr="00D14843">
          <w:rPr>
            <w:noProof/>
          </w:rPr>
          <w:fldChar w:fldCharType="separate"/>
        </w:r>
        <w:r w:rsidR="003B3A3B" w:rsidRPr="00D14843">
          <w:rPr>
            <w:noProof/>
          </w:rPr>
          <w:t>23</w:t>
        </w:r>
        <w:r w:rsidR="003B3A3B" w:rsidRPr="00D14843">
          <w:rPr>
            <w:noProof/>
          </w:rPr>
          <w:fldChar w:fldCharType="end"/>
        </w:r>
      </w:hyperlink>
    </w:p>
    <w:p w14:paraId="434408D9"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74" w:history="1">
        <w:r w:rsidR="003B3A3B" w:rsidRPr="00D14843">
          <w:rPr>
            <w:rStyle w:val="Hipervnculo"/>
            <w:noProof/>
          </w:rPr>
          <w:t>3.2.4.2.</w:t>
        </w:r>
        <w:r w:rsidR="003B3A3B" w:rsidRPr="00D14843">
          <w:rPr>
            <w:rFonts w:asciiTheme="minorHAnsi" w:eastAsiaTheme="minorEastAsia" w:hAnsiTheme="minorHAnsi" w:cstheme="minorBidi"/>
            <w:noProof/>
            <w:kern w:val="0"/>
          </w:rPr>
          <w:tab/>
        </w:r>
        <w:r w:rsidR="003B3A3B" w:rsidRPr="00D14843">
          <w:rPr>
            <w:rStyle w:val="Hipervnculo"/>
            <w:noProof/>
          </w:rPr>
          <w:t>Node: Assessment target descriptions</w:t>
        </w:r>
        <w:r w:rsidR="003B3A3B" w:rsidRPr="00D14843">
          <w:rPr>
            <w:noProof/>
          </w:rPr>
          <w:tab/>
        </w:r>
        <w:r w:rsidR="003B3A3B" w:rsidRPr="00D14843">
          <w:rPr>
            <w:noProof/>
          </w:rPr>
          <w:fldChar w:fldCharType="begin"/>
        </w:r>
        <w:r w:rsidR="003B3A3B" w:rsidRPr="00D14843">
          <w:rPr>
            <w:noProof/>
          </w:rPr>
          <w:instrText xml:space="preserve"> PAGEREF _Toc10989874 \h </w:instrText>
        </w:r>
        <w:r w:rsidR="003B3A3B" w:rsidRPr="00D14843">
          <w:rPr>
            <w:noProof/>
          </w:rPr>
        </w:r>
        <w:r w:rsidR="003B3A3B" w:rsidRPr="00D14843">
          <w:rPr>
            <w:noProof/>
          </w:rPr>
          <w:fldChar w:fldCharType="separate"/>
        </w:r>
        <w:r w:rsidR="003B3A3B" w:rsidRPr="00D14843">
          <w:rPr>
            <w:noProof/>
          </w:rPr>
          <w:t>23</w:t>
        </w:r>
        <w:r w:rsidR="003B3A3B" w:rsidRPr="00D14843">
          <w:rPr>
            <w:noProof/>
          </w:rPr>
          <w:fldChar w:fldCharType="end"/>
        </w:r>
      </w:hyperlink>
    </w:p>
    <w:p w14:paraId="2414506A"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75" w:history="1">
        <w:r w:rsidR="003B3A3B" w:rsidRPr="00D14843">
          <w:rPr>
            <w:rStyle w:val="Hipervnculo"/>
            <w:noProof/>
          </w:rPr>
          <w:t>3.2.4.2.1.</w:t>
        </w:r>
        <w:r w:rsidR="003B3A3B" w:rsidRPr="00D14843">
          <w:rPr>
            <w:rFonts w:asciiTheme="minorHAnsi" w:eastAsiaTheme="minorEastAsia" w:hAnsiTheme="minorHAnsi" w:cstheme="minorBidi"/>
            <w:noProof/>
            <w:kern w:val="0"/>
          </w:rPr>
          <w:tab/>
        </w:r>
        <w:r w:rsidR="003B3A3B" w:rsidRPr="00D14843">
          <w:rPr>
            <w:rStyle w:val="Hipervnculo"/>
            <w:noProof/>
          </w:rPr>
          <w:t>Node: Assessment target description</w:t>
        </w:r>
        <w:r w:rsidR="003B3A3B" w:rsidRPr="00D14843">
          <w:rPr>
            <w:noProof/>
          </w:rPr>
          <w:tab/>
        </w:r>
        <w:r w:rsidR="003B3A3B" w:rsidRPr="00D14843">
          <w:rPr>
            <w:noProof/>
          </w:rPr>
          <w:fldChar w:fldCharType="begin"/>
        </w:r>
        <w:r w:rsidR="003B3A3B" w:rsidRPr="00D14843">
          <w:rPr>
            <w:noProof/>
          </w:rPr>
          <w:instrText xml:space="preserve"> PAGEREF _Toc10989875 \h </w:instrText>
        </w:r>
        <w:r w:rsidR="003B3A3B" w:rsidRPr="00D14843">
          <w:rPr>
            <w:noProof/>
          </w:rPr>
        </w:r>
        <w:r w:rsidR="003B3A3B" w:rsidRPr="00D14843">
          <w:rPr>
            <w:noProof/>
          </w:rPr>
          <w:fldChar w:fldCharType="separate"/>
        </w:r>
        <w:r w:rsidR="003B3A3B" w:rsidRPr="00D14843">
          <w:rPr>
            <w:noProof/>
          </w:rPr>
          <w:t>24</w:t>
        </w:r>
        <w:r w:rsidR="003B3A3B" w:rsidRPr="00D14843">
          <w:rPr>
            <w:noProof/>
          </w:rPr>
          <w:fldChar w:fldCharType="end"/>
        </w:r>
      </w:hyperlink>
    </w:p>
    <w:p w14:paraId="3A5DB558"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76" w:history="1">
        <w:r w:rsidR="003B3A3B" w:rsidRPr="00D14843">
          <w:rPr>
            <w:rStyle w:val="Hipervnculo"/>
            <w:noProof/>
          </w:rPr>
          <w:t>3.2.4.3.</w:t>
        </w:r>
        <w:r w:rsidR="003B3A3B" w:rsidRPr="00D14843">
          <w:rPr>
            <w:rFonts w:asciiTheme="minorHAnsi" w:eastAsiaTheme="minorEastAsia" w:hAnsiTheme="minorHAnsi" w:cstheme="minorBidi"/>
            <w:noProof/>
            <w:kern w:val="0"/>
          </w:rPr>
          <w:tab/>
        </w:r>
        <w:r w:rsidR="003B3A3B" w:rsidRPr="00D14843">
          <w:rPr>
            <w:rStyle w:val="Hipervnculo"/>
            <w:noProof/>
          </w:rPr>
          <w:t>Node: Assessment target names</w:t>
        </w:r>
        <w:r w:rsidR="003B3A3B" w:rsidRPr="00D14843">
          <w:rPr>
            <w:noProof/>
          </w:rPr>
          <w:tab/>
        </w:r>
        <w:r w:rsidR="003B3A3B" w:rsidRPr="00D14843">
          <w:rPr>
            <w:noProof/>
          </w:rPr>
          <w:fldChar w:fldCharType="begin"/>
        </w:r>
        <w:r w:rsidR="003B3A3B" w:rsidRPr="00D14843">
          <w:rPr>
            <w:noProof/>
          </w:rPr>
          <w:instrText xml:space="preserve"> PAGEREF _Toc10989876 \h </w:instrText>
        </w:r>
        <w:r w:rsidR="003B3A3B" w:rsidRPr="00D14843">
          <w:rPr>
            <w:noProof/>
          </w:rPr>
        </w:r>
        <w:r w:rsidR="003B3A3B" w:rsidRPr="00D14843">
          <w:rPr>
            <w:noProof/>
          </w:rPr>
          <w:fldChar w:fldCharType="separate"/>
        </w:r>
        <w:r w:rsidR="003B3A3B" w:rsidRPr="00D14843">
          <w:rPr>
            <w:noProof/>
          </w:rPr>
          <w:t>24</w:t>
        </w:r>
        <w:r w:rsidR="003B3A3B" w:rsidRPr="00D14843">
          <w:rPr>
            <w:noProof/>
          </w:rPr>
          <w:fldChar w:fldCharType="end"/>
        </w:r>
      </w:hyperlink>
    </w:p>
    <w:p w14:paraId="3802CBB5"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77" w:history="1">
        <w:r w:rsidR="003B3A3B" w:rsidRPr="00D14843">
          <w:rPr>
            <w:rStyle w:val="Hipervnculo"/>
            <w:noProof/>
          </w:rPr>
          <w:t>3.2.4.3.1.</w:t>
        </w:r>
        <w:r w:rsidR="003B3A3B" w:rsidRPr="00D14843">
          <w:rPr>
            <w:rFonts w:asciiTheme="minorHAnsi" w:eastAsiaTheme="minorEastAsia" w:hAnsiTheme="minorHAnsi" w:cstheme="minorBidi"/>
            <w:noProof/>
            <w:kern w:val="0"/>
          </w:rPr>
          <w:tab/>
        </w:r>
        <w:r w:rsidR="003B3A3B" w:rsidRPr="00D14843">
          <w:rPr>
            <w:rStyle w:val="Hipervnculo"/>
            <w:noProof/>
          </w:rPr>
          <w:t>Node: Assessment target name</w:t>
        </w:r>
        <w:r w:rsidR="003B3A3B" w:rsidRPr="00D14843">
          <w:rPr>
            <w:noProof/>
          </w:rPr>
          <w:tab/>
        </w:r>
        <w:r w:rsidR="003B3A3B" w:rsidRPr="00D14843">
          <w:rPr>
            <w:noProof/>
          </w:rPr>
          <w:fldChar w:fldCharType="begin"/>
        </w:r>
        <w:r w:rsidR="003B3A3B" w:rsidRPr="00D14843">
          <w:rPr>
            <w:noProof/>
          </w:rPr>
          <w:instrText xml:space="preserve"> PAGEREF _Toc10989877 \h </w:instrText>
        </w:r>
        <w:r w:rsidR="003B3A3B" w:rsidRPr="00D14843">
          <w:rPr>
            <w:noProof/>
          </w:rPr>
        </w:r>
        <w:r w:rsidR="003B3A3B" w:rsidRPr="00D14843">
          <w:rPr>
            <w:noProof/>
          </w:rPr>
          <w:fldChar w:fldCharType="separate"/>
        </w:r>
        <w:r w:rsidR="003B3A3B" w:rsidRPr="00D14843">
          <w:rPr>
            <w:noProof/>
          </w:rPr>
          <w:t>25</w:t>
        </w:r>
        <w:r w:rsidR="003B3A3B" w:rsidRPr="00D14843">
          <w:rPr>
            <w:noProof/>
          </w:rPr>
          <w:fldChar w:fldCharType="end"/>
        </w:r>
      </w:hyperlink>
    </w:p>
    <w:p w14:paraId="5E4DB751"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78" w:history="1">
        <w:r w:rsidR="003B3A3B" w:rsidRPr="00D14843">
          <w:rPr>
            <w:rStyle w:val="Hipervnculo"/>
            <w:noProof/>
          </w:rPr>
          <w:t>3.2.4.4.</w:t>
        </w:r>
        <w:r w:rsidR="003B3A3B" w:rsidRPr="00D14843">
          <w:rPr>
            <w:rFonts w:asciiTheme="minorHAnsi" w:eastAsiaTheme="minorEastAsia" w:hAnsiTheme="minorHAnsi" w:cstheme="minorBidi"/>
            <w:noProof/>
            <w:kern w:val="0"/>
          </w:rPr>
          <w:tab/>
        </w:r>
        <w:r w:rsidR="003B3A3B" w:rsidRPr="00D14843">
          <w:rPr>
            <w:rStyle w:val="Hipervnculo"/>
            <w:noProof/>
          </w:rPr>
          <w:t>Node: Characteristic native biota</w:t>
        </w:r>
        <w:r w:rsidR="003B3A3B" w:rsidRPr="00D14843">
          <w:rPr>
            <w:noProof/>
          </w:rPr>
          <w:tab/>
        </w:r>
        <w:r w:rsidR="003B3A3B" w:rsidRPr="00D14843">
          <w:rPr>
            <w:noProof/>
          </w:rPr>
          <w:fldChar w:fldCharType="begin"/>
        </w:r>
        <w:r w:rsidR="003B3A3B" w:rsidRPr="00D14843">
          <w:rPr>
            <w:noProof/>
          </w:rPr>
          <w:instrText xml:space="preserve"> PAGEREF _Toc10989878 \h </w:instrText>
        </w:r>
        <w:r w:rsidR="003B3A3B" w:rsidRPr="00D14843">
          <w:rPr>
            <w:noProof/>
          </w:rPr>
        </w:r>
        <w:r w:rsidR="003B3A3B" w:rsidRPr="00D14843">
          <w:rPr>
            <w:noProof/>
          </w:rPr>
          <w:fldChar w:fldCharType="separate"/>
        </w:r>
        <w:r w:rsidR="003B3A3B" w:rsidRPr="00D14843">
          <w:rPr>
            <w:noProof/>
          </w:rPr>
          <w:t>25</w:t>
        </w:r>
        <w:r w:rsidR="003B3A3B" w:rsidRPr="00D14843">
          <w:rPr>
            <w:noProof/>
          </w:rPr>
          <w:fldChar w:fldCharType="end"/>
        </w:r>
      </w:hyperlink>
    </w:p>
    <w:p w14:paraId="667E9316"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79" w:history="1">
        <w:r w:rsidR="003B3A3B" w:rsidRPr="00D14843">
          <w:rPr>
            <w:rStyle w:val="Hipervnculo"/>
            <w:noProof/>
          </w:rPr>
          <w:t>3.2.4.4.1.</w:t>
        </w:r>
        <w:r w:rsidR="003B3A3B" w:rsidRPr="00D14843">
          <w:rPr>
            <w:rFonts w:asciiTheme="minorHAnsi" w:eastAsiaTheme="minorEastAsia" w:hAnsiTheme="minorHAnsi" w:cstheme="minorBidi"/>
            <w:noProof/>
            <w:kern w:val="0"/>
          </w:rPr>
          <w:tab/>
        </w:r>
        <w:r w:rsidR="003B3A3B" w:rsidRPr="00D14843">
          <w:rPr>
            <w:rStyle w:val="Hipervnculo"/>
            <w:noProof/>
          </w:rPr>
          <w:t>Node: Taxon list</w:t>
        </w:r>
        <w:r w:rsidR="003B3A3B" w:rsidRPr="00D14843">
          <w:rPr>
            <w:noProof/>
          </w:rPr>
          <w:tab/>
        </w:r>
        <w:r w:rsidR="003B3A3B" w:rsidRPr="00D14843">
          <w:rPr>
            <w:noProof/>
          </w:rPr>
          <w:fldChar w:fldCharType="begin"/>
        </w:r>
        <w:r w:rsidR="003B3A3B" w:rsidRPr="00D14843">
          <w:rPr>
            <w:noProof/>
          </w:rPr>
          <w:instrText xml:space="preserve"> PAGEREF _Toc10989879 \h </w:instrText>
        </w:r>
        <w:r w:rsidR="003B3A3B" w:rsidRPr="00D14843">
          <w:rPr>
            <w:noProof/>
          </w:rPr>
        </w:r>
        <w:r w:rsidR="003B3A3B" w:rsidRPr="00D14843">
          <w:rPr>
            <w:noProof/>
          </w:rPr>
          <w:fldChar w:fldCharType="separate"/>
        </w:r>
        <w:r w:rsidR="003B3A3B" w:rsidRPr="00D14843">
          <w:rPr>
            <w:noProof/>
          </w:rPr>
          <w:t>26</w:t>
        </w:r>
        <w:r w:rsidR="003B3A3B" w:rsidRPr="00D14843">
          <w:rPr>
            <w:noProof/>
          </w:rPr>
          <w:fldChar w:fldCharType="end"/>
        </w:r>
      </w:hyperlink>
    </w:p>
    <w:p w14:paraId="20DDAC14"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80" w:history="1">
        <w:r w:rsidR="003B3A3B" w:rsidRPr="00D14843">
          <w:rPr>
            <w:rStyle w:val="Hipervnculo"/>
            <w:noProof/>
          </w:rPr>
          <w:t>3.2.4.4.2.</w:t>
        </w:r>
        <w:r w:rsidR="003B3A3B" w:rsidRPr="00D14843">
          <w:rPr>
            <w:rFonts w:asciiTheme="minorHAnsi" w:eastAsiaTheme="minorEastAsia" w:hAnsiTheme="minorHAnsi" w:cstheme="minorBidi"/>
            <w:noProof/>
            <w:kern w:val="0"/>
          </w:rPr>
          <w:tab/>
        </w:r>
        <w:r w:rsidR="003B3A3B" w:rsidRPr="00D14843">
          <w:rPr>
            <w:rStyle w:val="Hipervnculo"/>
            <w:noProof/>
          </w:rPr>
          <w:t>Node: Taxon</w:t>
        </w:r>
        <w:r w:rsidR="003B3A3B" w:rsidRPr="00D14843">
          <w:rPr>
            <w:noProof/>
          </w:rPr>
          <w:tab/>
        </w:r>
        <w:r w:rsidR="003B3A3B" w:rsidRPr="00D14843">
          <w:rPr>
            <w:noProof/>
          </w:rPr>
          <w:fldChar w:fldCharType="begin"/>
        </w:r>
        <w:r w:rsidR="003B3A3B" w:rsidRPr="00D14843">
          <w:rPr>
            <w:noProof/>
          </w:rPr>
          <w:instrText xml:space="preserve"> PAGEREF _Toc10989880 \h </w:instrText>
        </w:r>
        <w:r w:rsidR="003B3A3B" w:rsidRPr="00D14843">
          <w:rPr>
            <w:noProof/>
          </w:rPr>
        </w:r>
        <w:r w:rsidR="003B3A3B" w:rsidRPr="00D14843">
          <w:rPr>
            <w:noProof/>
          </w:rPr>
          <w:fldChar w:fldCharType="separate"/>
        </w:r>
        <w:r w:rsidR="003B3A3B" w:rsidRPr="00D14843">
          <w:rPr>
            <w:noProof/>
          </w:rPr>
          <w:t>27</w:t>
        </w:r>
        <w:r w:rsidR="003B3A3B" w:rsidRPr="00D14843">
          <w:rPr>
            <w:noProof/>
          </w:rPr>
          <w:fldChar w:fldCharType="end"/>
        </w:r>
      </w:hyperlink>
    </w:p>
    <w:p w14:paraId="731F431E"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81" w:history="1">
        <w:r w:rsidR="003B3A3B" w:rsidRPr="00D14843">
          <w:rPr>
            <w:rStyle w:val="Hipervnculo"/>
            <w:noProof/>
          </w:rPr>
          <w:t>3.2.4.4.3.</w:t>
        </w:r>
        <w:r w:rsidR="003B3A3B" w:rsidRPr="00D14843">
          <w:rPr>
            <w:rFonts w:asciiTheme="minorHAnsi" w:eastAsiaTheme="minorEastAsia" w:hAnsiTheme="minorHAnsi" w:cstheme="minorBidi"/>
            <w:noProof/>
            <w:kern w:val="0"/>
          </w:rPr>
          <w:tab/>
        </w:r>
        <w:r w:rsidR="003B3A3B" w:rsidRPr="00D14843">
          <w:rPr>
            <w:rStyle w:val="Hipervnculo"/>
            <w:noProof/>
          </w:rPr>
          <w:t>Node: Biota Summaries</w:t>
        </w:r>
        <w:r w:rsidR="003B3A3B" w:rsidRPr="00D14843">
          <w:rPr>
            <w:noProof/>
          </w:rPr>
          <w:tab/>
        </w:r>
        <w:r w:rsidR="003B3A3B" w:rsidRPr="00D14843">
          <w:rPr>
            <w:noProof/>
          </w:rPr>
          <w:fldChar w:fldCharType="begin"/>
        </w:r>
        <w:r w:rsidR="003B3A3B" w:rsidRPr="00D14843">
          <w:rPr>
            <w:noProof/>
          </w:rPr>
          <w:instrText xml:space="preserve"> PAGEREF _Toc10989881 \h </w:instrText>
        </w:r>
        <w:r w:rsidR="003B3A3B" w:rsidRPr="00D14843">
          <w:rPr>
            <w:noProof/>
          </w:rPr>
        </w:r>
        <w:r w:rsidR="003B3A3B" w:rsidRPr="00D14843">
          <w:rPr>
            <w:noProof/>
          </w:rPr>
          <w:fldChar w:fldCharType="separate"/>
        </w:r>
        <w:r w:rsidR="003B3A3B" w:rsidRPr="00D14843">
          <w:rPr>
            <w:noProof/>
          </w:rPr>
          <w:t>27</w:t>
        </w:r>
        <w:r w:rsidR="003B3A3B" w:rsidRPr="00D14843">
          <w:rPr>
            <w:noProof/>
          </w:rPr>
          <w:fldChar w:fldCharType="end"/>
        </w:r>
      </w:hyperlink>
    </w:p>
    <w:p w14:paraId="115EDD86"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82" w:history="1">
        <w:r w:rsidR="003B3A3B" w:rsidRPr="00D14843">
          <w:rPr>
            <w:rStyle w:val="Hipervnculo"/>
            <w:noProof/>
          </w:rPr>
          <w:t>3.2.4.4.4.</w:t>
        </w:r>
        <w:r w:rsidR="003B3A3B" w:rsidRPr="00D14843">
          <w:rPr>
            <w:rFonts w:asciiTheme="minorHAnsi" w:eastAsiaTheme="minorEastAsia" w:hAnsiTheme="minorHAnsi" w:cstheme="minorBidi"/>
            <w:noProof/>
            <w:kern w:val="0"/>
          </w:rPr>
          <w:tab/>
        </w:r>
        <w:r w:rsidR="003B3A3B" w:rsidRPr="00D14843">
          <w:rPr>
            <w:rStyle w:val="Hipervnculo"/>
            <w:noProof/>
          </w:rPr>
          <w:t>Node: Biota Summary</w:t>
        </w:r>
        <w:r w:rsidR="003B3A3B" w:rsidRPr="00D14843">
          <w:rPr>
            <w:noProof/>
          </w:rPr>
          <w:tab/>
        </w:r>
        <w:r w:rsidR="003B3A3B" w:rsidRPr="00D14843">
          <w:rPr>
            <w:noProof/>
          </w:rPr>
          <w:fldChar w:fldCharType="begin"/>
        </w:r>
        <w:r w:rsidR="003B3A3B" w:rsidRPr="00D14843">
          <w:rPr>
            <w:noProof/>
          </w:rPr>
          <w:instrText xml:space="preserve"> PAGEREF _Toc10989882 \h </w:instrText>
        </w:r>
        <w:r w:rsidR="003B3A3B" w:rsidRPr="00D14843">
          <w:rPr>
            <w:noProof/>
          </w:rPr>
        </w:r>
        <w:r w:rsidR="003B3A3B" w:rsidRPr="00D14843">
          <w:rPr>
            <w:noProof/>
          </w:rPr>
          <w:fldChar w:fldCharType="separate"/>
        </w:r>
        <w:r w:rsidR="003B3A3B" w:rsidRPr="00D14843">
          <w:rPr>
            <w:noProof/>
          </w:rPr>
          <w:t>28</w:t>
        </w:r>
        <w:r w:rsidR="003B3A3B" w:rsidRPr="00D14843">
          <w:rPr>
            <w:noProof/>
          </w:rPr>
          <w:fldChar w:fldCharType="end"/>
        </w:r>
      </w:hyperlink>
    </w:p>
    <w:p w14:paraId="7F65084F"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83" w:history="1">
        <w:r w:rsidR="003B3A3B" w:rsidRPr="00D14843">
          <w:rPr>
            <w:rStyle w:val="Hipervnculo"/>
            <w:noProof/>
          </w:rPr>
          <w:t>3.2.4.5.</w:t>
        </w:r>
        <w:r w:rsidR="003B3A3B" w:rsidRPr="00D14843">
          <w:rPr>
            <w:rFonts w:asciiTheme="minorHAnsi" w:eastAsiaTheme="minorEastAsia" w:hAnsiTheme="minorHAnsi" w:cstheme="minorBidi"/>
            <w:noProof/>
            <w:kern w:val="0"/>
          </w:rPr>
          <w:tab/>
        </w:r>
        <w:r w:rsidR="003B3A3B" w:rsidRPr="00D14843">
          <w:rPr>
            <w:rStyle w:val="Hipervnculo"/>
            <w:noProof/>
          </w:rPr>
          <w:t>Node: Abiotic environment</w:t>
        </w:r>
        <w:r w:rsidR="003B3A3B" w:rsidRPr="00D14843">
          <w:rPr>
            <w:noProof/>
          </w:rPr>
          <w:tab/>
        </w:r>
        <w:r w:rsidR="003B3A3B" w:rsidRPr="00D14843">
          <w:rPr>
            <w:noProof/>
          </w:rPr>
          <w:fldChar w:fldCharType="begin"/>
        </w:r>
        <w:r w:rsidR="003B3A3B" w:rsidRPr="00D14843">
          <w:rPr>
            <w:noProof/>
          </w:rPr>
          <w:instrText xml:space="preserve"> PAGEREF _Toc10989883 \h </w:instrText>
        </w:r>
        <w:r w:rsidR="003B3A3B" w:rsidRPr="00D14843">
          <w:rPr>
            <w:noProof/>
          </w:rPr>
        </w:r>
        <w:r w:rsidR="003B3A3B" w:rsidRPr="00D14843">
          <w:rPr>
            <w:noProof/>
          </w:rPr>
          <w:fldChar w:fldCharType="separate"/>
        </w:r>
        <w:r w:rsidR="003B3A3B" w:rsidRPr="00D14843">
          <w:rPr>
            <w:noProof/>
          </w:rPr>
          <w:t>28</w:t>
        </w:r>
        <w:r w:rsidR="003B3A3B" w:rsidRPr="00D14843">
          <w:rPr>
            <w:noProof/>
          </w:rPr>
          <w:fldChar w:fldCharType="end"/>
        </w:r>
      </w:hyperlink>
    </w:p>
    <w:p w14:paraId="61FCCC76"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84" w:history="1">
        <w:r w:rsidR="003B3A3B" w:rsidRPr="00D14843">
          <w:rPr>
            <w:rStyle w:val="Hipervnculo"/>
            <w:noProof/>
          </w:rPr>
          <w:t>3.2.4.5.1.</w:t>
        </w:r>
        <w:r w:rsidR="003B3A3B" w:rsidRPr="00D14843">
          <w:rPr>
            <w:rFonts w:asciiTheme="minorHAnsi" w:eastAsiaTheme="minorEastAsia" w:hAnsiTheme="minorHAnsi" w:cstheme="minorBidi"/>
            <w:noProof/>
            <w:kern w:val="0"/>
          </w:rPr>
          <w:tab/>
        </w:r>
        <w:r w:rsidR="003B3A3B" w:rsidRPr="00D14843">
          <w:rPr>
            <w:rStyle w:val="Hipervnculo"/>
            <w:noProof/>
          </w:rPr>
          <w:t>Node: Abiotic Summaries</w:t>
        </w:r>
        <w:r w:rsidR="003B3A3B" w:rsidRPr="00D14843">
          <w:rPr>
            <w:noProof/>
          </w:rPr>
          <w:tab/>
        </w:r>
        <w:r w:rsidR="003B3A3B" w:rsidRPr="00D14843">
          <w:rPr>
            <w:noProof/>
          </w:rPr>
          <w:fldChar w:fldCharType="begin"/>
        </w:r>
        <w:r w:rsidR="003B3A3B" w:rsidRPr="00D14843">
          <w:rPr>
            <w:noProof/>
          </w:rPr>
          <w:instrText xml:space="preserve"> PAGEREF _Toc10989884 \h </w:instrText>
        </w:r>
        <w:r w:rsidR="003B3A3B" w:rsidRPr="00D14843">
          <w:rPr>
            <w:noProof/>
          </w:rPr>
        </w:r>
        <w:r w:rsidR="003B3A3B" w:rsidRPr="00D14843">
          <w:rPr>
            <w:noProof/>
          </w:rPr>
          <w:fldChar w:fldCharType="separate"/>
        </w:r>
        <w:r w:rsidR="003B3A3B" w:rsidRPr="00D14843">
          <w:rPr>
            <w:noProof/>
          </w:rPr>
          <w:t>29</w:t>
        </w:r>
        <w:r w:rsidR="003B3A3B" w:rsidRPr="00D14843">
          <w:rPr>
            <w:noProof/>
          </w:rPr>
          <w:fldChar w:fldCharType="end"/>
        </w:r>
      </w:hyperlink>
    </w:p>
    <w:p w14:paraId="3A3CBE2F" w14:textId="77777777" w:rsidR="003B3A3B" w:rsidRPr="00D14843" w:rsidRDefault="00160238">
      <w:pPr>
        <w:pStyle w:val="TDC1"/>
        <w:tabs>
          <w:tab w:val="left" w:pos="1320"/>
          <w:tab w:val="right" w:leader="dot" w:pos="9350"/>
        </w:tabs>
        <w:rPr>
          <w:rFonts w:asciiTheme="minorHAnsi" w:eastAsiaTheme="minorEastAsia" w:hAnsiTheme="minorHAnsi" w:cstheme="minorBidi"/>
          <w:noProof/>
          <w:kern w:val="0"/>
        </w:rPr>
      </w:pPr>
      <w:hyperlink w:anchor="_Toc10989885" w:history="1">
        <w:r w:rsidR="003B3A3B" w:rsidRPr="00D14843">
          <w:rPr>
            <w:rStyle w:val="Hipervnculo"/>
            <w:noProof/>
          </w:rPr>
          <w:t>3.2.4.5.1.1.</w:t>
        </w:r>
        <w:r w:rsidR="003B3A3B" w:rsidRPr="00D14843">
          <w:rPr>
            <w:rFonts w:asciiTheme="minorHAnsi" w:eastAsiaTheme="minorEastAsia" w:hAnsiTheme="minorHAnsi" w:cstheme="minorBidi"/>
            <w:noProof/>
            <w:kern w:val="0"/>
          </w:rPr>
          <w:tab/>
        </w:r>
        <w:r w:rsidR="003B3A3B" w:rsidRPr="00D14843">
          <w:rPr>
            <w:rStyle w:val="Hipervnculo"/>
            <w:noProof/>
          </w:rPr>
          <w:t>Node: Abiotic Summary</w:t>
        </w:r>
        <w:r w:rsidR="003B3A3B" w:rsidRPr="00D14843">
          <w:rPr>
            <w:noProof/>
          </w:rPr>
          <w:tab/>
        </w:r>
        <w:r w:rsidR="003B3A3B" w:rsidRPr="00D14843">
          <w:rPr>
            <w:noProof/>
          </w:rPr>
          <w:fldChar w:fldCharType="begin"/>
        </w:r>
        <w:r w:rsidR="003B3A3B" w:rsidRPr="00D14843">
          <w:rPr>
            <w:noProof/>
          </w:rPr>
          <w:instrText xml:space="preserve"> PAGEREF _Toc10989885 \h </w:instrText>
        </w:r>
        <w:r w:rsidR="003B3A3B" w:rsidRPr="00D14843">
          <w:rPr>
            <w:noProof/>
          </w:rPr>
        </w:r>
        <w:r w:rsidR="003B3A3B" w:rsidRPr="00D14843">
          <w:rPr>
            <w:noProof/>
          </w:rPr>
          <w:fldChar w:fldCharType="separate"/>
        </w:r>
        <w:r w:rsidR="003B3A3B" w:rsidRPr="00D14843">
          <w:rPr>
            <w:noProof/>
          </w:rPr>
          <w:t>30</w:t>
        </w:r>
        <w:r w:rsidR="003B3A3B" w:rsidRPr="00D14843">
          <w:rPr>
            <w:noProof/>
          </w:rPr>
          <w:fldChar w:fldCharType="end"/>
        </w:r>
      </w:hyperlink>
    </w:p>
    <w:p w14:paraId="4758D974"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86" w:history="1">
        <w:r w:rsidR="003B3A3B" w:rsidRPr="00D14843">
          <w:rPr>
            <w:rStyle w:val="Hipervnculo"/>
            <w:noProof/>
          </w:rPr>
          <w:t>3.2.4.6.</w:t>
        </w:r>
        <w:r w:rsidR="003B3A3B" w:rsidRPr="00D14843">
          <w:rPr>
            <w:rFonts w:asciiTheme="minorHAnsi" w:eastAsiaTheme="minorEastAsia" w:hAnsiTheme="minorHAnsi" w:cstheme="minorBidi"/>
            <w:noProof/>
            <w:kern w:val="0"/>
          </w:rPr>
          <w:tab/>
        </w:r>
        <w:r w:rsidR="003B3A3B" w:rsidRPr="00D14843">
          <w:rPr>
            <w:rStyle w:val="Hipervnculo"/>
            <w:noProof/>
          </w:rPr>
          <w:t>Node: Biotic processes</w:t>
        </w:r>
        <w:r w:rsidR="003B3A3B" w:rsidRPr="00D14843">
          <w:rPr>
            <w:noProof/>
          </w:rPr>
          <w:tab/>
        </w:r>
        <w:r w:rsidR="003B3A3B" w:rsidRPr="00D14843">
          <w:rPr>
            <w:noProof/>
          </w:rPr>
          <w:fldChar w:fldCharType="begin"/>
        </w:r>
        <w:r w:rsidR="003B3A3B" w:rsidRPr="00D14843">
          <w:rPr>
            <w:noProof/>
          </w:rPr>
          <w:instrText xml:space="preserve"> PAGEREF _Toc10989886 \h </w:instrText>
        </w:r>
        <w:r w:rsidR="003B3A3B" w:rsidRPr="00D14843">
          <w:rPr>
            <w:noProof/>
          </w:rPr>
        </w:r>
        <w:r w:rsidR="003B3A3B" w:rsidRPr="00D14843">
          <w:rPr>
            <w:noProof/>
          </w:rPr>
          <w:fldChar w:fldCharType="separate"/>
        </w:r>
        <w:r w:rsidR="003B3A3B" w:rsidRPr="00D14843">
          <w:rPr>
            <w:noProof/>
          </w:rPr>
          <w:t>31</w:t>
        </w:r>
        <w:r w:rsidR="003B3A3B" w:rsidRPr="00D14843">
          <w:rPr>
            <w:noProof/>
          </w:rPr>
          <w:fldChar w:fldCharType="end"/>
        </w:r>
      </w:hyperlink>
    </w:p>
    <w:p w14:paraId="369B22D0" w14:textId="77777777" w:rsidR="003B3A3B" w:rsidRPr="00D14843" w:rsidRDefault="00160238">
      <w:pPr>
        <w:pStyle w:val="TDC1"/>
        <w:tabs>
          <w:tab w:val="left" w:pos="1100"/>
          <w:tab w:val="right" w:leader="dot" w:pos="9350"/>
        </w:tabs>
        <w:rPr>
          <w:rFonts w:asciiTheme="minorHAnsi" w:eastAsiaTheme="minorEastAsia" w:hAnsiTheme="minorHAnsi" w:cstheme="minorBidi"/>
          <w:noProof/>
          <w:kern w:val="0"/>
        </w:rPr>
      </w:pPr>
      <w:hyperlink w:anchor="_Toc10989887" w:history="1">
        <w:r w:rsidR="003B3A3B" w:rsidRPr="00D14843">
          <w:rPr>
            <w:rStyle w:val="Hipervnculo"/>
            <w:noProof/>
          </w:rPr>
          <w:t>3.2.4.6.1.</w:t>
        </w:r>
        <w:r w:rsidR="003B3A3B" w:rsidRPr="00D14843">
          <w:rPr>
            <w:rFonts w:asciiTheme="minorHAnsi" w:eastAsiaTheme="minorEastAsia" w:hAnsiTheme="minorHAnsi" w:cstheme="minorBidi"/>
            <w:noProof/>
            <w:kern w:val="0"/>
          </w:rPr>
          <w:tab/>
        </w:r>
        <w:r w:rsidR="003B3A3B" w:rsidRPr="00D14843">
          <w:rPr>
            <w:rStyle w:val="Hipervnculo"/>
            <w:noProof/>
          </w:rPr>
          <w:t>Node: Biotic processes summaries</w:t>
        </w:r>
        <w:r w:rsidR="003B3A3B" w:rsidRPr="00D14843">
          <w:rPr>
            <w:noProof/>
          </w:rPr>
          <w:tab/>
        </w:r>
        <w:r w:rsidR="003B3A3B" w:rsidRPr="00D14843">
          <w:rPr>
            <w:noProof/>
          </w:rPr>
          <w:fldChar w:fldCharType="begin"/>
        </w:r>
        <w:r w:rsidR="003B3A3B" w:rsidRPr="00D14843">
          <w:rPr>
            <w:noProof/>
          </w:rPr>
          <w:instrText xml:space="preserve"> PAGEREF _Toc10989887 \h </w:instrText>
        </w:r>
        <w:r w:rsidR="003B3A3B" w:rsidRPr="00D14843">
          <w:rPr>
            <w:noProof/>
          </w:rPr>
        </w:r>
        <w:r w:rsidR="003B3A3B" w:rsidRPr="00D14843">
          <w:rPr>
            <w:noProof/>
          </w:rPr>
          <w:fldChar w:fldCharType="separate"/>
        </w:r>
        <w:r w:rsidR="003B3A3B" w:rsidRPr="00D14843">
          <w:rPr>
            <w:noProof/>
          </w:rPr>
          <w:t>31</w:t>
        </w:r>
        <w:r w:rsidR="003B3A3B" w:rsidRPr="00D14843">
          <w:rPr>
            <w:noProof/>
          </w:rPr>
          <w:fldChar w:fldCharType="end"/>
        </w:r>
      </w:hyperlink>
    </w:p>
    <w:p w14:paraId="78936013" w14:textId="77777777" w:rsidR="003B3A3B" w:rsidRPr="00D14843" w:rsidRDefault="00160238">
      <w:pPr>
        <w:pStyle w:val="TDC1"/>
        <w:tabs>
          <w:tab w:val="left" w:pos="1320"/>
          <w:tab w:val="right" w:leader="dot" w:pos="9350"/>
        </w:tabs>
        <w:rPr>
          <w:rFonts w:asciiTheme="minorHAnsi" w:eastAsiaTheme="minorEastAsia" w:hAnsiTheme="minorHAnsi" w:cstheme="minorBidi"/>
          <w:noProof/>
          <w:kern w:val="0"/>
        </w:rPr>
      </w:pPr>
      <w:hyperlink w:anchor="_Toc10989888" w:history="1">
        <w:r w:rsidR="003B3A3B" w:rsidRPr="00D14843">
          <w:rPr>
            <w:rStyle w:val="Hipervnculo"/>
            <w:noProof/>
          </w:rPr>
          <w:t>3.2.4.6.1.1.</w:t>
        </w:r>
        <w:r w:rsidR="003B3A3B" w:rsidRPr="00D14843">
          <w:rPr>
            <w:rFonts w:asciiTheme="minorHAnsi" w:eastAsiaTheme="minorEastAsia" w:hAnsiTheme="minorHAnsi" w:cstheme="minorBidi"/>
            <w:noProof/>
            <w:kern w:val="0"/>
          </w:rPr>
          <w:tab/>
        </w:r>
        <w:r w:rsidR="003B3A3B" w:rsidRPr="00D14843">
          <w:rPr>
            <w:rStyle w:val="Hipervnculo"/>
            <w:noProof/>
          </w:rPr>
          <w:t>Node: Biotic processes summary</w:t>
        </w:r>
        <w:r w:rsidR="003B3A3B" w:rsidRPr="00D14843">
          <w:rPr>
            <w:noProof/>
          </w:rPr>
          <w:tab/>
        </w:r>
        <w:r w:rsidR="003B3A3B" w:rsidRPr="00D14843">
          <w:rPr>
            <w:noProof/>
          </w:rPr>
          <w:fldChar w:fldCharType="begin"/>
        </w:r>
        <w:r w:rsidR="003B3A3B" w:rsidRPr="00D14843">
          <w:rPr>
            <w:noProof/>
          </w:rPr>
          <w:instrText xml:space="preserve"> PAGEREF _Toc10989888 \h </w:instrText>
        </w:r>
        <w:r w:rsidR="003B3A3B" w:rsidRPr="00D14843">
          <w:rPr>
            <w:noProof/>
          </w:rPr>
        </w:r>
        <w:r w:rsidR="003B3A3B" w:rsidRPr="00D14843">
          <w:rPr>
            <w:noProof/>
          </w:rPr>
          <w:fldChar w:fldCharType="separate"/>
        </w:r>
        <w:r w:rsidR="003B3A3B" w:rsidRPr="00D14843">
          <w:rPr>
            <w:noProof/>
          </w:rPr>
          <w:t>32</w:t>
        </w:r>
        <w:r w:rsidR="003B3A3B" w:rsidRPr="00D14843">
          <w:rPr>
            <w:noProof/>
          </w:rPr>
          <w:fldChar w:fldCharType="end"/>
        </w:r>
      </w:hyperlink>
    </w:p>
    <w:p w14:paraId="48D9A2ED"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889" w:history="1">
        <w:r w:rsidR="003B3A3B" w:rsidRPr="00D14843">
          <w:rPr>
            <w:rStyle w:val="Hipervnculo"/>
            <w:noProof/>
          </w:rPr>
          <w:t>3.2.4.7.</w:t>
        </w:r>
        <w:r w:rsidR="003B3A3B" w:rsidRPr="00D14843">
          <w:rPr>
            <w:rFonts w:asciiTheme="minorHAnsi" w:eastAsiaTheme="minorEastAsia" w:hAnsiTheme="minorHAnsi" w:cstheme="minorBidi"/>
            <w:noProof/>
            <w:kern w:val="0"/>
          </w:rPr>
          <w:tab/>
        </w:r>
        <w:r w:rsidR="003B3A3B" w:rsidRPr="00D14843">
          <w:rPr>
            <w:rStyle w:val="Hipervnculo"/>
            <w:noProof/>
          </w:rPr>
          <w:t>Node: Ecosystem Services</w:t>
        </w:r>
        <w:r w:rsidR="003B3A3B" w:rsidRPr="00D14843">
          <w:rPr>
            <w:noProof/>
          </w:rPr>
          <w:tab/>
        </w:r>
        <w:r w:rsidR="003B3A3B" w:rsidRPr="00D14843">
          <w:rPr>
            <w:noProof/>
          </w:rPr>
          <w:fldChar w:fldCharType="begin"/>
        </w:r>
        <w:r w:rsidR="003B3A3B" w:rsidRPr="00D14843">
          <w:rPr>
            <w:noProof/>
          </w:rPr>
          <w:instrText xml:space="preserve"> PAGEREF _Toc10989889 \h </w:instrText>
        </w:r>
        <w:r w:rsidR="003B3A3B" w:rsidRPr="00D14843">
          <w:rPr>
            <w:noProof/>
          </w:rPr>
        </w:r>
        <w:r w:rsidR="003B3A3B" w:rsidRPr="00D14843">
          <w:rPr>
            <w:noProof/>
          </w:rPr>
          <w:fldChar w:fldCharType="separate"/>
        </w:r>
        <w:r w:rsidR="003B3A3B" w:rsidRPr="00D14843">
          <w:rPr>
            <w:noProof/>
          </w:rPr>
          <w:t>33</w:t>
        </w:r>
        <w:r w:rsidR="003B3A3B" w:rsidRPr="00D14843">
          <w:rPr>
            <w:noProof/>
          </w:rPr>
          <w:fldChar w:fldCharType="end"/>
        </w:r>
      </w:hyperlink>
    </w:p>
    <w:p w14:paraId="604C38D6"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890" w:history="1">
        <w:r w:rsidR="003B3A3B" w:rsidRPr="008E1074">
          <w:rPr>
            <w:rStyle w:val="Hipervnculo"/>
            <w:noProof/>
          </w:rPr>
          <w:t>3.2.4.7.1.</w:t>
        </w:r>
        <w:r w:rsidR="003B3A3B">
          <w:rPr>
            <w:rFonts w:asciiTheme="minorHAnsi" w:eastAsiaTheme="minorEastAsia" w:hAnsiTheme="minorHAnsi" w:cstheme="minorBidi"/>
            <w:noProof/>
            <w:kern w:val="0"/>
          </w:rPr>
          <w:tab/>
        </w:r>
        <w:r w:rsidR="003B3A3B" w:rsidRPr="008E1074">
          <w:rPr>
            <w:rStyle w:val="Hipervnculo"/>
            <w:noProof/>
          </w:rPr>
          <w:t>Node: Services</w:t>
        </w:r>
        <w:r w:rsidR="003B3A3B">
          <w:rPr>
            <w:noProof/>
          </w:rPr>
          <w:tab/>
        </w:r>
        <w:r w:rsidR="003B3A3B">
          <w:rPr>
            <w:noProof/>
          </w:rPr>
          <w:fldChar w:fldCharType="begin"/>
        </w:r>
        <w:r w:rsidR="003B3A3B">
          <w:rPr>
            <w:noProof/>
          </w:rPr>
          <w:instrText xml:space="preserve"> PAGEREF _Toc10989890 \h </w:instrText>
        </w:r>
        <w:r w:rsidR="003B3A3B">
          <w:rPr>
            <w:noProof/>
          </w:rPr>
        </w:r>
        <w:r w:rsidR="003B3A3B">
          <w:rPr>
            <w:noProof/>
          </w:rPr>
          <w:fldChar w:fldCharType="separate"/>
        </w:r>
        <w:r w:rsidR="003B3A3B">
          <w:rPr>
            <w:noProof/>
          </w:rPr>
          <w:t>33</w:t>
        </w:r>
        <w:r w:rsidR="003B3A3B">
          <w:rPr>
            <w:noProof/>
          </w:rPr>
          <w:fldChar w:fldCharType="end"/>
        </w:r>
      </w:hyperlink>
    </w:p>
    <w:p w14:paraId="672D424E"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891" w:history="1">
        <w:r w:rsidR="003B3A3B" w:rsidRPr="008E1074">
          <w:rPr>
            <w:rStyle w:val="Hipervnculo"/>
            <w:noProof/>
          </w:rPr>
          <w:t>3.2.4.7.1.1.</w:t>
        </w:r>
        <w:r w:rsidR="003B3A3B">
          <w:rPr>
            <w:rFonts w:asciiTheme="minorHAnsi" w:eastAsiaTheme="minorEastAsia" w:hAnsiTheme="minorHAnsi" w:cstheme="minorBidi"/>
            <w:noProof/>
            <w:kern w:val="0"/>
          </w:rPr>
          <w:tab/>
        </w:r>
        <w:r w:rsidR="003B3A3B" w:rsidRPr="008E1074">
          <w:rPr>
            <w:rStyle w:val="Hipervnculo"/>
            <w:noProof/>
          </w:rPr>
          <w:t>Node: Ecosystem Service</w:t>
        </w:r>
        <w:r w:rsidR="003B3A3B">
          <w:rPr>
            <w:noProof/>
          </w:rPr>
          <w:tab/>
        </w:r>
        <w:r w:rsidR="003B3A3B">
          <w:rPr>
            <w:noProof/>
          </w:rPr>
          <w:fldChar w:fldCharType="begin"/>
        </w:r>
        <w:r w:rsidR="003B3A3B">
          <w:rPr>
            <w:noProof/>
          </w:rPr>
          <w:instrText xml:space="preserve"> PAGEREF _Toc10989891 \h </w:instrText>
        </w:r>
        <w:r w:rsidR="003B3A3B">
          <w:rPr>
            <w:noProof/>
          </w:rPr>
        </w:r>
        <w:r w:rsidR="003B3A3B">
          <w:rPr>
            <w:noProof/>
          </w:rPr>
          <w:fldChar w:fldCharType="separate"/>
        </w:r>
        <w:r w:rsidR="003B3A3B">
          <w:rPr>
            <w:noProof/>
          </w:rPr>
          <w:t>34</w:t>
        </w:r>
        <w:r w:rsidR="003B3A3B">
          <w:rPr>
            <w:noProof/>
          </w:rPr>
          <w:fldChar w:fldCharType="end"/>
        </w:r>
      </w:hyperlink>
    </w:p>
    <w:p w14:paraId="4E559F00"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892" w:history="1">
        <w:r w:rsidR="003B3A3B" w:rsidRPr="008E1074">
          <w:rPr>
            <w:rStyle w:val="Hipervnculo"/>
            <w:noProof/>
          </w:rPr>
          <w:t>3.2.4.7.2.</w:t>
        </w:r>
        <w:r w:rsidR="003B3A3B">
          <w:rPr>
            <w:rFonts w:asciiTheme="minorHAnsi" w:eastAsiaTheme="minorEastAsia" w:hAnsiTheme="minorHAnsi" w:cstheme="minorBidi"/>
            <w:noProof/>
            <w:kern w:val="0"/>
          </w:rPr>
          <w:tab/>
        </w:r>
        <w:r w:rsidR="003B3A3B" w:rsidRPr="008E1074">
          <w:rPr>
            <w:rStyle w:val="Hipervnculo"/>
            <w:noProof/>
          </w:rPr>
          <w:t>Node: Ecosystem services summaries</w:t>
        </w:r>
        <w:r w:rsidR="003B3A3B">
          <w:rPr>
            <w:noProof/>
          </w:rPr>
          <w:tab/>
        </w:r>
        <w:r w:rsidR="003B3A3B">
          <w:rPr>
            <w:noProof/>
          </w:rPr>
          <w:fldChar w:fldCharType="begin"/>
        </w:r>
        <w:r w:rsidR="003B3A3B">
          <w:rPr>
            <w:noProof/>
          </w:rPr>
          <w:instrText xml:space="preserve"> PAGEREF _Toc10989892 \h </w:instrText>
        </w:r>
        <w:r w:rsidR="003B3A3B">
          <w:rPr>
            <w:noProof/>
          </w:rPr>
        </w:r>
        <w:r w:rsidR="003B3A3B">
          <w:rPr>
            <w:noProof/>
          </w:rPr>
          <w:fldChar w:fldCharType="separate"/>
        </w:r>
        <w:r w:rsidR="003B3A3B">
          <w:rPr>
            <w:noProof/>
          </w:rPr>
          <w:t>34</w:t>
        </w:r>
        <w:r w:rsidR="003B3A3B">
          <w:rPr>
            <w:noProof/>
          </w:rPr>
          <w:fldChar w:fldCharType="end"/>
        </w:r>
      </w:hyperlink>
    </w:p>
    <w:p w14:paraId="45C195B9"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893" w:history="1">
        <w:r w:rsidR="003B3A3B" w:rsidRPr="008E1074">
          <w:rPr>
            <w:rStyle w:val="Hipervnculo"/>
            <w:noProof/>
          </w:rPr>
          <w:t>3.2.4.7.2.1.</w:t>
        </w:r>
        <w:r w:rsidR="003B3A3B">
          <w:rPr>
            <w:rFonts w:asciiTheme="minorHAnsi" w:eastAsiaTheme="minorEastAsia" w:hAnsiTheme="minorHAnsi" w:cstheme="minorBidi"/>
            <w:noProof/>
            <w:kern w:val="0"/>
          </w:rPr>
          <w:tab/>
        </w:r>
        <w:r w:rsidR="003B3A3B" w:rsidRPr="008E1074">
          <w:rPr>
            <w:rStyle w:val="Hipervnculo"/>
            <w:noProof/>
          </w:rPr>
          <w:t>Node: Ecosystem service summary</w:t>
        </w:r>
        <w:r w:rsidR="003B3A3B">
          <w:rPr>
            <w:noProof/>
          </w:rPr>
          <w:tab/>
        </w:r>
        <w:r w:rsidR="003B3A3B">
          <w:rPr>
            <w:noProof/>
          </w:rPr>
          <w:fldChar w:fldCharType="begin"/>
        </w:r>
        <w:r w:rsidR="003B3A3B">
          <w:rPr>
            <w:noProof/>
          </w:rPr>
          <w:instrText xml:space="preserve"> PAGEREF _Toc10989893 \h </w:instrText>
        </w:r>
        <w:r w:rsidR="003B3A3B">
          <w:rPr>
            <w:noProof/>
          </w:rPr>
        </w:r>
        <w:r w:rsidR="003B3A3B">
          <w:rPr>
            <w:noProof/>
          </w:rPr>
          <w:fldChar w:fldCharType="separate"/>
        </w:r>
        <w:r w:rsidR="003B3A3B">
          <w:rPr>
            <w:noProof/>
          </w:rPr>
          <w:t>34</w:t>
        </w:r>
        <w:r w:rsidR="003B3A3B">
          <w:rPr>
            <w:noProof/>
          </w:rPr>
          <w:fldChar w:fldCharType="end"/>
        </w:r>
      </w:hyperlink>
    </w:p>
    <w:p w14:paraId="2E99A211"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894" w:history="1">
        <w:r w:rsidR="003B3A3B" w:rsidRPr="008E1074">
          <w:rPr>
            <w:rStyle w:val="Hipervnculo"/>
            <w:noProof/>
          </w:rPr>
          <w:t>3.2.4.8.</w:t>
        </w:r>
        <w:r w:rsidR="003B3A3B">
          <w:rPr>
            <w:rFonts w:asciiTheme="minorHAnsi" w:eastAsiaTheme="minorEastAsia" w:hAnsiTheme="minorHAnsi" w:cstheme="minorBidi"/>
            <w:noProof/>
            <w:kern w:val="0"/>
          </w:rPr>
          <w:tab/>
        </w:r>
        <w:r w:rsidR="003B3A3B" w:rsidRPr="008E1074">
          <w:rPr>
            <w:rStyle w:val="Hipervnculo"/>
            <w:noProof/>
          </w:rPr>
          <w:t>Node: Threats</w:t>
        </w:r>
        <w:r w:rsidR="003B3A3B">
          <w:rPr>
            <w:noProof/>
          </w:rPr>
          <w:tab/>
        </w:r>
        <w:r w:rsidR="003B3A3B">
          <w:rPr>
            <w:noProof/>
          </w:rPr>
          <w:fldChar w:fldCharType="begin"/>
        </w:r>
        <w:r w:rsidR="003B3A3B">
          <w:rPr>
            <w:noProof/>
          </w:rPr>
          <w:instrText xml:space="preserve"> PAGEREF _Toc10989894 \h </w:instrText>
        </w:r>
        <w:r w:rsidR="003B3A3B">
          <w:rPr>
            <w:noProof/>
          </w:rPr>
        </w:r>
        <w:r w:rsidR="003B3A3B">
          <w:rPr>
            <w:noProof/>
          </w:rPr>
          <w:fldChar w:fldCharType="separate"/>
        </w:r>
        <w:r w:rsidR="003B3A3B">
          <w:rPr>
            <w:noProof/>
          </w:rPr>
          <w:t>35</w:t>
        </w:r>
        <w:r w:rsidR="003B3A3B">
          <w:rPr>
            <w:noProof/>
          </w:rPr>
          <w:fldChar w:fldCharType="end"/>
        </w:r>
      </w:hyperlink>
    </w:p>
    <w:p w14:paraId="56EB2111"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895" w:history="1">
        <w:r w:rsidR="003B3A3B" w:rsidRPr="008E1074">
          <w:rPr>
            <w:rStyle w:val="Hipervnculo"/>
            <w:noProof/>
          </w:rPr>
          <w:t>3.2.4.8.1.</w:t>
        </w:r>
        <w:r w:rsidR="003B3A3B">
          <w:rPr>
            <w:rFonts w:asciiTheme="minorHAnsi" w:eastAsiaTheme="minorEastAsia" w:hAnsiTheme="minorHAnsi" w:cstheme="minorBidi"/>
            <w:noProof/>
            <w:kern w:val="0"/>
          </w:rPr>
          <w:tab/>
        </w:r>
        <w:r w:rsidR="003B3A3B" w:rsidRPr="008E1074">
          <w:rPr>
            <w:rStyle w:val="Hipervnculo"/>
            <w:noProof/>
          </w:rPr>
          <w:t>Node: Threat Summaries</w:t>
        </w:r>
        <w:r w:rsidR="003B3A3B">
          <w:rPr>
            <w:noProof/>
          </w:rPr>
          <w:tab/>
        </w:r>
        <w:r w:rsidR="003B3A3B">
          <w:rPr>
            <w:noProof/>
          </w:rPr>
          <w:fldChar w:fldCharType="begin"/>
        </w:r>
        <w:r w:rsidR="003B3A3B">
          <w:rPr>
            <w:noProof/>
          </w:rPr>
          <w:instrText xml:space="preserve"> PAGEREF _Toc10989895 \h </w:instrText>
        </w:r>
        <w:r w:rsidR="003B3A3B">
          <w:rPr>
            <w:noProof/>
          </w:rPr>
        </w:r>
        <w:r w:rsidR="003B3A3B">
          <w:rPr>
            <w:noProof/>
          </w:rPr>
          <w:fldChar w:fldCharType="separate"/>
        </w:r>
        <w:r w:rsidR="003B3A3B">
          <w:rPr>
            <w:noProof/>
          </w:rPr>
          <w:t>36</w:t>
        </w:r>
        <w:r w:rsidR="003B3A3B">
          <w:rPr>
            <w:noProof/>
          </w:rPr>
          <w:fldChar w:fldCharType="end"/>
        </w:r>
      </w:hyperlink>
    </w:p>
    <w:p w14:paraId="1560808A"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896" w:history="1">
        <w:r w:rsidR="003B3A3B" w:rsidRPr="008E1074">
          <w:rPr>
            <w:rStyle w:val="Hipervnculo"/>
            <w:noProof/>
          </w:rPr>
          <w:t>3.2.4.8.1.1.</w:t>
        </w:r>
        <w:r w:rsidR="003B3A3B">
          <w:rPr>
            <w:rFonts w:asciiTheme="minorHAnsi" w:eastAsiaTheme="minorEastAsia" w:hAnsiTheme="minorHAnsi" w:cstheme="minorBidi"/>
            <w:noProof/>
            <w:kern w:val="0"/>
          </w:rPr>
          <w:tab/>
        </w:r>
        <w:r w:rsidR="003B3A3B" w:rsidRPr="008E1074">
          <w:rPr>
            <w:rStyle w:val="Hipervnculo"/>
            <w:noProof/>
          </w:rPr>
          <w:t>Node: Threat Summary</w:t>
        </w:r>
        <w:r w:rsidR="003B3A3B">
          <w:rPr>
            <w:noProof/>
          </w:rPr>
          <w:tab/>
        </w:r>
        <w:r w:rsidR="003B3A3B">
          <w:rPr>
            <w:noProof/>
          </w:rPr>
          <w:fldChar w:fldCharType="begin"/>
        </w:r>
        <w:r w:rsidR="003B3A3B">
          <w:rPr>
            <w:noProof/>
          </w:rPr>
          <w:instrText xml:space="preserve"> PAGEREF _Toc10989896 \h </w:instrText>
        </w:r>
        <w:r w:rsidR="003B3A3B">
          <w:rPr>
            <w:noProof/>
          </w:rPr>
        </w:r>
        <w:r w:rsidR="003B3A3B">
          <w:rPr>
            <w:noProof/>
          </w:rPr>
          <w:fldChar w:fldCharType="separate"/>
        </w:r>
        <w:r w:rsidR="003B3A3B">
          <w:rPr>
            <w:noProof/>
          </w:rPr>
          <w:t>36</w:t>
        </w:r>
        <w:r w:rsidR="003B3A3B">
          <w:rPr>
            <w:noProof/>
          </w:rPr>
          <w:fldChar w:fldCharType="end"/>
        </w:r>
      </w:hyperlink>
    </w:p>
    <w:p w14:paraId="322FEF2C"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897" w:history="1">
        <w:r w:rsidR="003B3A3B" w:rsidRPr="008E1074">
          <w:rPr>
            <w:rStyle w:val="Hipervnculo"/>
            <w:noProof/>
          </w:rPr>
          <w:t>3.2.4.8.2.</w:t>
        </w:r>
        <w:r w:rsidR="003B3A3B">
          <w:rPr>
            <w:rFonts w:asciiTheme="minorHAnsi" w:eastAsiaTheme="minorEastAsia" w:hAnsiTheme="minorHAnsi" w:cstheme="minorBidi"/>
            <w:noProof/>
            <w:kern w:val="0"/>
          </w:rPr>
          <w:tab/>
        </w:r>
        <w:r w:rsidR="003B3A3B" w:rsidRPr="008E1074">
          <w:rPr>
            <w:rStyle w:val="Hipervnculo"/>
            <w:noProof/>
          </w:rPr>
          <w:t>Node: Threat</w:t>
        </w:r>
        <w:r w:rsidR="003B3A3B">
          <w:rPr>
            <w:noProof/>
          </w:rPr>
          <w:tab/>
        </w:r>
        <w:r w:rsidR="003B3A3B">
          <w:rPr>
            <w:noProof/>
          </w:rPr>
          <w:fldChar w:fldCharType="begin"/>
        </w:r>
        <w:r w:rsidR="003B3A3B">
          <w:rPr>
            <w:noProof/>
          </w:rPr>
          <w:instrText xml:space="preserve"> PAGEREF _Toc10989897 \h </w:instrText>
        </w:r>
        <w:r w:rsidR="003B3A3B">
          <w:rPr>
            <w:noProof/>
          </w:rPr>
        </w:r>
        <w:r w:rsidR="003B3A3B">
          <w:rPr>
            <w:noProof/>
          </w:rPr>
          <w:fldChar w:fldCharType="separate"/>
        </w:r>
        <w:r w:rsidR="003B3A3B">
          <w:rPr>
            <w:noProof/>
          </w:rPr>
          <w:t>37</w:t>
        </w:r>
        <w:r w:rsidR="003B3A3B">
          <w:rPr>
            <w:noProof/>
          </w:rPr>
          <w:fldChar w:fldCharType="end"/>
        </w:r>
      </w:hyperlink>
    </w:p>
    <w:p w14:paraId="73F737EF"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898" w:history="1">
        <w:r w:rsidR="003B3A3B" w:rsidRPr="008E1074">
          <w:rPr>
            <w:rStyle w:val="Hipervnculo"/>
            <w:noProof/>
          </w:rPr>
          <w:t>3.2.4.8.2.1.</w:t>
        </w:r>
        <w:r w:rsidR="003B3A3B">
          <w:rPr>
            <w:rFonts w:asciiTheme="minorHAnsi" w:eastAsiaTheme="minorEastAsia" w:hAnsiTheme="minorHAnsi" w:cstheme="minorBidi"/>
            <w:noProof/>
            <w:kern w:val="0"/>
          </w:rPr>
          <w:tab/>
        </w:r>
        <w:r w:rsidR="003B3A3B" w:rsidRPr="008E1074">
          <w:rPr>
            <w:rStyle w:val="Hipervnculo"/>
            <w:noProof/>
          </w:rPr>
          <w:t>Node: Threat name</w:t>
        </w:r>
        <w:r w:rsidR="003B3A3B">
          <w:rPr>
            <w:noProof/>
          </w:rPr>
          <w:tab/>
        </w:r>
        <w:r w:rsidR="003B3A3B">
          <w:rPr>
            <w:noProof/>
          </w:rPr>
          <w:fldChar w:fldCharType="begin"/>
        </w:r>
        <w:r w:rsidR="003B3A3B">
          <w:rPr>
            <w:noProof/>
          </w:rPr>
          <w:instrText xml:space="preserve"> PAGEREF _Toc10989898 \h </w:instrText>
        </w:r>
        <w:r w:rsidR="003B3A3B">
          <w:rPr>
            <w:noProof/>
          </w:rPr>
        </w:r>
        <w:r w:rsidR="003B3A3B">
          <w:rPr>
            <w:noProof/>
          </w:rPr>
          <w:fldChar w:fldCharType="separate"/>
        </w:r>
        <w:r w:rsidR="003B3A3B">
          <w:rPr>
            <w:noProof/>
          </w:rPr>
          <w:t>37</w:t>
        </w:r>
        <w:r w:rsidR="003B3A3B">
          <w:rPr>
            <w:noProof/>
          </w:rPr>
          <w:fldChar w:fldCharType="end"/>
        </w:r>
      </w:hyperlink>
    </w:p>
    <w:p w14:paraId="6E29BA91"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899" w:history="1">
        <w:r w:rsidR="003B3A3B" w:rsidRPr="008E1074">
          <w:rPr>
            <w:rStyle w:val="Hipervnculo"/>
            <w:noProof/>
          </w:rPr>
          <w:t>3.2.4.8.2.2.</w:t>
        </w:r>
        <w:r w:rsidR="003B3A3B">
          <w:rPr>
            <w:rFonts w:asciiTheme="minorHAnsi" w:eastAsiaTheme="minorEastAsia" w:hAnsiTheme="minorHAnsi" w:cstheme="minorBidi"/>
            <w:noProof/>
            <w:kern w:val="0"/>
          </w:rPr>
          <w:tab/>
        </w:r>
        <w:r w:rsidR="003B3A3B" w:rsidRPr="008E1074">
          <w:rPr>
            <w:rStyle w:val="Hipervnculo"/>
            <w:noProof/>
          </w:rPr>
          <w:t>Node: Threat impact</w:t>
        </w:r>
        <w:r w:rsidR="003B3A3B">
          <w:rPr>
            <w:noProof/>
          </w:rPr>
          <w:tab/>
        </w:r>
        <w:r w:rsidR="003B3A3B">
          <w:rPr>
            <w:noProof/>
          </w:rPr>
          <w:fldChar w:fldCharType="begin"/>
        </w:r>
        <w:r w:rsidR="003B3A3B">
          <w:rPr>
            <w:noProof/>
          </w:rPr>
          <w:instrText xml:space="preserve"> PAGEREF _Toc10989899 \h </w:instrText>
        </w:r>
        <w:r w:rsidR="003B3A3B">
          <w:rPr>
            <w:noProof/>
          </w:rPr>
        </w:r>
        <w:r w:rsidR="003B3A3B">
          <w:rPr>
            <w:noProof/>
          </w:rPr>
          <w:fldChar w:fldCharType="separate"/>
        </w:r>
        <w:r w:rsidR="003B3A3B">
          <w:rPr>
            <w:noProof/>
          </w:rPr>
          <w:t>38</w:t>
        </w:r>
        <w:r w:rsidR="003B3A3B">
          <w:rPr>
            <w:noProof/>
          </w:rPr>
          <w:fldChar w:fldCharType="end"/>
        </w:r>
      </w:hyperlink>
    </w:p>
    <w:p w14:paraId="51E73859"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00" w:history="1">
        <w:r w:rsidR="003B3A3B" w:rsidRPr="008E1074">
          <w:rPr>
            <w:rStyle w:val="Hipervnculo"/>
            <w:noProof/>
          </w:rPr>
          <w:t>3.2.4.8.2.2.1.</w:t>
        </w:r>
        <w:r w:rsidR="003B3A3B">
          <w:rPr>
            <w:rFonts w:asciiTheme="minorHAnsi" w:eastAsiaTheme="minorEastAsia" w:hAnsiTheme="minorHAnsi" w:cstheme="minorBidi"/>
            <w:noProof/>
            <w:kern w:val="0"/>
          </w:rPr>
          <w:tab/>
        </w:r>
        <w:r w:rsidR="003B3A3B" w:rsidRPr="008E1074">
          <w:rPr>
            <w:rStyle w:val="Hipervnculo"/>
            <w:noProof/>
          </w:rPr>
          <w:t>Node: Timing</w:t>
        </w:r>
        <w:r w:rsidR="003B3A3B">
          <w:rPr>
            <w:noProof/>
          </w:rPr>
          <w:tab/>
        </w:r>
        <w:r w:rsidR="003B3A3B">
          <w:rPr>
            <w:noProof/>
          </w:rPr>
          <w:fldChar w:fldCharType="begin"/>
        </w:r>
        <w:r w:rsidR="003B3A3B">
          <w:rPr>
            <w:noProof/>
          </w:rPr>
          <w:instrText xml:space="preserve"> PAGEREF _Toc10989900 \h </w:instrText>
        </w:r>
        <w:r w:rsidR="003B3A3B">
          <w:rPr>
            <w:noProof/>
          </w:rPr>
        </w:r>
        <w:r w:rsidR="003B3A3B">
          <w:rPr>
            <w:noProof/>
          </w:rPr>
          <w:fldChar w:fldCharType="separate"/>
        </w:r>
        <w:r w:rsidR="003B3A3B">
          <w:rPr>
            <w:noProof/>
          </w:rPr>
          <w:t>38</w:t>
        </w:r>
        <w:r w:rsidR="003B3A3B">
          <w:rPr>
            <w:noProof/>
          </w:rPr>
          <w:fldChar w:fldCharType="end"/>
        </w:r>
      </w:hyperlink>
    </w:p>
    <w:p w14:paraId="2E6988EC"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01" w:history="1">
        <w:r w:rsidR="003B3A3B" w:rsidRPr="008E1074">
          <w:rPr>
            <w:rStyle w:val="Hipervnculo"/>
            <w:noProof/>
          </w:rPr>
          <w:t>3.2.4.8.2.2.2.</w:t>
        </w:r>
        <w:r w:rsidR="003B3A3B">
          <w:rPr>
            <w:rFonts w:asciiTheme="minorHAnsi" w:eastAsiaTheme="minorEastAsia" w:hAnsiTheme="minorHAnsi" w:cstheme="minorBidi"/>
            <w:noProof/>
            <w:kern w:val="0"/>
          </w:rPr>
          <w:tab/>
        </w:r>
        <w:r w:rsidR="003B3A3B" w:rsidRPr="008E1074">
          <w:rPr>
            <w:rStyle w:val="Hipervnculo"/>
            <w:noProof/>
          </w:rPr>
          <w:t>Node: Scope</w:t>
        </w:r>
        <w:r w:rsidR="003B3A3B">
          <w:rPr>
            <w:noProof/>
          </w:rPr>
          <w:tab/>
        </w:r>
        <w:r w:rsidR="003B3A3B">
          <w:rPr>
            <w:noProof/>
          </w:rPr>
          <w:fldChar w:fldCharType="begin"/>
        </w:r>
        <w:r w:rsidR="003B3A3B">
          <w:rPr>
            <w:noProof/>
          </w:rPr>
          <w:instrText xml:space="preserve"> PAGEREF _Toc10989901 \h </w:instrText>
        </w:r>
        <w:r w:rsidR="003B3A3B">
          <w:rPr>
            <w:noProof/>
          </w:rPr>
        </w:r>
        <w:r w:rsidR="003B3A3B">
          <w:rPr>
            <w:noProof/>
          </w:rPr>
          <w:fldChar w:fldCharType="separate"/>
        </w:r>
        <w:r w:rsidR="003B3A3B">
          <w:rPr>
            <w:noProof/>
          </w:rPr>
          <w:t>39</w:t>
        </w:r>
        <w:r w:rsidR="003B3A3B">
          <w:rPr>
            <w:noProof/>
          </w:rPr>
          <w:fldChar w:fldCharType="end"/>
        </w:r>
      </w:hyperlink>
    </w:p>
    <w:p w14:paraId="21B6905D"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02" w:history="1">
        <w:r w:rsidR="003B3A3B" w:rsidRPr="008E1074">
          <w:rPr>
            <w:rStyle w:val="Hipervnculo"/>
            <w:noProof/>
          </w:rPr>
          <w:t>3.2.4.8.2.2.3.</w:t>
        </w:r>
        <w:r w:rsidR="003B3A3B">
          <w:rPr>
            <w:rFonts w:asciiTheme="minorHAnsi" w:eastAsiaTheme="minorEastAsia" w:hAnsiTheme="minorHAnsi" w:cstheme="minorBidi"/>
            <w:noProof/>
            <w:kern w:val="0"/>
          </w:rPr>
          <w:tab/>
        </w:r>
        <w:r w:rsidR="003B3A3B" w:rsidRPr="008E1074">
          <w:rPr>
            <w:rStyle w:val="Hipervnculo"/>
            <w:noProof/>
          </w:rPr>
          <w:t>Node: Severity</w:t>
        </w:r>
        <w:r w:rsidR="003B3A3B">
          <w:rPr>
            <w:noProof/>
          </w:rPr>
          <w:tab/>
        </w:r>
        <w:r w:rsidR="003B3A3B">
          <w:rPr>
            <w:noProof/>
          </w:rPr>
          <w:fldChar w:fldCharType="begin"/>
        </w:r>
        <w:r w:rsidR="003B3A3B">
          <w:rPr>
            <w:noProof/>
          </w:rPr>
          <w:instrText xml:space="preserve"> PAGEREF _Toc10989902 \h </w:instrText>
        </w:r>
        <w:r w:rsidR="003B3A3B">
          <w:rPr>
            <w:noProof/>
          </w:rPr>
        </w:r>
        <w:r w:rsidR="003B3A3B">
          <w:rPr>
            <w:noProof/>
          </w:rPr>
          <w:fldChar w:fldCharType="separate"/>
        </w:r>
        <w:r w:rsidR="003B3A3B">
          <w:rPr>
            <w:noProof/>
          </w:rPr>
          <w:t>40</w:t>
        </w:r>
        <w:r w:rsidR="003B3A3B">
          <w:rPr>
            <w:noProof/>
          </w:rPr>
          <w:fldChar w:fldCharType="end"/>
        </w:r>
      </w:hyperlink>
    </w:p>
    <w:p w14:paraId="73CD1653"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03" w:history="1">
        <w:r w:rsidR="003B3A3B" w:rsidRPr="008E1074">
          <w:rPr>
            <w:rStyle w:val="Hipervnculo"/>
            <w:noProof/>
          </w:rPr>
          <w:t>3.2.4.8.2.3.</w:t>
        </w:r>
        <w:r w:rsidR="003B3A3B">
          <w:rPr>
            <w:rFonts w:asciiTheme="minorHAnsi" w:eastAsiaTheme="minorEastAsia" w:hAnsiTheme="minorHAnsi" w:cstheme="minorBidi"/>
            <w:noProof/>
            <w:kern w:val="0"/>
          </w:rPr>
          <w:tab/>
        </w:r>
        <w:r w:rsidR="003B3A3B" w:rsidRPr="008E1074">
          <w:rPr>
            <w:rStyle w:val="Hipervnculo"/>
            <w:noProof/>
          </w:rPr>
          <w:t>Node: Threat descriptions</w:t>
        </w:r>
        <w:r w:rsidR="003B3A3B">
          <w:rPr>
            <w:noProof/>
          </w:rPr>
          <w:tab/>
        </w:r>
        <w:r w:rsidR="003B3A3B">
          <w:rPr>
            <w:noProof/>
          </w:rPr>
          <w:fldChar w:fldCharType="begin"/>
        </w:r>
        <w:r w:rsidR="003B3A3B">
          <w:rPr>
            <w:noProof/>
          </w:rPr>
          <w:instrText xml:space="preserve"> PAGEREF _Toc10989903 \h </w:instrText>
        </w:r>
        <w:r w:rsidR="003B3A3B">
          <w:rPr>
            <w:noProof/>
          </w:rPr>
        </w:r>
        <w:r w:rsidR="003B3A3B">
          <w:rPr>
            <w:noProof/>
          </w:rPr>
          <w:fldChar w:fldCharType="separate"/>
        </w:r>
        <w:r w:rsidR="003B3A3B">
          <w:rPr>
            <w:noProof/>
          </w:rPr>
          <w:t>40</w:t>
        </w:r>
        <w:r w:rsidR="003B3A3B">
          <w:rPr>
            <w:noProof/>
          </w:rPr>
          <w:fldChar w:fldCharType="end"/>
        </w:r>
      </w:hyperlink>
    </w:p>
    <w:p w14:paraId="1DDE667D"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04" w:history="1">
        <w:r w:rsidR="003B3A3B" w:rsidRPr="008E1074">
          <w:rPr>
            <w:rStyle w:val="Hipervnculo"/>
            <w:noProof/>
          </w:rPr>
          <w:t>3.2.4.8.2.3.1.</w:t>
        </w:r>
        <w:r w:rsidR="003B3A3B">
          <w:rPr>
            <w:rFonts w:asciiTheme="minorHAnsi" w:eastAsiaTheme="minorEastAsia" w:hAnsiTheme="minorHAnsi" w:cstheme="minorBidi"/>
            <w:noProof/>
            <w:kern w:val="0"/>
          </w:rPr>
          <w:tab/>
        </w:r>
        <w:r w:rsidR="003B3A3B" w:rsidRPr="008E1074">
          <w:rPr>
            <w:rStyle w:val="Hipervnculo"/>
            <w:noProof/>
          </w:rPr>
          <w:t>Node: Threat description</w:t>
        </w:r>
        <w:r w:rsidR="003B3A3B">
          <w:rPr>
            <w:noProof/>
          </w:rPr>
          <w:tab/>
        </w:r>
        <w:r w:rsidR="003B3A3B">
          <w:rPr>
            <w:noProof/>
          </w:rPr>
          <w:fldChar w:fldCharType="begin"/>
        </w:r>
        <w:r w:rsidR="003B3A3B">
          <w:rPr>
            <w:noProof/>
          </w:rPr>
          <w:instrText xml:space="preserve"> PAGEREF _Toc10989904 \h </w:instrText>
        </w:r>
        <w:r w:rsidR="003B3A3B">
          <w:rPr>
            <w:noProof/>
          </w:rPr>
        </w:r>
        <w:r w:rsidR="003B3A3B">
          <w:rPr>
            <w:noProof/>
          </w:rPr>
          <w:fldChar w:fldCharType="separate"/>
        </w:r>
        <w:r w:rsidR="003B3A3B">
          <w:rPr>
            <w:noProof/>
          </w:rPr>
          <w:t>41</w:t>
        </w:r>
        <w:r w:rsidR="003B3A3B">
          <w:rPr>
            <w:noProof/>
          </w:rPr>
          <w:fldChar w:fldCharType="end"/>
        </w:r>
      </w:hyperlink>
    </w:p>
    <w:p w14:paraId="780E984E"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05" w:history="1">
        <w:r w:rsidR="003B3A3B" w:rsidRPr="008E1074">
          <w:rPr>
            <w:rStyle w:val="Hipervnculo"/>
            <w:noProof/>
          </w:rPr>
          <w:t>3.2.4.8.2.4.</w:t>
        </w:r>
        <w:r w:rsidR="003B3A3B">
          <w:rPr>
            <w:rFonts w:asciiTheme="minorHAnsi" w:eastAsiaTheme="minorEastAsia" w:hAnsiTheme="minorHAnsi" w:cstheme="minorBidi"/>
            <w:noProof/>
            <w:kern w:val="0"/>
          </w:rPr>
          <w:tab/>
        </w:r>
        <w:r w:rsidR="003B3A3B" w:rsidRPr="008E1074">
          <w:rPr>
            <w:rStyle w:val="Hipervnculo"/>
            <w:noProof/>
          </w:rPr>
          <w:t>Node: Threat classification</w:t>
        </w:r>
        <w:r w:rsidR="003B3A3B">
          <w:rPr>
            <w:noProof/>
          </w:rPr>
          <w:tab/>
        </w:r>
        <w:r w:rsidR="003B3A3B">
          <w:rPr>
            <w:noProof/>
          </w:rPr>
          <w:fldChar w:fldCharType="begin"/>
        </w:r>
        <w:r w:rsidR="003B3A3B">
          <w:rPr>
            <w:noProof/>
          </w:rPr>
          <w:instrText xml:space="preserve"> PAGEREF _Toc10989905 \h </w:instrText>
        </w:r>
        <w:r w:rsidR="003B3A3B">
          <w:rPr>
            <w:noProof/>
          </w:rPr>
        </w:r>
        <w:r w:rsidR="003B3A3B">
          <w:rPr>
            <w:noProof/>
          </w:rPr>
          <w:fldChar w:fldCharType="separate"/>
        </w:r>
        <w:r w:rsidR="003B3A3B">
          <w:rPr>
            <w:noProof/>
          </w:rPr>
          <w:t>41</w:t>
        </w:r>
        <w:r w:rsidR="003B3A3B">
          <w:rPr>
            <w:noProof/>
          </w:rPr>
          <w:fldChar w:fldCharType="end"/>
        </w:r>
      </w:hyperlink>
    </w:p>
    <w:p w14:paraId="62F5F2CD"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06" w:history="1">
        <w:r w:rsidR="003B3A3B" w:rsidRPr="008E1074">
          <w:rPr>
            <w:rStyle w:val="Hipervnculo"/>
            <w:noProof/>
          </w:rPr>
          <w:t>3.2.4.8.2.4.1.</w:t>
        </w:r>
        <w:r w:rsidR="003B3A3B">
          <w:rPr>
            <w:rFonts w:asciiTheme="minorHAnsi" w:eastAsiaTheme="minorEastAsia" w:hAnsiTheme="minorHAnsi" w:cstheme="minorBidi"/>
            <w:noProof/>
            <w:kern w:val="0"/>
          </w:rPr>
          <w:tab/>
        </w:r>
        <w:r w:rsidR="003B3A3B" w:rsidRPr="008E1074">
          <w:rPr>
            <w:rStyle w:val="Hipervnculo"/>
            <w:noProof/>
          </w:rPr>
          <w:t>Node: Threat classification element</w:t>
        </w:r>
        <w:r w:rsidR="003B3A3B">
          <w:rPr>
            <w:noProof/>
          </w:rPr>
          <w:tab/>
        </w:r>
        <w:r w:rsidR="003B3A3B">
          <w:rPr>
            <w:noProof/>
          </w:rPr>
          <w:fldChar w:fldCharType="begin"/>
        </w:r>
        <w:r w:rsidR="003B3A3B">
          <w:rPr>
            <w:noProof/>
          </w:rPr>
          <w:instrText xml:space="preserve"> PAGEREF _Toc10989906 \h </w:instrText>
        </w:r>
        <w:r w:rsidR="003B3A3B">
          <w:rPr>
            <w:noProof/>
          </w:rPr>
        </w:r>
        <w:r w:rsidR="003B3A3B">
          <w:rPr>
            <w:noProof/>
          </w:rPr>
          <w:fldChar w:fldCharType="separate"/>
        </w:r>
        <w:r w:rsidR="003B3A3B">
          <w:rPr>
            <w:noProof/>
          </w:rPr>
          <w:t>42</w:t>
        </w:r>
        <w:r w:rsidR="003B3A3B">
          <w:rPr>
            <w:noProof/>
          </w:rPr>
          <w:fldChar w:fldCharType="end"/>
        </w:r>
      </w:hyperlink>
    </w:p>
    <w:p w14:paraId="10709617"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07" w:history="1">
        <w:r w:rsidR="003B3A3B" w:rsidRPr="008E1074">
          <w:rPr>
            <w:rStyle w:val="Hipervnculo"/>
            <w:noProof/>
          </w:rPr>
          <w:t>3.2.4.9.</w:t>
        </w:r>
        <w:r w:rsidR="003B3A3B">
          <w:rPr>
            <w:rFonts w:asciiTheme="minorHAnsi" w:eastAsiaTheme="minorEastAsia" w:hAnsiTheme="minorHAnsi" w:cstheme="minorBidi"/>
            <w:noProof/>
            <w:kern w:val="0"/>
          </w:rPr>
          <w:tab/>
        </w:r>
        <w:r w:rsidR="003B3A3B" w:rsidRPr="008E1074">
          <w:rPr>
            <w:rStyle w:val="Hipervnculo"/>
            <w:noProof/>
          </w:rPr>
          <w:t>Node: Conservation actions</w:t>
        </w:r>
        <w:r w:rsidR="003B3A3B">
          <w:rPr>
            <w:noProof/>
          </w:rPr>
          <w:tab/>
        </w:r>
        <w:r w:rsidR="003B3A3B">
          <w:rPr>
            <w:noProof/>
          </w:rPr>
          <w:fldChar w:fldCharType="begin"/>
        </w:r>
        <w:r w:rsidR="003B3A3B">
          <w:rPr>
            <w:noProof/>
          </w:rPr>
          <w:instrText xml:space="preserve"> PAGEREF _Toc10989907 \h </w:instrText>
        </w:r>
        <w:r w:rsidR="003B3A3B">
          <w:rPr>
            <w:noProof/>
          </w:rPr>
        </w:r>
        <w:r w:rsidR="003B3A3B">
          <w:rPr>
            <w:noProof/>
          </w:rPr>
          <w:fldChar w:fldCharType="separate"/>
        </w:r>
        <w:r w:rsidR="003B3A3B">
          <w:rPr>
            <w:noProof/>
          </w:rPr>
          <w:t>43</w:t>
        </w:r>
        <w:r w:rsidR="003B3A3B">
          <w:rPr>
            <w:noProof/>
          </w:rPr>
          <w:fldChar w:fldCharType="end"/>
        </w:r>
      </w:hyperlink>
    </w:p>
    <w:p w14:paraId="4A3AAE3F"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08" w:history="1">
        <w:r w:rsidR="003B3A3B" w:rsidRPr="008E1074">
          <w:rPr>
            <w:rStyle w:val="Hipervnculo"/>
            <w:noProof/>
          </w:rPr>
          <w:t>3.2.4.9.1.</w:t>
        </w:r>
        <w:r w:rsidR="003B3A3B">
          <w:rPr>
            <w:rFonts w:asciiTheme="minorHAnsi" w:eastAsiaTheme="minorEastAsia" w:hAnsiTheme="minorHAnsi" w:cstheme="minorBidi"/>
            <w:noProof/>
            <w:kern w:val="0"/>
          </w:rPr>
          <w:tab/>
        </w:r>
        <w:r w:rsidR="003B3A3B" w:rsidRPr="008E1074">
          <w:rPr>
            <w:rStyle w:val="Hipervnculo"/>
            <w:noProof/>
          </w:rPr>
          <w:t>Node: Conservation Summaries</w:t>
        </w:r>
        <w:r w:rsidR="003B3A3B">
          <w:rPr>
            <w:noProof/>
          </w:rPr>
          <w:tab/>
        </w:r>
        <w:r w:rsidR="003B3A3B">
          <w:rPr>
            <w:noProof/>
          </w:rPr>
          <w:fldChar w:fldCharType="begin"/>
        </w:r>
        <w:r w:rsidR="003B3A3B">
          <w:rPr>
            <w:noProof/>
          </w:rPr>
          <w:instrText xml:space="preserve"> PAGEREF _Toc10989908 \h </w:instrText>
        </w:r>
        <w:r w:rsidR="003B3A3B">
          <w:rPr>
            <w:noProof/>
          </w:rPr>
        </w:r>
        <w:r w:rsidR="003B3A3B">
          <w:rPr>
            <w:noProof/>
          </w:rPr>
          <w:fldChar w:fldCharType="separate"/>
        </w:r>
        <w:r w:rsidR="003B3A3B">
          <w:rPr>
            <w:noProof/>
          </w:rPr>
          <w:t>43</w:t>
        </w:r>
        <w:r w:rsidR="003B3A3B">
          <w:rPr>
            <w:noProof/>
          </w:rPr>
          <w:fldChar w:fldCharType="end"/>
        </w:r>
      </w:hyperlink>
    </w:p>
    <w:p w14:paraId="483B8213"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09" w:history="1">
        <w:r w:rsidR="003B3A3B" w:rsidRPr="008E1074">
          <w:rPr>
            <w:rStyle w:val="Hipervnculo"/>
            <w:noProof/>
          </w:rPr>
          <w:t>3.2.4.9.1.1.</w:t>
        </w:r>
        <w:r w:rsidR="003B3A3B">
          <w:rPr>
            <w:rFonts w:asciiTheme="minorHAnsi" w:eastAsiaTheme="minorEastAsia" w:hAnsiTheme="minorHAnsi" w:cstheme="minorBidi"/>
            <w:noProof/>
            <w:kern w:val="0"/>
          </w:rPr>
          <w:tab/>
        </w:r>
        <w:r w:rsidR="003B3A3B" w:rsidRPr="008E1074">
          <w:rPr>
            <w:rStyle w:val="Hipervnculo"/>
            <w:noProof/>
          </w:rPr>
          <w:t>Node: Conservation-Summary</w:t>
        </w:r>
        <w:r w:rsidR="003B3A3B">
          <w:rPr>
            <w:noProof/>
          </w:rPr>
          <w:tab/>
        </w:r>
        <w:r w:rsidR="003B3A3B">
          <w:rPr>
            <w:noProof/>
          </w:rPr>
          <w:fldChar w:fldCharType="begin"/>
        </w:r>
        <w:r w:rsidR="003B3A3B">
          <w:rPr>
            <w:noProof/>
          </w:rPr>
          <w:instrText xml:space="preserve"> PAGEREF _Toc10989909 \h </w:instrText>
        </w:r>
        <w:r w:rsidR="003B3A3B">
          <w:rPr>
            <w:noProof/>
          </w:rPr>
        </w:r>
        <w:r w:rsidR="003B3A3B">
          <w:rPr>
            <w:noProof/>
          </w:rPr>
          <w:fldChar w:fldCharType="separate"/>
        </w:r>
        <w:r w:rsidR="003B3A3B">
          <w:rPr>
            <w:noProof/>
          </w:rPr>
          <w:t>44</w:t>
        </w:r>
        <w:r w:rsidR="003B3A3B">
          <w:rPr>
            <w:noProof/>
          </w:rPr>
          <w:fldChar w:fldCharType="end"/>
        </w:r>
      </w:hyperlink>
    </w:p>
    <w:p w14:paraId="2DF9EEEA"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10" w:history="1">
        <w:r w:rsidR="003B3A3B" w:rsidRPr="008E1074">
          <w:rPr>
            <w:rStyle w:val="Hipervnculo"/>
            <w:noProof/>
          </w:rPr>
          <w:t>3.2.4.9.2.</w:t>
        </w:r>
        <w:r w:rsidR="003B3A3B">
          <w:rPr>
            <w:rFonts w:asciiTheme="minorHAnsi" w:eastAsiaTheme="minorEastAsia" w:hAnsiTheme="minorHAnsi" w:cstheme="minorBidi"/>
            <w:noProof/>
            <w:kern w:val="0"/>
          </w:rPr>
          <w:tab/>
        </w:r>
        <w:r w:rsidR="003B3A3B" w:rsidRPr="008E1074">
          <w:rPr>
            <w:rStyle w:val="Hipervnculo"/>
            <w:noProof/>
          </w:rPr>
          <w:t>Node: Conservation action</w:t>
        </w:r>
        <w:r w:rsidR="003B3A3B">
          <w:rPr>
            <w:noProof/>
          </w:rPr>
          <w:tab/>
        </w:r>
        <w:r w:rsidR="003B3A3B">
          <w:rPr>
            <w:noProof/>
          </w:rPr>
          <w:fldChar w:fldCharType="begin"/>
        </w:r>
        <w:r w:rsidR="003B3A3B">
          <w:rPr>
            <w:noProof/>
          </w:rPr>
          <w:instrText xml:space="preserve"> PAGEREF _Toc10989910 \h </w:instrText>
        </w:r>
        <w:r w:rsidR="003B3A3B">
          <w:rPr>
            <w:noProof/>
          </w:rPr>
        </w:r>
        <w:r w:rsidR="003B3A3B">
          <w:rPr>
            <w:noProof/>
          </w:rPr>
          <w:fldChar w:fldCharType="separate"/>
        </w:r>
        <w:r w:rsidR="003B3A3B">
          <w:rPr>
            <w:noProof/>
          </w:rPr>
          <w:t>45</w:t>
        </w:r>
        <w:r w:rsidR="003B3A3B">
          <w:rPr>
            <w:noProof/>
          </w:rPr>
          <w:fldChar w:fldCharType="end"/>
        </w:r>
      </w:hyperlink>
    </w:p>
    <w:p w14:paraId="684F62F1"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11" w:history="1">
        <w:r w:rsidR="003B3A3B" w:rsidRPr="008E1074">
          <w:rPr>
            <w:rStyle w:val="Hipervnculo"/>
            <w:noProof/>
          </w:rPr>
          <w:t>3.2.4.9.2.1.</w:t>
        </w:r>
        <w:r w:rsidR="003B3A3B">
          <w:rPr>
            <w:rFonts w:asciiTheme="minorHAnsi" w:eastAsiaTheme="minorEastAsia" w:hAnsiTheme="minorHAnsi" w:cstheme="minorBidi"/>
            <w:noProof/>
            <w:kern w:val="0"/>
          </w:rPr>
          <w:tab/>
        </w:r>
        <w:r w:rsidR="003B3A3B" w:rsidRPr="008E1074">
          <w:rPr>
            <w:rStyle w:val="Hipervnculo"/>
            <w:noProof/>
          </w:rPr>
          <w:t>Node: Conservation action name</w:t>
        </w:r>
        <w:r w:rsidR="003B3A3B">
          <w:rPr>
            <w:noProof/>
          </w:rPr>
          <w:tab/>
        </w:r>
        <w:r w:rsidR="003B3A3B">
          <w:rPr>
            <w:noProof/>
          </w:rPr>
          <w:fldChar w:fldCharType="begin"/>
        </w:r>
        <w:r w:rsidR="003B3A3B">
          <w:rPr>
            <w:noProof/>
          </w:rPr>
          <w:instrText xml:space="preserve"> PAGEREF _Toc10989911 \h </w:instrText>
        </w:r>
        <w:r w:rsidR="003B3A3B">
          <w:rPr>
            <w:noProof/>
          </w:rPr>
        </w:r>
        <w:r w:rsidR="003B3A3B">
          <w:rPr>
            <w:noProof/>
          </w:rPr>
          <w:fldChar w:fldCharType="separate"/>
        </w:r>
        <w:r w:rsidR="003B3A3B">
          <w:rPr>
            <w:noProof/>
          </w:rPr>
          <w:t>45</w:t>
        </w:r>
        <w:r w:rsidR="003B3A3B">
          <w:rPr>
            <w:noProof/>
          </w:rPr>
          <w:fldChar w:fldCharType="end"/>
        </w:r>
      </w:hyperlink>
    </w:p>
    <w:p w14:paraId="4893B2E2"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12" w:history="1">
        <w:r w:rsidR="003B3A3B" w:rsidRPr="008E1074">
          <w:rPr>
            <w:rStyle w:val="Hipervnculo"/>
            <w:noProof/>
          </w:rPr>
          <w:t>3.2.4.9.2.2.</w:t>
        </w:r>
        <w:r w:rsidR="003B3A3B">
          <w:rPr>
            <w:rFonts w:asciiTheme="minorHAnsi" w:eastAsiaTheme="minorEastAsia" w:hAnsiTheme="minorHAnsi" w:cstheme="minorBidi"/>
            <w:noProof/>
            <w:kern w:val="0"/>
          </w:rPr>
          <w:tab/>
        </w:r>
        <w:r w:rsidR="003B3A3B" w:rsidRPr="008E1074">
          <w:rPr>
            <w:rStyle w:val="Hipervnculo"/>
            <w:noProof/>
          </w:rPr>
          <w:t>Node: Conservation action descriptions</w:t>
        </w:r>
        <w:r w:rsidR="003B3A3B">
          <w:rPr>
            <w:noProof/>
          </w:rPr>
          <w:tab/>
        </w:r>
        <w:r w:rsidR="003B3A3B">
          <w:rPr>
            <w:noProof/>
          </w:rPr>
          <w:fldChar w:fldCharType="begin"/>
        </w:r>
        <w:r w:rsidR="003B3A3B">
          <w:rPr>
            <w:noProof/>
          </w:rPr>
          <w:instrText xml:space="preserve"> PAGEREF _Toc10989912 \h </w:instrText>
        </w:r>
        <w:r w:rsidR="003B3A3B">
          <w:rPr>
            <w:noProof/>
          </w:rPr>
        </w:r>
        <w:r w:rsidR="003B3A3B">
          <w:rPr>
            <w:noProof/>
          </w:rPr>
          <w:fldChar w:fldCharType="separate"/>
        </w:r>
        <w:r w:rsidR="003B3A3B">
          <w:rPr>
            <w:noProof/>
          </w:rPr>
          <w:t>46</w:t>
        </w:r>
        <w:r w:rsidR="003B3A3B">
          <w:rPr>
            <w:noProof/>
          </w:rPr>
          <w:fldChar w:fldCharType="end"/>
        </w:r>
      </w:hyperlink>
    </w:p>
    <w:p w14:paraId="65426130"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13" w:history="1">
        <w:r w:rsidR="003B3A3B" w:rsidRPr="008E1074">
          <w:rPr>
            <w:rStyle w:val="Hipervnculo"/>
            <w:noProof/>
          </w:rPr>
          <w:t>3.2.4.9.2.2.1.</w:t>
        </w:r>
        <w:r w:rsidR="003B3A3B">
          <w:rPr>
            <w:rFonts w:asciiTheme="minorHAnsi" w:eastAsiaTheme="minorEastAsia" w:hAnsiTheme="minorHAnsi" w:cstheme="minorBidi"/>
            <w:noProof/>
            <w:kern w:val="0"/>
          </w:rPr>
          <w:tab/>
        </w:r>
        <w:r w:rsidR="003B3A3B" w:rsidRPr="008E1074">
          <w:rPr>
            <w:rStyle w:val="Hipervnculo"/>
            <w:noProof/>
          </w:rPr>
          <w:t>Node: Conservation action description</w:t>
        </w:r>
        <w:r w:rsidR="003B3A3B">
          <w:rPr>
            <w:noProof/>
          </w:rPr>
          <w:tab/>
        </w:r>
        <w:r w:rsidR="003B3A3B">
          <w:rPr>
            <w:noProof/>
          </w:rPr>
          <w:fldChar w:fldCharType="begin"/>
        </w:r>
        <w:r w:rsidR="003B3A3B">
          <w:rPr>
            <w:noProof/>
          </w:rPr>
          <w:instrText xml:space="preserve"> PAGEREF _Toc10989913 \h </w:instrText>
        </w:r>
        <w:r w:rsidR="003B3A3B">
          <w:rPr>
            <w:noProof/>
          </w:rPr>
        </w:r>
        <w:r w:rsidR="003B3A3B">
          <w:rPr>
            <w:noProof/>
          </w:rPr>
          <w:fldChar w:fldCharType="separate"/>
        </w:r>
        <w:r w:rsidR="003B3A3B">
          <w:rPr>
            <w:noProof/>
          </w:rPr>
          <w:t>46</w:t>
        </w:r>
        <w:r w:rsidR="003B3A3B">
          <w:rPr>
            <w:noProof/>
          </w:rPr>
          <w:fldChar w:fldCharType="end"/>
        </w:r>
      </w:hyperlink>
    </w:p>
    <w:p w14:paraId="3E976D84"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14" w:history="1">
        <w:r w:rsidR="003B3A3B" w:rsidRPr="008E1074">
          <w:rPr>
            <w:rStyle w:val="Hipervnculo"/>
            <w:noProof/>
          </w:rPr>
          <w:t>3.2.4.9.2.3.</w:t>
        </w:r>
        <w:r w:rsidR="003B3A3B">
          <w:rPr>
            <w:rFonts w:asciiTheme="minorHAnsi" w:eastAsiaTheme="minorEastAsia" w:hAnsiTheme="minorHAnsi" w:cstheme="minorBidi"/>
            <w:noProof/>
            <w:kern w:val="0"/>
          </w:rPr>
          <w:tab/>
        </w:r>
        <w:r w:rsidR="003B3A3B" w:rsidRPr="008E1074">
          <w:rPr>
            <w:rStyle w:val="Hipervnculo"/>
            <w:noProof/>
          </w:rPr>
          <w:t>Node: Conservation action classification</w:t>
        </w:r>
        <w:r w:rsidR="003B3A3B">
          <w:rPr>
            <w:noProof/>
          </w:rPr>
          <w:tab/>
        </w:r>
        <w:r w:rsidR="003B3A3B">
          <w:rPr>
            <w:noProof/>
          </w:rPr>
          <w:fldChar w:fldCharType="begin"/>
        </w:r>
        <w:r w:rsidR="003B3A3B">
          <w:rPr>
            <w:noProof/>
          </w:rPr>
          <w:instrText xml:space="preserve"> PAGEREF _Toc10989914 \h </w:instrText>
        </w:r>
        <w:r w:rsidR="003B3A3B">
          <w:rPr>
            <w:noProof/>
          </w:rPr>
        </w:r>
        <w:r w:rsidR="003B3A3B">
          <w:rPr>
            <w:noProof/>
          </w:rPr>
          <w:fldChar w:fldCharType="separate"/>
        </w:r>
        <w:r w:rsidR="003B3A3B">
          <w:rPr>
            <w:noProof/>
          </w:rPr>
          <w:t>47</w:t>
        </w:r>
        <w:r w:rsidR="003B3A3B">
          <w:rPr>
            <w:noProof/>
          </w:rPr>
          <w:fldChar w:fldCharType="end"/>
        </w:r>
      </w:hyperlink>
    </w:p>
    <w:p w14:paraId="52513D30"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15" w:history="1">
        <w:r w:rsidR="003B3A3B" w:rsidRPr="008E1074">
          <w:rPr>
            <w:rStyle w:val="Hipervnculo"/>
            <w:noProof/>
          </w:rPr>
          <w:t>3.2.4.9.2.3.1.</w:t>
        </w:r>
        <w:r w:rsidR="003B3A3B">
          <w:rPr>
            <w:rFonts w:asciiTheme="minorHAnsi" w:eastAsiaTheme="minorEastAsia" w:hAnsiTheme="minorHAnsi" w:cstheme="minorBidi"/>
            <w:noProof/>
            <w:kern w:val="0"/>
          </w:rPr>
          <w:tab/>
        </w:r>
        <w:r w:rsidR="003B3A3B" w:rsidRPr="008E1074">
          <w:rPr>
            <w:rStyle w:val="Hipervnculo"/>
            <w:noProof/>
          </w:rPr>
          <w:t>Node: Conservation action classification element</w:t>
        </w:r>
        <w:r w:rsidR="003B3A3B">
          <w:rPr>
            <w:noProof/>
          </w:rPr>
          <w:tab/>
        </w:r>
        <w:r w:rsidR="003B3A3B">
          <w:rPr>
            <w:noProof/>
          </w:rPr>
          <w:fldChar w:fldCharType="begin"/>
        </w:r>
        <w:r w:rsidR="003B3A3B">
          <w:rPr>
            <w:noProof/>
          </w:rPr>
          <w:instrText xml:space="preserve"> PAGEREF _Toc10989915 \h </w:instrText>
        </w:r>
        <w:r w:rsidR="003B3A3B">
          <w:rPr>
            <w:noProof/>
          </w:rPr>
        </w:r>
        <w:r w:rsidR="003B3A3B">
          <w:rPr>
            <w:noProof/>
          </w:rPr>
          <w:fldChar w:fldCharType="separate"/>
        </w:r>
        <w:r w:rsidR="003B3A3B">
          <w:rPr>
            <w:noProof/>
          </w:rPr>
          <w:t>47</w:t>
        </w:r>
        <w:r w:rsidR="003B3A3B">
          <w:rPr>
            <w:noProof/>
          </w:rPr>
          <w:fldChar w:fldCharType="end"/>
        </w:r>
      </w:hyperlink>
    </w:p>
    <w:p w14:paraId="11A54B48"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16" w:history="1">
        <w:r w:rsidR="003B3A3B" w:rsidRPr="008E1074">
          <w:rPr>
            <w:rStyle w:val="Hipervnculo"/>
            <w:noProof/>
          </w:rPr>
          <w:t>3.2.4.10.</w:t>
        </w:r>
        <w:r w:rsidR="003B3A3B">
          <w:rPr>
            <w:rFonts w:asciiTheme="minorHAnsi" w:eastAsiaTheme="minorEastAsia" w:hAnsiTheme="minorHAnsi" w:cstheme="minorBidi"/>
            <w:noProof/>
            <w:kern w:val="0"/>
          </w:rPr>
          <w:tab/>
        </w:r>
        <w:r w:rsidR="003B3A3B" w:rsidRPr="008E1074">
          <w:rPr>
            <w:rStyle w:val="Hipervnculo"/>
            <w:noProof/>
          </w:rPr>
          <w:t>Node: Research needs</w:t>
        </w:r>
        <w:r w:rsidR="003B3A3B">
          <w:rPr>
            <w:noProof/>
          </w:rPr>
          <w:tab/>
        </w:r>
        <w:r w:rsidR="003B3A3B">
          <w:rPr>
            <w:noProof/>
          </w:rPr>
          <w:fldChar w:fldCharType="begin"/>
        </w:r>
        <w:r w:rsidR="003B3A3B">
          <w:rPr>
            <w:noProof/>
          </w:rPr>
          <w:instrText xml:space="preserve"> PAGEREF _Toc10989916 \h </w:instrText>
        </w:r>
        <w:r w:rsidR="003B3A3B">
          <w:rPr>
            <w:noProof/>
          </w:rPr>
        </w:r>
        <w:r w:rsidR="003B3A3B">
          <w:rPr>
            <w:noProof/>
          </w:rPr>
          <w:fldChar w:fldCharType="separate"/>
        </w:r>
        <w:r w:rsidR="003B3A3B">
          <w:rPr>
            <w:noProof/>
          </w:rPr>
          <w:t>48</w:t>
        </w:r>
        <w:r w:rsidR="003B3A3B">
          <w:rPr>
            <w:noProof/>
          </w:rPr>
          <w:fldChar w:fldCharType="end"/>
        </w:r>
      </w:hyperlink>
    </w:p>
    <w:p w14:paraId="0D45D1C4"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17" w:history="1">
        <w:r w:rsidR="003B3A3B" w:rsidRPr="008E1074">
          <w:rPr>
            <w:rStyle w:val="Hipervnculo"/>
            <w:noProof/>
          </w:rPr>
          <w:t>3.2.4.10.1.</w:t>
        </w:r>
        <w:r w:rsidR="003B3A3B">
          <w:rPr>
            <w:rFonts w:asciiTheme="minorHAnsi" w:eastAsiaTheme="minorEastAsia" w:hAnsiTheme="minorHAnsi" w:cstheme="minorBidi"/>
            <w:noProof/>
            <w:kern w:val="0"/>
          </w:rPr>
          <w:tab/>
        </w:r>
        <w:r w:rsidR="003B3A3B" w:rsidRPr="008E1074">
          <w:rPr>
            <w:rStyle w:val="Hipervnculo"/>
            <w:noProof/>
          </w:rPr>
          <w:t>Node: Research needs summaries</w:t>
        </w:r>
        <w:r w:rsidR="003B3A3B">
          <w:rPr>
            <w:noProof/>
          </w:rPr>
          <w:tab/>
        </w:r>
        <w:r w:rsidR="003B3A3B">
          <w:rPr>
            <w:noProof/>
          </w:rPr>
          <w:fldChar w:fldCharType="begin"/>
        </w:r>
        <w:r w:rsidR="003B3A3B">
          <w:rPr>
            <w:noProof/>
          </w:rPr>
          <w:instrText xml:space="preserve"> PAGEREF _Toc10989917 \h </w:instrText>
        </w:r>
        <w:r w:rsidR="003B3A3B">
          <w:rPr>
            <w:noProof/>
          </w:rPr>
        </w:r>
        <w:r w:rsidR="003B3A3B">
          <w:rPr>
            <w:noProof/>
          </w:rPr>
          <w:fldChar w:fldCharType="separate"/>
        </w:r>
        <w:r w:rsidR="003B3A3B">
          <w:rPr>
            <w:noProof/>
          </w:rPr>
          <w:t>49</w:t>
        </w:r>
        <w:r w:rsidR="003B3A3B">
          <w:rPr>
            <w:noProof/>
          </w:rPr>
          <w:fldChar w:fldCharType="end"/>
        </w:r>
      </w:hyperlink>
    </w:p>
    <w:p w14:paraId="4A8D000E"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18" w:history="1">
        <w:r w:rsidR="003B3A3B" w:rsidRPr="008E1074">
          <w:rPr>
            <w:rStyle w:val="Hipervnculo"/>
            <w:noProof/>
          </w:rPr>
          <w:t>3.2.4.10.1.1.</w:t>
        </w:r>
        <w:r w:rsidR="003B3A3B">
          <w:rPr>
            <w:rFonts w:asciiTheme="minorHAnsi" w:eastAsiaTheme="minorEastAsia" w:hAnsiTheme="minorHAnsi" w:cstheme="minorBidi"/>
            <w:noProof/>
            <w:kern w:val="0"/>
          </w:rPr>
          <w:tab/>
        </w:r>
        <w:r w:rsidR="003B3A3B" w:rsidRPr="008E1074">
          <w:rPr>
            <w:rStyle w:val="Hipervnculo"/>
            <w:noProof/>
          </w:rPr>
          <w:t>Node: Research needs summary</w:t>
        </w:r>
        <w:r w:rsidR="003B3A3B">
          <w:rPr>
            <w:noProof/>
          </w:rPr>
          <w:tab/>
        </w:r>
        <w:r w:rsidR="003B3A3B">
          <w:rPr>
            <w:noProof/>
          </w:rPr>
          <w:fldChar w:fldCharType="begin"/>
        </w:r>
        <w:r w:rsidR="003B3A3B">
          <w:rPr>
            <w:noProof/>
          </w:rPr>
          <w:instrText xml:space="preserve"> PAGEREF _Toc10989918 \h </w:instrText>
        </w:r>
        <w:r w:rsidR="003B3A3B">
          <w:rPr>
            <w:noProof/>
          </w:rPr>
        </w:r>
        <w:r w:rsidR="003B3A3B">
          <w:rPr>
            <w:noProof/>
          </w:rPr>
          <w:fldChar w:fldCharType="separate"/>
        </w:r>
        <w:r w:rsidR="003B3A3B">
          <w:rPr>
            <w:noProof/>
          </w:rPr>
          <w:t>49</w:t>
        </w:r>
        <w:r w:rsidR="003B3A3B">
          <w:rPr>
            <w:noProof/>
          </w:rPr>
          <w:fldChar w:fldCharType="end"/>
        </w:r>
      </w:hyperlink>
    </w:p>
    <w:p w14:paraId="1E47E73D"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19" w:history="1">
        <w:r w:rsidR="003B3A3B" w:rsidRPr="008E1074">
          <w:rPr>
            <w:rStyle w:val="Hipervnculo"/>
            <w:noProof/>
          </w:rPr>
          <w:t>3.2.4.10.2.</w:t>
        </w:r>
        <w:r w:rsidR="003B3A3B">
          <w:rPr>
            <w:rFonts w:asciiTheme="minorHAnsi" w:eastAsiaTheme="minorEastAsia" w:hAnsiTheme="minorHAnsi" w:cstheme="minorBidi"/>
            <w:noProof/>
            <w:kern w:val="0"/>
          </w:rPr>
          <w:tab/>
        </w:r>
        <w:r w:rsidR="003B3A3B" w:rsidRPr="008E1074">
          <w:rPr>
            <w:rStyle w:val="Hipervnculo"/>
            <w:noProof/>
          </w:rPr>
          <w:t>Node: Research needed</w:t>
        </w:r>
        <w:r w:rsidR="003B3A3B">
          <w:rPr>
            <w:noProof/>
          </w:rPr>
          <w:tab/>
        </w:r>
        <w:r w:rsidR="003B3A3B">
          <w:rPr>
            <w:noProof/>
          </w:rPr>
          <w:fldChar w:fldCharType="begin"/>
        </w:r>
        <w:r w:rsidR="003B3A3B">
          <w:rPr>
            <w:noProof/>
          </w:rPr>
          <w:instrText xml:space="preserve"> PAGEREF _Toc10989919 \h </w:instrText>
        </w:r>
        <w:r w:rsidR="003B3A3B">
          <w:rPr>
            <w:noProof/>
          </w:rPr>
        </w:r>
        <w:r w:rsidR="003B3A3B">
          <w:rPr>
            <w:noProof/>
          </w:rPr>
          <w:fldChar w:fldCharType="separate"/>
        </w:r>
        <w:r w:rsidR="003B3A3B">
          <w:rPr>
            <w:noProof/>
          </w:rPr>
          <w:t>50</w:t>
        </w:r>
        <w:r w:rsidR="003B3A3B">
          <w:rPr>
            <w:noProof/>
          </w:rPr>
          <w:fldChar w:fldCharType="end"/>
        </w:r>
      </w:hyperlink>
    </w:p>
    <w:p w14:paraId="477ED3F2"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20" w:history="1">
        <w:r w:rsidR="003B3A3B" w:rsidRPr="008E1074">
          <w:rPr>
            <w:rStyle w:val="Hipervnculo"/>
            <w:noProof/>
          </w:rPr>
          <w:t>3.2.4.10.2.1.</w:t>
        </w:r>
        <w:r w:rsidR="003B3A3B">
          <w:rPr>
            <w:rFonts w:asciiTheme="minorHAnsi" w:eastAsiaTheme="minorEastAsia" w:hAnsiTheme="minorHAnsi" w:cstheme="minorBidi"/>
            <w:noProof/>
            <w:kern w:val="0"/>
          </w:rPr>
          <w:tab/>
        </w:r>
        <w:r w:rsidR="003B3A3B" w:rsidRPr="008E1074">
          <w:rPr>
            <w:rStyle w:val="Hipervnculo"/>
            <w:noProof/>
          </w:rPr>
          <w:t>Node: Research needed name</w:t>
        </w:r>
        <w:r w:rsidR="003B3A3B">
          <w:rPr>
            <w:noProof/>
          </w:rPr>
          <w:tab/>
        </w:r>
        <w:r w:rsidR="003B3A3B">
          <w:rPr>
            <w:noProof/>
          </w:rPr>
          <w:fldChar w:fldCharType="begin"/>
        </w:r>
        <w:r w:rsidR="003B3A3B">
          <w:rPr>
            <w:noProof/>
          </w:rPr>
          <w:instrText xml:space="preserve"> PAGEREF _Toc10989920 \h </w:instrText>
        </w:r>
        <w:r w:rsidR="003B3A3B">
          <w:rPr>
            <w:noProof/>
          </w:rPr>
        </w:r>
        <w:r w:rsidR="003B3A3B">
          <w:rPr>
            <w:noProof/>
          </w:rPr>
          <w:fldChar w:fldCharType="separate"/>
        </w:r>
        <w:r w:rsidR="003B3A3B">
          <w:rPr>
            <w:noProof/>
          </w:rPr>
          <w:t>50</w:t>
        </w:r>
        <w:r w:rsidR="003B3A3B">
          <w:rPr>
            <w:noProof/>
          </w:rPr>
          <w:fldChar w:fldCharType="end"/>
        </w:r>
      </w:hyperlink>
    </w:p>
    <w:p w14:paraId="6795BB03"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21" w:history="1">
        <w:r w:rsidR="003B3A3B" w:rsidRPr="008E1074">
          <w:rPr>
            <w:rStyle w:val="Hipervnculo"/>
            <w:noProof/>
          </w:rPr>
          <w:t>3.2.4.10.2.2.</w:t>
        </w:r>
        <w:r w:rsidR="003B3A3B">
          <w:rPr>
            <w:rFonts w:asciiTheme="minorHAnsi" w:eastAsiaTheme="minorEastAsia" w:hAnsiTheme="minorHAnsi" w:cstheme="minorBidi"/>
            <w:noProof/>
            <w:kern w:val="0"/>
          </w:rPr>
          <w:tab/>
        </w:r>
        <w:r w:rsidR="003B3A3B" w:rsidRPr="008E1074">
          <w:rPr>
            <w:rStyle w:val="Hipervnculo"/>
            <w:noProof/>
          </w:rPr>
          <w:t>Node: Research needed descriptions</w:t>
        </w:r>
        <w:r w:rsidR="003B3A3B">
          <w:rPr>
            <w:noProof/>
          </w:rPr>
          <w:tab/>
        </w:r>
        <w:r w:rsidR="003B3A3B">
          <w:rPr>
            <w:noProof/>
          </w:rPr>
          <w:fldChar w:fldCharType="begin"/>
        </w:r>
        <w:r w:rsidR="003B3A3B">
          <w:rPr>
            <w:noProof/>
          </w:rPr>
          <w:instrText xml:space="preserve"> PAGEREF _Toc10989921 \h </w:instrText>
        </w:r>
        <w:r w:rsidR="003B3A3B">
          <w:rPr>
            <w:noProof/>
          </w:rPr>
        </w:r>
        <w:r w:rsidR="003B3A3B">
          <w:rPr>
            <w:noProof/>
          </w:rPr>
          <w:fldChar w:fldCharType="separate"/>
        </w:r>
        <w:r w:rsidR="003B3A3B">
          <w:rPr>
            <w:noProof/>
          </w:rPr>
          <w:t>50</w:t>
        </w:r>
        <w:r w:rsidR="003B3A3B">
          <w:rPr>
            <w:noProof/>
          </w:rPr>
          <w:fldChar w:fldCharType="end"/>
        </w:r>
      </w:hyperlink>
    </w:p>
    <w:p w14:paraId="76344298"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22" w:history="1">
        <w:r w:rsidR="003B3A3B" w:rsidRPr="008E1074">
          <w:rPr>
            <w:rStyle w:val="Hipervnculo"/>
            <w:noProof/>
          </w:rPr>
          <w:t>3.2.4.10.2.2.1.</w:t>
        </w:r>
        <w:r w:rsidR="003B3A3B">
          <w:rPr>
            <w:rFonts w:asciiTheme="minorHAnsi" w:eastAsiaTheme="minorEastAsia" w:hAnsiTheme="minorHAnsi" w:cstheme="minorBidi"/>
            <w:noProof/>
            <w:kern w:val="0"/>
          </w:rPr>
          <w:tab/>
        </w:r>
        <w:r w:rsidR="003B3A3B" w:rsidRPr="008E1074">
          <w:rPr>
            <w:rStyle w:val="Hipervnculo"/>
            <w:noProof/>
          </w:rPr>
          <w:t>Node: Research needed description</w:t>
        </w:r>
        <w:r w:rsidR="003B3A3B">
          <w:rPr>
            <w:noProof/>
          </w:rPr>
          <w:tab/>
        </w:r>
        <w:r w:rsidR="003B3A3B">
          <w:rPr>
            <w:noProof/>
          </w:rPr>
          <w:fldChar w:fldCharType="begin"/>
        </w:r>
        <w:r w:rsidR="003B3A3B">
          <w:rPr>
            <w:noProof/>
          </w:rPr>
          <w:instrText xml:space="preserve"> PAGEREF _Toc10989922 \h </w:instrText>
        </w:r>
        <w:r w:rsidR="003B3A3B">
          <w:rPr>
            <w:noProof/>
          </w:rPr>
        </w:r>
        <w:r w:rsidR="003B3A3B">
          <w:rPr>
            <w:noProof/>
          </w:rPr>
          <w:fldChar w:fldCharType="separate"/>
        </w:r>
        <w:r w:rsidR="003B3A3B">
          <w:rPr>
            <w:noProof/>
          </w:rPr>
          <w:t>51</w:t>
        </w:r>
        <w:r w:rsidR="003B3A3B">
          <w:rPr>
            <w:noProof/>
          </w:rPr>
          <w:fldChar w:fldCharType="end"/>
        </w:r>
      </w:hyperlink>
    </w:p>
    <w:p w14:paraId="4DEBBF9F"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23" w:history="1">
        <w:r w:rsidR="003B3A3B" w:rsidRPr="008E1074">
          <w:rPr>
            <w:rStyle w:val="Hipervnculo"/>
            <w:noProof/>
          </w:rPr>
          <w:t>3.2.4.10.2.3.</w:t>
        </w:r>
        <w:r w:rsidR="003B3A3B">
          <w:rPr>
            <w:rFonts w:asciiTheme="minorHAnsi" w:eastAsiaTheme="minorEastAsia" w:hAnsiTheme="minorHAnsi" w:cstheme="minorBidi"/>
            <w:noProof/>
            <w:kern w:val="0"/>
          </w:rPr>
          <w:tab/>
        </w:r>
        <w:r w:rsidR="003B3A3B" w:rsidRPr="008E1074">
          <w:rPr>
            <w:rStyle w:val="Hipervnculo"/>
            <w:noProof/>
          </w:rPr>
          <w:t>Node: Research-needed classification</w:t>
        </w:r>
        <w:r w:rsidR="003B3A3B">
          <w:rPr>
            <w:noProof/>
          </w:rPr>
          <w:tab/>
        </w:r>
        <w:r w:rsidR="003B3A3B">
          <w:rPr>
            <w:noProof/>
          </w:rPr>
          <w:fldChar w:fldCharType="begin"/>
        </w:r>
        <w:r w:rsidR="003B3A3B">
          <w:rPr>
            <w:noProof/>
          </w:rPr>
          <w:instrText xml:space="preserve"> PAGEREF _Toc10989923 \h </w:instrText>
        </w:r>
        <w:r w:rsidR="003B3A3B">
          <w:rPr>
            <w:noProof/>
          </w:rPr>
        </w:r>
        <w:r w:rsidR="003B3A3B">
          <w:rPr>
            <w:noProof/>
          </w:rPr>
          <w:fldChar w:fldCharType="separate"/>
        </w:r>
        <w:r w:rsidR="003B3A3B">
          <w:rPr>
            <w:noProof/>
          </w:rPr>
          <w:t>51</w:t>
        </w:r>
        <w:r w:rsidR="003B3A3B">
          <w:rPr>
            <w:noProof/>
          </w:rPr>
          <w:fldChar w:fldCharType="end"/>
        </w:r>
      </w:hyperlink>
    </w:p>
    <w:p w14:paraId="68232115"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24" w:history="1">
        <w:r w:rsidR="003B3A3B" w:rsidRPr="008E1074">
          <w:rPr>
            <w:rStyle w:val="Hipervnculo"/>
            <w:noProof/>
          </w:rPr>
          <w:t>3.2.4.10.2.3.1.</w:t>
        </w:r>
        <w:r w:rsidR="003B3A3B">
          <w:rPr>
            <w:rFonts w:asciiTheme="minorHAnsi" w:eastAsiaTheme="minorEastAsia" w:hAnsiTheme="minorHAnsi" w:cstheme="minorBidi"/>
            <w:noProof/>
            <w:kern w:val="0"/>
          </w:rPr>
          <w:tab/>
        </w:r>
        <w:r w:rsidR="003B3A3B" w:rsidRPr="008E1074">
          <w:rPr>
            <w:rStyle w:val="Hipervnculo"/>
            <w:noProof/>
          </w:rPr>
          <w:t>Node: Research needed classification element</w:t>
        </w:r>
        <w:r w:rsidR="003B3A3B">
          <w:rPr>
            <w:noProof/>
          </w:rPr>
          <w:tab/>
        </w:r>
        <w:r w:rsidR="003B3A3B">
          <w:rPr>
            <w:noProof/>
          </w:rPr>
          <w:fldChar w:fldCharType="begin"/>
        </w:r>
        <w:r w:rsidR="003B3A3B">
          <w:rPr>
            <w:noProof/>
          </w:rPr>
          <w:instrText xml:space="preserve"> PAGEREF _Toc10989924 \h </w:instrText>
        </w:r>
        <w:r w:rsidR="003B3A3B">
          <w:rPr>
            <w:noProof/>
          </w:rPr>
        </w:r>
        <w:r w:rsidR="003B3A3B">
          <w:rPr>
            <w:noProof/>
          </w:rPr>
          <w:fldChar w:fldCharType="separate"/>
        </w:r>
        <w:r w:rsidR="003B3A3B">
          <w:rPr>
            <w:noProof/>
          </w:rPr>
          <w:t>52</w:t>
        </w:r>
        <w:r w:rsidR="003B3A3B">
          <w:rPr>
            <w:noProof/>
          </w:rPr>
          <w:fldChar w:fldCharType="end"/>
        </w:r>
      </w:hyperlink>
    </w:p>
    <w:p w14:paraId="26B9192B"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25" w:history="1">
        <w:r w:rsidR="003B3A3B" w:rsidRPr="008E1074">
          <w:rPr>
            <w:rStyle w:val="Hipervnculo"/>
            <w:noProof/>
          </w:rPr>
          <w:t>3.2.4.11.</w:t>
        </w:r>
        <w:r w:rsidR="003B3A3B">
          <w:rPr>
            <w:rFonts w:asciiTheme="minorHAnsi" w:eastAsiaTheme="minorEastAsia" w:hAnsiTheme="minorHAnsi" w:cstheme="minorBidi"/>
            <w:noProof/>
            <w:kern w:val="0"/>
          </w:rPr>
          <w:tab/>
        </w:r>
        <w:r w:rsidR="003B3A3B" w:rsidRPr="008E1074">
          <w:rPr>
            <w:rStyle w:val="Hipervnculo"/>
            <w:noProof/>
          </w:rPr>
          <w:t>Node: Conceptual Ecosystem Model</w:t>
        </w:r>
        <w:r w:rsidR="003B3A3B">
          <w:rPr>
            <w:noProof/>
          </w:rPr>
          <w:tab/>
        </w:r>
        <w:r w:rsidR="003B3A3B">
          <w:rPr>
            <w:noProof/>
          </w:rPr>
          <w:fldChar w:fldCharType="begin"/>
        </w:r>
        <w:r w:rsidR="003B3A3B">
          <w:rPr>
            <w:noProof/>
          </w:rPr>
          <w:instrText xml:space="preserve"> PAGEREF _Toc10989925 \h </w:instrText>
        </w:r>
        <w:r w:rsidR="003B3A3B">
          <w:rPr>
            <w:noProof/>
          </w:rPr>
        </w:r>
        <w:r w:rsidR="003B3A3B">
          <w:rPr>
            <w:noProof/>
          </w:rPr>
          <w:fldChar w:fldCharType="separate"/>
        </w:r>
        <w:r w:rsidR="003B3A3B">
          <w:rPr>
            <w:noProof/>
          </w:rPr>
          <w:t>52</w:t>
        </w:r>
        <w:r w:rsidR="003B3A3B">
          <w:rPr>
            <w:noProof/>
          </w:rPr>
          <w:fldChar w:fldCharType="end"/>
        </w:r>
      </w:hyperlink>
    </w:p>
    <w:p w14:paraId="260747BC"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26" w:history="1">
        <w:r w:rsidR="003B3A3B" w:rsidRPr="008E1074">
          <w:rPr>
            <w:rStyle w:val="Hipervnculo"/>
            <w:noProof/>
          </w:rPr>
          <w:t>3.2.4.11.1.</w:t>
        </w:r>
        <w:r w:rsidR="003B3A3B">
          <w:rPr>
            <w:rFonts w:asciiTheme="minorHAnsi" w:eastAsiaTheme="minorEastAsia" w:hAnsiTheme="minorHAnsi" w:cstheme="minorBidi"/>
            <w:noProof/>
            <w:kern w:val="0"/>
          </w:rPr>
          <w:tab/>
        </w:r>
        <w:r w:rsidR="003B3A3B" w:rsidRPr="008E1074">
          <w:rPr>
            <w:rStyle w:val="Hipervnculo"/>
            <w:noProof/>
          </w:rPr>
          <w:t>Node: Conceptual Ecosystem Model Type</w:t>
        </w:r>
        <w:r w:rsidR="003B3A3B">
          <w:rPr>
            <w:noProof/>
          </w:rPr>
          <w:tab/>
        </w:r>
        <w:r w:rsidR="003B3A3B">
          <w:rPr>
            <w:noProof/>
          </w:rPr>
          <w:fldChar w:fldCharType="begin"/>
        </w:r>
        <w:r w:rsidR="003B3A3B">
          <w:rPr>
            <w:noProof/>
          </w:rPr>
          <w:instrText xml:space="preserve"> PAGEREF _Toc10989926 \h </w:instrText>
        </w:r>
        <w:r w:rsidR="003B3A3B">
          <w:rPr>
            <w:noProof/>
          </w:rPr>
        </w:r>
        <w:r w:rsidR="003B3A3B">
          <w:rPr>
            <w:noProof/>
          </w:rPr>
          <w:fldChar w:fldCharType="separate"/>
        </w:r>
        <w:r w:rsidR="003B3A3B">
          <w:rPr>
            <w:noProof/>
          </w:rPr>
          <w:t>53</w:t>
        </w:r>
        <w:r w:rsidR="003B3A3B">
          <w:rPr>
            <w:noProof/>
          </w:rPr>
          <w:fldChar w:fldCharType="end"/>
        </w:r>
      </w:hyperlink>
    </w:p>
    <w:p w14:paraId="0057CB39"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27" w:history="1">
        <w:r w:rsidR="003B3A3B" w:rsidRPr="008E1074">
          <w:rPr>
            <w:rStyle w:val="Hipervnculo"/>
            <w:noProof/>
          </w:rPr>
          <w:t>3.2.4.11.2.</w:t>
        </w:r>
        <w:r w:rsidR="003B3A3B">
          <w:rPr>
            <w:rFonts w:asciiTheme="minorHAnsi" w:eastAsiaTheme="minorEastAsia" w:hAnsiTheme="minorHAnsi" w:cstheme="minorBidi"/>
            <w:noProof/>
            <w:kern w:val="0"/>
          </w:rPr>
          <w:tab/>
        </w:r>
        <w:r w:rsidR="003B3A3B" w:rsidRPr="008E1074">
          <w:rPr>
            <w:rStyle w:val="Hipervnculo"/>
            <w:noProof/>
          </w:rPr>
          <w:t>Node: Conceptual Ecosystem Model Source</w:t>
        </w:r>
        <w:r w:rsidR="003B3A3B">
          <w:rPr>
            <w:noProof/>
          </w:rPr>
          <w:tab/>
        </w:r>
        <w:r w:rsidR="003B3A3B">
          <w:rPr>
            <w:noProof/>
          </w:rPr>
          <w:fldChar w:fldCharType="begin"/>
        </w:r>
        <w:r w:rsidR="003B3A3B">
          <w:rPr>
            <w:noProof/>
          </w:rPr>
          <w:instrText xml:space="preserve"> PAGEREF _Toc10989927 \h </w:instrText>
        </w:r>
        <w:r w:rsidR="003B3A3B">
          <w:rPr>
            <w:noProof/>
          </w:rPr>
        </w:r>
        <w:r w:rsidR="003B3A3B">
          <w:rPr>
            <w:noProof/>
          </w:rPr>
          <w:fldChar w:fldCharType="separate"/>
        </w:r>
        <w:r w:rsidR="003B3A3B">
          <w:rPr>
            <w:noProof/>
          </w:rPr>
          <w:t>54</w:t>
        </w:r>
        <w:r w:rsidR="003B3A3B">
          <w:rPr>
            <w:noProof/>
          </w:rPr>
          <w:fldChar w:fldCharType="end"/>
        </w:r>
      </w:hyperlink>
    </w:p>
    <w:p w14:paraId="431BE79B"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28" w:history="1">
        <w:r w:rsidR="003B3A3B" w:rsidRPr="008E1074">
          <w:rPr>
            <w:rStyle w:val="Hipervnculo"/>
            <w:noProof/>
          </w:rPr>
          <w:t>3.2.4.11.3.</w:t>
        </w:r>
        <w:r w:rsidR="003B3A3B">
          <w:rPr>
            <w:rFonts w:asciiTheme="minorHAnsi" w:eastAsiaTheme="minorEastAsia" w:hAnsiTheme="minorHAnsi" w:cstheme="minorBidi"/>
            <w:noProof/>
            <w:kern w:val="0"/>
          </w:rPr>
          <w:tab/>
        </w:r>
        <w:r w:rsidR="003B3A3B" w:rsidRPr="008E1074">
          <w:rPr>
            <w:rStyle w:val="Hipervnculo"/>
            <w:noProof/>
          </w:rPr>
          <w:t>Node: Conceptual Ecosystem Model Summaries</w:t>
        </w:r>
        <w:r w:rsidR="003B3A3B">
          <w:rPr>
            <w:noProof/>
          </w:rPr>
          <w:tab/>
        </w:r>
        <w:r w:rsidR="003B3A3B">
          <w:rPr>
            <w:noProof/>
          </w:rPr>
          <w:fldChar w:fldCharType="begin"/>
        </w:r>
        <w:r w:rsidR="003B3A3B">
          <w:rPr>
            <w:noProof/>
          </w:rPr>
          <w:instrText xml:space="preserve"> PAGEREF _Toc10989928 \h </w:instrText>
        </w:r>
        <w:r w:rsidR="003B3A3B">
          <w:rPr>
            <w:noProof/>
          </w:rPr>
        </w:r>
        <w:r w:rsidR="003B3A3B">
          <w:rPr>
            <w:noProof/>
          </w:rPr>
          <w:fldChar w:fldCharType="separate"/>
        </w:r>
        <w:r w:rsidR="003B3A3B">
          <w:rPr>
            <w:noProof/>
          </w:rPr>
          <w:t>54</w:t>
        </w:r>
        <w:r w:rsidR="003B3A3B">
          <w:rPr>
            <w:noProof/>
          </w:rPr>
          <w:fldChar w:fldCharType="end"/>
        </w:r>
      </w:hyperlink>
    </w:p>
    <w:p w14:paraId="2090EAFF"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29" w:history="1">
        <w:r w:rsidR="003B3A3B" w:rsidRPr="008E1074">
          <w:rPr>
            <w:rStyle w:val="Hipervnculo"/>
            <w:noProof/>
          </w:rPr>
          <w:t>3.2.4.11.3.1.</w:t>
        </w:r>
        <w:r w:rsidR="003B3A3B">
          <w:rPr>
            <w:rFonts w:asciiTheme="minorHAnsi" w:eastAsiaTheme="minorEastAsia" w:hAnsiTheme="minorHAnsi" w:cstheme="minorBidi"/>
            <w:noProof/>
            <w:kern w:val="0"/>
          </w:rPr>
          <w:tab/>
        </w:r>
        <w:r w:rsidR="003B3A3B" w:rsidRPr="008E1074">
          <w:rPr>
            <w:rStyle w:val="Hipervnculo"/>
            <w:noProof/>
          </w:rPr>
          <w:t>Node: Conceptual Ecosystem Model Summary</w:t>
        </w:r>
        <w:r w:rsidR="003B3A3B">
          <w:rPr>
            <w:noProof/>
          </w:rPr>
          <w:tab/>
        </w:r>
        <w:r w:rsidR="003B3A3B">
          <w:rPr>
            <w:noProof/>
          </w:rPr>
          <w:fldChar w:fldCharType="begin"/>
        </w:r>
        <w:r w:rsidR="003B3A3B">
          <w:rPr>
            <w:noProof/>
          </w:rPr>
          <w:instrText xml:space="preserve"> PAGEREF _Toc10989929 \h </w:instrText>
        </w:r>
        <w:r w:rsidR="003B3A3B">
          <w:rPr>
            <w:noProof/>
          </w:rPr>
        </w:r>
        <w:r w:rsidR="003B3A3B">
          <w:rPr>
            <w:noProof/>
          </w:rPr>
          <w:fldChar w:fldCharType="separate"/>
        </w:r>
        <w:r w:rsidR="003B3A3B">
          <w:rPr>
            <w:noProof/>
          </w:rPr>
          <w:t>55</w:t>
        </w:r>
        <w:r w:rsidR="003B3A3B">
          <w:rPr>
            <w:noProof/>
          </w:rPr>
          <w:fldChar w:fldCharType="end"/>
        </w:r>
      </w:hyperlink>
    </w:p>
    <w:p w14:paraId="7293F7A6"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30" w:history="1">
        <w:r w:rsidR="003B3A3B" w:rsidRPr="008E1074">
          <w:rPr>
            <w:rStyle w:val="Hipervnculo"/>
            <w:noProof/>
          </w:rPr>
          <w:t>3.2.4.12.</w:t>
        </w:r>
        <w:r w:rsidR="003B3A3B">
          <w:rPr>
            <w:rFonts w:asciiTheme="minorHAnsi" w:eastAsiaTheme="minorEastAsia" w:hAnsiTheme="minorHAnsi" w:cstheme="minorBidi"/>
            <w:noProof/>
            <w:kern w:val="0"/>
          </w:rPr>
          <w:tab/>
        </w:r>
        <w:r w:rsidR="003B3A3B" w:rsidRPr="008E1074">
          <w:rPr>
            <w:rStyle w:val="Hipervnculo"/>
            <w:noProof/>
          </w:rPr>
          <w:t>Node: Classifications</w:t>
        </w:r>
        <w:r w:rsidR="003B3A3B">
          <w:rPr>
            <w:noProof/>
          </w:rPr>
          <w:tab/>
        </w:r>
        <w:r w:rsidR="003B3A3B">
          <w:rPr>
            <w:noProof/>
          </w:rPr>
          <w:fldChar w:fldCharType="begin"/>
        </w:r>
        <w:r w:rsidR="003B3A3B">
          <w:rPr>
            <w:noProof/>
          </w:rPr>
          <w:instrText xml:space="preserve"> PAGEREF _Toc10989930 \h </w:instrText>
        </w:r>
        <w:r w:rsidR="003B3A3B">
          <w:rPr>
            <w:noProof/>
          </w:rPr>
        </w:r>
        <w:r w:rsidR="003B3A3B">
          <w:rPr>
            <w:noProof/>
          </w:rPr>
          <w:fldChar w:fldCharType="separate"/>
        </w:r>
        <w:r w:rsidR="003B3A3B">
          <w:rPr>
            <w:noProof/>
          </w:rPr>
          <w:t>56</w:t>
        </w:r>
        <w:r w:rsidR="003B3A3B">
          <w:rPr>
            <w:noProof/>
          </w:rPr>
          <w:fldChar w:fldCharType="end"/>
        </w:r>
      </w:hyperlink>
    </w:p>
    <w:p w14:paraId="3190924B"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31" w:history="1">
        <w:r w:rsidR="003B3A3B" w:rsidRPr="008E1074">
          <w:rPr>
            <w:rStyle w:val="Hipervnculo"/>
            <w:noProof/>
          </w:rPr>
          <w:t>3.2.4.12.1.</w:t>
        </w:r>
        <w:r w:rsidR="003B3A3B">
          <w:rPr>
            <w:rFonts w:asciiTheme="minorHAnsi" w:eastAsiaTheme="minorEastAsia" w:hAnsiTheme="minorHAnsi" w:cstheme="minorBidi"/>
            <w:noProof/>
            <w:kern w:val="0"/>
          </w:rPr>
          <w:tab/>
        </w:r>
        <w:r w:rsidR="003B3A3B" w:rsidRPr="008E1074">
          <w:rPr>
            <w:rStyle w:val="Hipervnculo"/>
            <w:noProof/>
          </w:rPr>
          <w:t>Node: Classification system</w:t>
        </w:r>
        <w:r w:rsidR="003B3A3B">
          <w:rPr>
            <w:noProof/>
          </w:rPr>
          <w:tab/>
        </w:r>
        <w:r w:rsidR="003B3A3B">
          <w:rPr>
            <w:noProof/>
          </w:rPr>
          <w:fldChar w:fldCharType="begin"/>
        </w:r>
        <w:r w:rsidR="003B3A3B">
          <w:rPr>
            <w:noProof/>
          </w:rPr>
          <w:instrText xml:space="preserve"> PAGEREF _Toc10989931 \h </w:instrText>
        </w:r>
        <w:r w:rsidR="003B3A3B">
          <w:rPr>
            <w:noProof/>
          </w:rPr>
        </w:r>
        <w:r w:rsidR="003B3A3B">
          <w:rPr>
            <w:noProof/>
          </w:rPr>
          <w:fldChar w:fldCharType="separate"/>
        </w:r>
        <w:r w:rsidR="003B3A3B">
          <w:rPr>
            <w:noProof/>
          </w:rPr>
          <w:t>57</w:t>
        </w:r>
        <w:r w:rsidR="003B3A3B">
          <w:rPr>
            <w:noProof/>
          </w:rPr>
          <w:fldChar w:fldCharType="end"/>
        </w:r>
      </w:hyperlink>
    </w:p>
    <w:p w14:paraId="12490BCF"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32" w:history="1">
        <w:r w:rsidR="003B3A3B" w:rsidRPr="008E1074">
          <w:rPr>
            <w:rStyle w:val="Hipervnculo"/>
            <w:noProof/>
          </w:rPr>
          <w:t>3.2.4.12.1.1.</w:t>
        </w:r>
        <w:r w:rsidR="003B3A3B">
          <w:rPr>
            <w:rFonts w:asciiTheme="minorHAnsi" w:eastAsiaTheme="minorEastAsia" w:hAnsiTheme="minorHAnsi" w:cstheme="minorBidi"/>
            <w:noProof/>
            <w:kern w:val="0"/>
          </w:rPr>
          <w:tab/>
        </w:r>
        <w:r w:rsidR="003B3A3B" w:rsidRPr="008E1074">
          <w:rPr>
            <w:rStyle w:val="Hipervnculo"/>
            <w:noProof/>
          </w:rPr>
          <w:t>Node: Classification system element</w:t>
        </w:r>
        <w:r w:rsidR="003B3A3B">
          <w:rPr>
            <w:noProof/>
          </w:rPr>
          <w:tab/>
        </w:r>
        <w:r w:rsidR="003B3A3B">
          <w:rPr>
            <w:noProof/>
          </w:rPr>
          <w:fldChar w:fldCharType="begin"/>
        </w:r>
        <w:r w:rsidR="003B3A3B">
          <w:rPr>
            <w:noProof/>
          </w:rPr>
          <w:instrText xml:space="preserve"> PAGEREF _Toc10989932 \h </w:instrText>
        </w:r>
        <w:r w:rsidR="003B3A3B">
          <w:rPr>
            <w:noProof/>
          </w:rPr>
        </w:r>
        <w:r w:rsidR="003B3A3B">
          <w:rPr>
            <w:noProof/>
          </w:rPr>
          <w:fldChar w:fldCharType="separate"/>
        </w:r>
        <w:r w:rsidR="003B3A3B">
          <w:rPr>
            <w:noProof/>
          </w:rPr>
          <w:t>57</w:t>
        </w:r>
        <w:r w:rsidR="003B3A3B">
          <w:rPr>
            <w:noProof/>
          </w:rPr>
          <w:fldChar w:fldCharType="end"/>
        </w:r>
      </w:hyperlink>
    </w:p>
    <w:p w14:paraId="1756BF65"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33" w:history="1">
        <w:r w:rsidR="003B3A3B" w:rsidRPr="008E1074">
          <w:rPr>
            <w:rStyle w:val="Hipervnculo"/>
            <w:noProof/>
          </w:rPr>
          <w:t>3.2.4.13.</w:t>
        </w:r>
        <w:r w:rsidR="003B3A3B">
          <w:rPr>
            <w:rFonts w:asciiTheme="minorHAnsi" w:eastAsiaTheme="minorEastAsia" w:hAnsiTheme="minorHAnsi" w:cstheme="minorBidi"/>
            <w:noProof/>
            <w:kern w:val="0"/>
          </w:rPr>
          <w:tab/>
        </w:r>
        <w:r w:rsidR="003B3A3B" w:rsidRPr="008E1074">
          <w:rPr>
            <w:rStyle w:val="Hipervnculo"/>
            <w:noProof/>
          </w:rPr>
          <w:t>Node: Distribution</w:t>
        </w:r>
        <w:r w:rsidR="003B3A3B">
          <w:rPr>
            <w:noProof/>
          </w:rPr>
          <w:tab/>
        </w:r>
        <w:r w:rsidR="003B3A3B">
          <w:rPr>
            <w:noProof/>
          </w:rPr>
          <w:fldChar w:fldCharType="begin"/>
        </w:r>
        <w:r w:rsidR="003B3A3B">
          <w:rPr>
            <w:noProof/>
          </w:rPr>
          <w:instrText xml:space="preserve"> PAGEREF _Toc10989933 \h </w:instrText>
        </w:r>
        <w:r w:rsidR="003B3A3B">
          <w:rPr>
            <w:noProof/>
          </w:rPr>
        </w:r>
        <w:r w:rsidR="003B3A3B">
          <w:rPr>
            <w:noProof/>
          </w:rPr>
          <w:fldChar w:fldCharType="separate"/>
        </w:r>
        <w:r w:rsidR="003B3A3B">
          <w:rPr>
            <w:noProof/>
          </w:rPr>
          <w:t>58</w:t>
        </w:r>
        <w:r w:rsidR="003B3A3B">
          <w:rPr>
            <w:noProof/>
          </w:rPr>
          <w:fldChar w:fldCharType="end"/>
        </w:r>
      </w:hyperlink>
    </w:p>
    <w:p w14:paraId="75F94C32"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34" w:history="1">
        <w:r w:rsidR="003B3A3B" w:rsidRPr="008E1074">
          <w:rPr>
            <w:rStyle w:val="Hipervnculo"/>
            <w:noProof/>
          </w:rPr>
          <w:t>3.2.4.13.1.</w:t>
        </w:r>
        <w:r w:rsidR="003B3A3B">
          <w:rPr>
            <w:rFonts w:asciiTheme="minorHAnsi" w:eastAsiaTheme="minorEastAsia" w:hAnsiTheme="minorHAnsi" w:cstheme="minorBidi"/>
            <w:noProof/>
            <w:kern w:val="0"/>
          </w:rPr>
          <w:tab/>
        </w:r>
        <w:r w:rsidR="003B3A3B" w:rsidRPr="008E1074">
          <w:rPr>
            <w:rStyle w:val="Hipervnculo"/>
            <w:noProof/>
          </w:rPr>
          <w:t>Node: Distribution Summaries</w:t>
        </w:r>
        <w:r w:rsidR="003B3A3B">
          <w:rPr>
            <w:noProof/>
          </w:rPr>
          <w:tab/>
        </w:r>
        <w:r w:rsidR="003B3A3B">
          <w:rPr>
            <w:noProof/>
          </w:rPr>
          <w:fldChar w:fldCharType="begin"/>
        </w:r>
        <w:r w:rsidR="003B3A3B">
          <w:rPr>
            <w:noProof/>
          </w:rPr>
          <w:instrText xml:space="preserve"> PAGEREF _Toc10989934 \h </w:instrText>
        </w:r>
        <w:r w:rsidR="003B3A3B">
          <w:rPr>
            <w:noProof/>
          </w:rPr>
        </w:r>
        <w:r w:rsidR="003B3A3B">
          <w:rPr>
            <w:noProof/>
          </w:rPr>
          <w:fldChar w:fldCharType="separate"/>
        </w:r>
        <w:r w:rsidR="003B3A3B">
          <w:rPr>
            <w:noProof/>
          </w:rPr>
          <w:t>58</w:t>
        </w:r>
        <w:r w:rsidR="003B3A3B">
          <w:rPr>
            <w:noProof/>
          </w:rPr>
          <w:fldChar w:fldCharType="end"/>
        </w:r>
      </w:hyperlink>
    </w:p>
    <w:p w14:paraId="77ED1771"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35" w:history="1">
        <w:r w:rsidR="003B3A3B" w:rsidRPr="008E1074">
          <w:rPr>
            <w:rStyle w:val="Hipervnculo"/>
            <w:noProof/>
          </w:rPr>
          <w:t>3.2.4.13.2.</w:t>
        </w:r>
        <w:r w:rsidR="003B3A3B">
          <w:rPr>
            <w:rFonts w:asciiTheme="minorHAnsi" w:eastAsiaTheme="minorEastAsia" w:hAnsiTheme="minorHAnsi" w:cstheme="minorBidi"/>
            <w:noProof/>
            <w:kern w:val="0"/>
          </w:rPr>
          <w:tab/>
        </w:r>
        <w:r w:rsidR="003B3A3B" w:rsidRPr="008E1074">
          <w:rPr>
            <w:rStyle w:val="Hipervnculo"/>
            <w:noProof/>
          </w:rPr>
          <w:t>Node: Summary</w:t>
        </w:r>
        <w:r w:rsidR="003B3A3B">
          <w:rPr>
            <w:noProof/>
          </w:rPr>
          <w:tab/>
        </w:r>
        <w:r w:rsidR="003B3A3B">
          <w:rPr>
            <w:noProof/>
          </w:rPr>
          <w:fldChar w:fldCharType="begin"/>
        </w:r>
        <w:r w:rsidR="003B3A3B">
          <w:rPr>
            <w:noProof/>
          </w:rPr>
          <w:instrText xml:space="preserve"> PAGEREF _Toc10989935 \h </w:instrText>
        </w:r>
        <w:r w:rsidR="003B3A3B">
          <w:rPr>
            <w:noProof/>
          </w:rPr>
        </w:r>
        <w:r w:rsidR="003B3A3B">
          <w:rPr>
            <w:noProof/>
          </w:rPr>
          <w:fldChar w:fldCharType="separate"/>
        </w:r>
        <w:r w:rsidR="003B3A3B">
          <w:rPr>
            <w:noProof/>
          </w:rPr>
          <w:t>59</w:t>
        </w:r>
        <w:r w:rsidR="003B3A3B">
          <w:rPr>
            <w:noProof/>
          </w:rPr>
          <w:fldChar w:fldCharType="end"/>
        </w:r>
      </w:hyperlink>
    </w:p>
    <w:p w14:paraId="5DA93EDD"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36" w:history="1">
        <w:r w:rsidR="003B3A3B" w:rsidRPr="008E1074">
          <w:rPr>
            <w:rStyle w:val="Hipervnculo"/>
            <w:noProof/>
          </w:rPr>
          <w:t>3.2.4.13.3.</w:t>
        </w:r>
        <w:r w:rsidR="003B3A3B">
          <w:rPr>
            <w:rFonts w:asciiTheme="minorHAnsi" w:eastAsiaTheme="minorEastAsia" w:hAnsiTheme="minorHAnsi" w:cstheme="minorBidi"/>
            <w:noProof/>
            <w:kern w:val="0"/>
          </w:rPr>
          <w:tab/>
        </w:r>
        <w:r w:rsidR="003B3A3B" w:rsidRPr="008E1074">
          <w:rPr>
            <w:rStyle w:val="Hipervnculo"/>
            <w:noProof/>
          </w:rPr>
          <w:t>Node: Countries</w:t>
        </w:r>
        <w:r w:rsidR="003B3A3B">
          <w:rPr>
            <w:noProof/>
          </w:rPr>
          <w:tab/>
        </w:r>
        <w:r w:rsidR="003B3A3B">
          <w:rPr>
            <w:noProof/>
          </w:rPr>
          <w:fldChar w:fldCharType="begin"/>
        </w:r>
        <w:r w:rsidR="003B3A3B">
          <w:rPr>
            <w:noProof/>
          </w:rPr>
          <w:instrText xml:space="preserve"> PAGEREF _Toc10989936 \h </w:instrText>
        </w:r>
        <w:r w:rsidR="003B3A3B">
          <w:rPr>
            <w:noProof/>
          </w:rPr>
        </w:r>
        <w:r w:rsidR="003B3A3B">
          <w:rPr>
            <w:noProof/>
          </w:rPr>
          <w:fldChar w:fldCharType="separate"/>
        </w:r>
        <w:r w:rsidR="003B3A3B">
          <w:rPr>
            <w:noProof/>
          </w:rPr>
          <w:t>59</w:t>
        </w:r>
        <w:r w:rsidR="003B3A3B">
          <w:rPr>
            <w:noProof/>
          </w:rPr>
          <w:fldChar w:fldCharType="end"/>
        </w:r>
      </w:hyperlink>
    </w:p>
    <w:p w14:paraId="40DD8505"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37" w:history="1">
        <w:r w:rsidR="003B3A3B" w:rsidRPr="008E1074">
          <w:rPr>
            <w:rStyle w:val="Hipervnculo"/>
            <w:noProof/>
          </w:rPr>
          <w:t>3.2.4.13.3.1.</w:t>
        </w:r>
        <w:r w:rsidR="003B3A3B">
          <w:rPr>
            <w:rFonts w:asciiTheme="minorHAnsi" w:eastAsiaTheme="minorEastAsia" w:hAnsiTheme="minorHAnsi" w:cstheme="minorBidi"/>
            <w:noProof/>
            <w:kern w:val="0"/>
          </w:rPr>
          <w:tab/>
        </w:r>
        <w:r w:rsidR="003B3A3B" w:rsidRPr="008E1074">
          <w:rPr>
            <w:rStyle w:val="Hipervnculo"/>
            <w:noProof/>
          </w:rPr>
          <w:t>Node: Country</w:t>
        </w:r>
        <w:r w:rsidR="003B3A3B">
          <w:rPr>
            <w:noProof/>
          </w:rPr>
          <w:tab/>
        </w:r>
        <w:r w:rsidR="003B3A3B">
          <w:rPr>
            <w:noProof/>
          </w:rPr>
          <w:fldChar w:fldCharType="begin"/>
        </w:r>
        <w:r w:rsidR="003B3A3B">
          <w:rPr>
            <w:noProof/>
          </w:rPr>
          <w:instrText xml:space="preserve"> PAGEREF _Toc10989937 \h </w:instrText>
        </w:r>
        <w:r w:rsidR="003B3A3B">
          <w:rPr>
            <w:noProof/>
          </w:rPr>
        </w:r>
        <w:r w:rsidR="003B3A3B">
          <w:rPr>
            <w:noProof/>
          </w:rPr>
          <w:fldChar w:fldCharType="separate"/>
        </w:r>
        <w:r w:rsidR="003B3A3B">
          <w:rPr>
            <w:noProof/>
          </w:rPr>
          <w:t>60</w:t>
        </w:r>
        <w:r w:rsidR="003B3A3B">
          <w:rPr>
            <w:noProof/>
          </w:rPr>
          <w:fldChar w:fldCharType="end"/>
        </w:r>
      </w:hyperlink>
    </w:p>
    <w:p w14:paraId="0D44D767"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38" w:history="1">
        <w:r w:rsidR="003B3A3B" w:rsidRPr="008E1074">
          <w:rPr>
            <w:rStyle w:val="Hipervnculo"/>
            <w:noProof/>
          </w:rPr>
          <w:t>3.2.4.13.4.</w:t>
        </w:r>
        <w:r w:rsidR="003B3A3B">
          <w:rPr>
            <w:rFonts w:asciiTheme="minorHAnsi" w:eastAsiaTheme="minorEastAsia" w:hAnsiTheme="minorHAnsi" w:cstheme="minorBidi"/>
            <w:noProof/>
            <w:kern w:val="0"/>
          </w:rPr>
          <w:tab/>
        </w:r>
        <w:r w:rsidR="003B3A3B" w:rsidRPr="008E1074">
          <w:rPr>
            <w:rStyle w:val="Hipervnculo"/>
            <w:noProof/>
          </w:rPr>
          <w:t>Node: Geographic region</w:t>
        </w:r>
        <w:r w:rsidR="003B3A3B">
          <w:rPr>
            <w:noProof/>
          </w:rPr>
          <w:tab/>
        </w:r>
        <w:r w:rsidR="003B3A3B">
          <w:rPr>
            <w:noProof/>
          </w:rPr>
          <w:fldChar w:fldCharType="begin"/>
        </w:r>
        <w:r w:rsidR="003B3A3B">
          <w:rPr>
            <w:noProof/>
          </w:rPr>
          <w:instrText xml:space="preserve"> PAGEREF _Toc10989938 \h </w:instrText>
        </w:r>
        <w:r w:rsidR="003B3A3B">
          <w:rPr>
            <w:noProof/>
          </w:rPr>
        </w:r>
        <w:r w:rsidR="003B3A3B">
          <w:rPr>
            <w:noProof/>
          </w:rPr>
          <w:fldChar w:fldCharType="separate"/>
        </w:r>
        <w:r w:rsidR="003B3A3B">
          <w:rPr>
            <w:noProof/>
          </w:rPr>
          <w:t>60</w:t>
        </w:r>
        <w:r w:rsidR="003B3A3B">
          <w:rPr>
            <w:noProof/>
          </w:rPr>
          <w:fldChar w:fldCharType="end"/>
        </w:r>
      </w:hyperlink>
    </w:p>
    <w:p w14:paraId="250841F1"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39" w:history="1">
        <w:r w:rsidR="003B3A3B" w:rsidRPr="008E1074">
          <w:rPr>
            <w:rStyle w:val="Hipervnculo"/>
            <w:noProof/>
          </w:rPr>
          <w:t>3.2.4.13.5.</w:t>
        </w:r>
        <w:r w:rsidR="003B3A3B">
          <w:rPr>
            <w:rFonts w:asciiTheme="minorHAnsi" w:eastAsiaTheme="minorEastAsia" w:hAnsiTheme="minorHAnsi" w:cstheme="minorBidi"/>
            <w:noProof/>
            <w:kern w:val="0"/>
          </w:rPr>
          <w:tab/>
        </w:r>
        <w:r w:rsidR="003B3A3B" w:rsidRPr="008E1074">
          <w:rPr>
            <w:rStyle w:val="Hipervnculo"/>
            <w:noProof/>
          </w:rPr>
          <w:t>Node: Biogeographic realm</w:t>
        </w:r>
        <w:r w:rsidR="003B3A3B">
          <w:rPr>
            <w:noProof/>
          </w:rPr>
          <w:tab/>
        </w:r>
        <w:r w:rsidR="003B3A3B">
          <w:rPr>
            <w:noProof/>
          </w:rPr>
          <w:fldChar w:fldCharType="begin"/>
        </w:r>
        <w:r w:rsidR="003B3A3B">
          <w:rPr>
            <w:noProof/>
          </w:rPr>
          <w:instrText xml:space="preserve"> PAGEREF _Toc10989939 \h </w:instrText>
        </w:r>
        <w:r w:rsidR="003B3A3B">
          <w:rPr>
            <w:noProof/>
          </w:rPr>
        </w:r>
        <w:r w:rsidR="003B3A3B">
          <w:rPr>
            <w:noProof/>
          </w:rPr>
          <w:fldChar w:fldCharType="separate"/>
        </w:r>
        <w:r w:rsidR="003B3A3B">
          <w:rPr>
            <w:noProof/>
          </w:rPr>
          <w:t>61</w:t>
        </w:r>
        <w:r w:rsidR="003B3A3B">
          <w:rPr>
            <w:noProof/>
          </w:rPr>
          <w:fldChar w:fldCharType="end"/>
        </w:r>
      </w:hyperlink>
    </w:p>
    <w:p w14:paraId="48D684E1"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40" w:history="1">
        <w:r w:rsidR="003B3A3B" w:rsidRPr="008E1074">
          <w:rPr>
            <w:rStyle w:val="Hipervnculo"/>
            <w:noProof/>
          </w:rPr>
          <w:t>3.2.4.13.6.</w:t>
        </w:r>
        <w:r w:rsidR="003B3A3B">
          <w:rPr>
            <w:rFonts w:asciiTheme="minorHAnsi" w:eastAsiaTheme="minorEastAsia" w:hAnsiTheme="minorHAnsi" w:cstheme="minorBidi"/>
            <w:noProof/>
            <w:kern w:val="0"/>
          </w:rPr>
          <w:tab/>
        </w:r>
        <w:r w:rsidR="003B3A3B" w:rsidRPr="008E1074">
          <w:rPr>
            <w:rStyle w:val="Hipervnculo"/>
            <w:noProof/>
          </w:rPr>
          <w:t>Node: Region (land regions and marine regions)</w:t>
        </w:r>
        <w:r w:rsidR="003B3A3B">
          <w:rPr>
            <w:noProof/>
          </w:rPr>
          <w:tab/>
        </w:r>
        <w:r w:rsidR="003B3A3B">
          <w:rPr>
            <w:noProof/>
          </w:rPr>
          <w:fldChar w:fldCharType="begin"/>
        </w:r>
        <w:r w:rsidR="003B3A3B">
          <w:rPr>
            <w:noProof/>
          </w:rPr>
          <w:instrText xml:space="preserve"> PAGEREF _Toc10989940 \h </w:instrText>
        </w:r>
        <w:r w:rsidR="003B3A3B">
          <w:rPr>
            <w:noProof/>
          </w:rPr>
        </w:r>
        <w:r w:rsidR="003B3A3B">
          <w:rPr>
            <w:noProof/>
          </w:rPr>
          <w:fldChar w:fldCharType="separate"/>
        </w:r>
        <w:r w:rsidR="003B3A3B">
          <w:rPr>
            <w:noProof/>
          </w:rPr>
          <w:t>61</w:t>
        </w:r>
        <w:r w:rsidR="003B3A3B">
          <w:rPr>
            <w:noProof/>
          </w:rPr>
          <w:fldChar w:fldCharType="end"/>
        </w:r>
      </w:hyperlink>
    </w:p>
    <w:p w14:paraId="68B48CC5"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41" w:history="1">
        <w:r w:rsidR="003B3A3B" w:rsidRPr="008E1074">
          <w:rPr>
            <w:rStyle w:val="Hipervnculo"/>
            <w:noProof/>
          </w:rPr>
          <w:t>3.2.4.13.6.1.</w:t>
        </w:r>
        <w:r w:rsidR="003B3A3B">
          <w:rPr>
            <w:rFonts w:asciiTheme="minorHAnsi" w:eastAsiaTheme="minorEastAsia" w:hAnsiTheme="minorHAnsi" w:cstheme="minorBidi"/>
            <w:noProof/>
            <w:kern w:val="0"/>
          </w:rPr>
          <w:tab/>
        </w:r>
        <w:r w:rsidR="003B3A3B" w:rsidRPr="008E1074">
          <w:rPr>
            <w:rStyle w:val="Hipervnculo"/>
            <w:noProof/>
          </w:rPr>
          <w:t>Node: Region classification system</w:t>
        </w:r>
        <w:r w:rsidR="003B3A3B">
          <w:rPr>
            <w:noProof/>
          </w:rPr>
          <w:tab/>
        </w:r>
        <w:r w:rsidR="003B3A3B">
          <w:rPr>
            <w:noProof/>
          </w:rPr>
          <w:fldChar w:fldCharType="begin"/>
        </w:r>
        <w:r w:rsidR="003B3A3B">
          <w:rPr>
            <w:noProof/>
          </w:rPr>
          <w:instrText xml:space="preserve"> PAGEREF _Toc10989941 \h </w:instrText>
        </w:r>
        <w:r w:rsidR="003B3A3B">
          <w:rPr>
            <w:noProof/>
          </w:rPr>
        </w:r>
        <w:r w:rsidR="003B3A3B">
          <w:rPr>
            <w:noProof/>
          </w:rPr>
          <w:fldChar w:fldCharType="separate"/>
        </w:r>
        <w:r w:rsidR="003B3A3B">
          <w:rPr>
            <w:noProof/>
          </w:rPr>
          <w:t>61</w:t>
        </w:r>
        <w:r w:rsidR="003B3A3B">
          <w:rPr>
            <w:noProof/>
          </w:rPr>
          <w:fldChar w:fldCharType="end"/>
        </w:r>
      </w:hyperlink>
    </w:p>
    <w:p w14:paraId="71894405"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42" w:history="1">
        <w:r w:rsidR="003B3A3B" w:rsidRPr="008E1074">
          <w:rPr>
            <w:rStyle w:val="Hipervnculo"/>
            <w:noProof/>
          </w:rPr>
          <w:t>3.2.4.13.6.1.1.</w:t>
        </w:r>
        <w:r w:rsidR="003B3A3B">
          <w:rPr>
            <w:rFonts w:asciiTheme="minorHAnsi" w:eastAsiaTheme="minorEastAsia" w:hAnsiTheme="minorHAnsi" w:cstheme="minorBidi"/>
            <w:noProof/>
            <w:kern w:val="0"/>
          </w:rPr>
          <w:tab/>
        </w:r>
        <w:r w:rsidR="003B3A3B" w:rsidRPr="008E1074">
          <w:rPr>
            <w:rStyle w:val="Hipervnculo"/>
            <w:noProof/>
          </w:rPr>
          <w:t>Node: Region classification element</w:t>
        </w:r>
        <w:r w:rsidR="003B3A3B">
          <w:rPr>
            <w:noProof/>
          </w:rPr>
          <w:tab/>
        </w:r>
        <w:r w:rsidR="003B3A3B">
          <w:rPr>
            <w:noProof/>
          </w:rPr>
          <w:fldChar w:fldCharType="begin"/>
        </w:r>
        <w:r w:rsidR="003B3A3B">
          <w:rPr>
            <w:noProof/>
          </w:rPr>
          <w:instrText xml:space="preserve"> PAGEREF _Toc10989942 \h </w:instrText>
        </w:r>
        <w:r w:rsidR="003B3A3B">
          <w:rPr>
            <w:noProof/>
          </w:rPr>
        </w:r>
        <w:r w:rsidR="003B3A3B">
          <w:rPr>
            <w:noProof/>
          </w:rPr>
          <w:fldChar w:fldCharType="separate"/>
        </w:r>
        <w:r w:rsidR="003B3A3B">
          <w:rPr>
            <w:noProof/>
          </w:rPr>
          <w:t>61</w:t>
        </w:r>
        <w:r w:rsidR="003B3A3B">
          <w:rPr>
            <w:noProof/>
          </w:rPr>
          <w:fldChar w:fldCharType="end"/>
        </w:r>
      </w:hyperlink>
    </w:p>
    <w:p w14:paraId="3A036795"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43" w:history="1">
        <w:r w:rsidR="003B3A3B" w:rsidRPr="008E1074">
          <w:rPr>
            <w:rStyle w:val="Hipervnculo"/>
            <w:noProof/>
          </w:rPr>
          <w:t>3.2.4.13.7.</w:t>
        </w:r>
        <w:r w:rsidR="003B3A3B">
          <w:rPr>
            <w:rFonts w:asciiTheme="minorHAnsi" w:eastAsiaTheme="minorEastAsia" w:hAnsiTheme="minorHAnsi" w:cstheme="minorBidi"/>
            <w:noProof/>
            <w:kern w:val="0"/>
          </w:rPr>
          <w:tab/>
        </w:r>
        <w:r w:rsidR="003B3A3B" w:rsidRPr="008E1074">
          <w:rPr>
            <w:rStyle w:val="Hipervnculo"/>
            <w:noProof/>
          </w:rPr>
          <w:t>Node: Spatial data</w:t>
        </w:r>
        <w:r w:rsidR="003B3A3B">
          <w:rPr>
            <w:noProof/>
          </w:rPr>
          <w:tab/>
        </w:r>
        <w:r w:rsidR="003B3A3B">
          <w:rPr>
            <w:noProof/>
          </w:rPr>
          <w:fldChar w:fldCharType="begin"/>
        </w:r>
        <w:r w:rsidR="003B3A3B">
          <w:rPr>
            <w:noProof/>
          </w:rPr>
          <w:instrText xml:space="preserve"> PAGEREF _Toc10989943 \h </w:instrText>
        </w:r>
        <w:r w:rsidR="003B3A3B">
          <w:rPr>
            <w:noProof/>
          </w:rPr>
        </w:r>
        <w:r w:rsidR="003B3A3B">
          <w:rPr>
            <w:noProof/>
          </w:rPr>
          <w:fldChar w:fldCharType="separate"/>
        </w:r>
        <w:r w:rsidR="003B3A3B">
          <w:rPr>
            <w:noProof/>
          </w:rPr>
          <w:t>61</w:t>
        </w:r>
        <w:r w:rsidR="003B3A3B">
          <w:rPr>
            <w:noProof/>
          </w:rPr>
          <w:fldChar w:fldCharType="end"/>
        </w:r>
      </w:hyperlink>
    </w:p>
    <w:p w14:paraId="2FA98B08"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44" w:history="1">
        <w:r w:rsidR="003B3A3B" w:rsidRPr="008E1074">
          <w:rPr>
            <w:rStyle w:val="Hipervnculo"/>
            <w:noProof/>
          </w:rPr>
          <w:t>3.2.4.13.7.1.</w:t>
        </w:r>
        <w:r w:rsidR="003B3A3B">
          <w:rPr>
            <w:rFonts w:asciiTheme="minorHAnsi" w:eastAsiaTheme="minorEastAsia" w:hAnsiTheme="minorHAnsi" w:cstheme="minorBidi"/>
            <w:noProof/>
            <w:kern w:val="0"/>
          </w:rPr>
          <w:tab/>
        </w:r>
        <w:r w:rsidR="003B3A3B" w:rsidRPr="008E1074">
          <w:rPr>
            <w:rStyle w:val="Hipervnculo"/>
            <w:noProof/>
          </w:rPr>
          <w:t>Node: Spatial point</w:t>
        </w:r>
        <w:r w:rsidR="003B3A3B">
          <w:rPr>
            <w:noProof/>
          </w:rPr>
          <w:tab/>
        </w:r>
        <w:r w:rsidR="003B3A3B">
          <w:rPr>
            <w:noProof/>
          </w:rPr>
          <w:fldChar w:fldCharType="begin"/>
        </w:r>
        <w:r w:rsidR="003B3A3B">
          <w:rPr>
            <w:noProof/>
          </w:rPr>
          <w:instrText xml:space="preserve"> PAGEREF _Toc10989944 \h </w:instrText>
        </w:r>
        <w:r w:rsidR="003B3A3B">
          <w:rPr>
            <w:noProof/>
          </w:rPr>
        </w:r>
        <w:r w:rsidR="003B3A3B">
          <w:rPr>
            <w:noProof/>
          </w:rPr>
          <w:fldChar w:fldCharType="separate"/>
        </w:r>
        <w:r w:rsidR="003B3A3B">
          <w:rPr>
            <w:noProof/>
          </w:rPr>
          <w:t>62</w:t>
        </w:r>
        <w:r w:rsidR="003B3A3B">
          <w:rPr>
            <w:noProof/>
          </w:rPr>
          <w:fldChar w:fldCharType="end"/>
        </w:r>
      </w:hyperlink>
    </w:p>
    <w:p w14:paraId="16478BD3"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45" w:history="1">
        <w:r w:rsidR="003B3A3B" w:rsidRPr="008E1074">
          <w:rPr>
            <w:rStyle w:val="Hipervnculo"/>
            <w:noProof/>
          </w:rPr>
          <w:t>3.2.4.13.7.1.1.</w:t>
        </w:r>
        <w:r w:rsidR="003B3A3B">
          <w:rPr>
            <w:rFonts w:asciiTheme="minorHAnsi" w:eastAsiaTheme="minorEastAsia" w:hAnsiTheme="minorHAnsi" w:cstheme="minorBidi"/>
            <w:noProof/>
            <w:kern w:val="0"/>
          </w:rPr>
          <w:tab/>
        </w:r>
        <w:r w:rsidR="003B3A3B" w:rsidRPr="008E1074">
          <w:rPr>
            <w:rStyle w:val="Hipervnculo"/>
            <w:noProof/>
          </w:rPr>
          <w:t>Node: Longitude</w:t>
        </w:r>
        <w:r w:rsidR="003B3A3B">
          <w:rPr>
            <w:noProof/>
          </w:rPr>
          <w:tab/>
        </w:r>
        <w:r w:rsidR="003B3A3B">
          <w:rPr>
            <w:noProof/>
          </w:rPr>
          <w:fldChar w:fldCharType="begin"/>
        </w:r>
        <w:r w:rsidR="003B3A3B">
          <w:rPr>
            <w:noProof/>
          </w:rPr>
          <w:instrText xml:space="preserve"> PAGEREF _Toc10989945 \h </w:instrText>
        </w:r>
        <w:r w:rsidR="003B3A3B">
          <w:rPr>
            <w:noProof/>
          </w:rPr>
        </w:r>
        <w:r w:rsidR="003B3A3B">
          <w:rPr>
            <w:noProof/>
          </w:rPr>
          <w:fldChar w:fldCharType="separate"/>
        </w:r>
        <w:r w:rsidR="003B3A3B">
          <w:rPr>
            <w:noProof/>
          </w:rPr>
          <w:t>64</w:t>
        </w:r>
        <w:r w:rsidR="003B3A3B">
          <w:rPr>
            <w:noProof/>
          </w:rPr>
          <w:fldChar w:fldCharType="end"/>
        </w:r>
      </w:hyperlink>
    </w:p>
    <w:p w14:paraId="51CBCFEE"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46" w:history="1">
        <w:r w:rsidR="003B3A3B" w:rsidRPr="008E1074">
          <w:rPr>
            <w:rStyle w:val="Hipervnculo"/>
            <w:noProof/>
          </w:rPr>
          <w:t>3.2.4.13.7.1.2.</w:t>
        </w:r>
        <w:r w:rsidR="003B3A3B">
          <w:rPr>
            <w:rFonts w:asciiTheme="minorHAnsi" w:eastAsiaTheme="minorEastAsia" w:hAnsiTheme="minorHAnsi" w:cstheme="minorBidi"/>
            <w:noProof/>
            <w:kern w:val="0"/>
          </w:rPr>
          <w:tab/>
        </w:r>
        <w:r w:rsidR="003B3A3B" w:rsidRPr="008E1074">
          <w:rPr>
            <w:rStyle w:val="Hipervnculo"/>
            <w:noProof/>
          </w:rPr>
          <w:t>Node: Latitude</w:t>
        </w:r>
        <w:r w:rsidR="003B3A3B">
          <w:rPr>
            <w:noProof/>
          </w:rPr>
          <w:tab/>
        </w:r>
        <w:r w:rsidR="003B3A3B">
          <w:rPr>
            <w:noProof/>
          </w:rPr>
          <w:fldChar w:fldCharType="begin"/>
        </w:r>
        <w:r w:rsidR="003B3A3B">
          <w:rPr>
            <w:noProof/>
          </w:rPr>
          <w:instrText xml:space="preserve"> PAGEREF _Toc10989946 \h </w:instrText>
        </w:r>
        <w:r w:rsidR="003B3A3B">
          <w:rPr>
            <w:noProof/>
          </w:rPr>
        </w:r>
        <w:r w:rsidR="003B3A3B">
          <w:rPr>
            <w:noProof/>
          </w:rPr>
          <w:fldChar w:fldCharType="separate"/>
        </w:r>
        <w:r w:rsidR="003B3A3B">
          <w:rPr>
            <w:noProof/>
          </w:rPr>
          <w:t>64</w:t>
        </w:r>
        <w:r w:rsidR="003B3A3B">
          <w:rPr>
            <w:noProof/>
          </w:rPr>
          <w:fldChar w:fldCharType="end"/>
        </w:r>
      </w:hyperlink>
    </w:p>
    <w:p w14:paraId="12F4B2BB"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47" w:history="1">
        <w:r w:rsidR="003B3A3B" w:rsidRPr="008E1074">
          <w:rPr>
            <w:rStyle w:val="Hipervnculo"/>
            <w:noProof/>
          </w:rPr>
          <w:t>3.2.4.13.7.1.3.</w:t>
        </w:r>
        <w:r w:rsidR="003B3A3B">
          <w:rPr>
            <w:rFonts w:asciiTheme="minorHAnsi" w:eastAsiaTheme="minorEastAsia" w:hAnsiTheme="minorHAnsi" w:cstheme="minorBidi"/>
            <w:noProof/>
            <w:kern w:val="0"/>
          </w:rPr>
          <w:tab/>
        </w:r>
        <w:r w:rsidR="003B3A3B" w:rsidRPr="008E1074">
          <w:rPr>
            <w:rStyle w:val="Hipervnculo"/>
            <w:noProof/>
          </w:rPr>
          <w:t>Node: Radius</w:t>
        </w:r>
        <w:r w:rsidR="003B3A3B">
          <w:rPr>
            <w:noProof/>
          </w:rPr>
          <w:tab/>
        </w:r>
        <w:r w:rsidR="003B3A3B">
          <w:rPr>
            <w:noProof/>
          </w:rPr>
          <w:fldChar w:fldCharType="begin"/>
        </w:r>
        <w:r w:rsidR="003B3A3B">
          <w:rPr>
            <w:noProof/>
          </w:rPr>
          <w:instrText xml:space="preserve"> PAGEREF _Toc10989947 \h </w:instrText>
        </w:r>
        <w:r w:rsidR="003B3A3B">
          <w:rPr>
            <w:noProof/>
          </w:rPr>
        </w:r>
        <w:r w:rsidR="003B3A3B">
          <w:rPr>
            <w:noProof/>
          </w:rPr>
          <w:fldChar w:fldCharType="separate"/>
        </w:r>
        <w:r w:rsidR="003B3A3B">
          <w:rPr>
            <w:noProof/>
          </w:rPr>
          <w:t>65</w:t>
        </w:r>
        <w:r w:rsidR="003B3A3B">
          <w:rPr>
            <w:noProof/>
          </w:rPr>
          <w:fldChar w:fldCharType="end"/>
        </w:r>
      </w:hyperlink>
    </w:p>
    <w:p w14:paraId="50797E88"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48" w:history="1">
        <w:r w:rsidR="003B3A3B" w:rsidRPr="008E1074">
          <w:rPr>
            <w:rStyle w:val="Hipervnculo"/>
            <w:noProof/>
          </w:rPr>
          <w:t>3.2.4.14.</w:t>
        </w:r>
        <w:r w:rsidR="003B3A3B">
          <w:rPr>
            <w:rFonts w:asciiTheme="minorHAnsi" w:eastAsiaTheme="minorEastAsia" w:hAnsiTheme="minorHAnsi" w:cstheme="minorBidi"/>
            <w:noProof/>
            <w:kern w:val="0"/>
          </w:rPr>
          <w:tab/>
        </w:r>
        <w:r w:rsidR="003B3A3B" w:rsidRPr="008E1074">
          <w:rPr>
            <w:rStyle w:val="Hipervnculo"/>
            <w:noProof/>
          </w:rPr>
          <w:t>Node: Collapse definition</w:t>
        </w:r>
        <w:r w:rsidR="003B3A3B">
          <w:rPr>
            <w:noProof/>
          </w:rPr>
          <w:tab/>
        </w:r>
        <w:r w:rsidR="003B3A3B">
          <w:rPr>
            <w:noProof/>
          </w:rPr>
          <w:fldChar w:fldCharType="begin"/>
        </w:r>
        <w:r w:rsidR="003B3A3B">
          <w:rPr>
            <w:noProof/>
          </w:rPr>
          <w:instrText xml:space="preserve"> PAGEREF _Toc10989948 \h </w:instrText>
        </w:r>
        <w:r w:rsidR="003B3A3B">
          <w:rPr>
            <w:noProof/>
          </w:rPr>
        </w:r>
        <w:r w:rsidR="003B3A3B">
          <w:rPr>
            <w:noProof/>
          </w:rPr>
          <w:fldChar w:fldCharType="separate"/>
        </w:r>
        <w:r w:rsidR="003B3A3B">
          <w:rPr>
            <w:noProof/>
          </w:rPr>
          <w:t>65</w:t>
        </w:r>
        <w:r w:rsidR="003B3A3B">
          <w:rPr>
            <w:noProof/>
          </w:rPr>
          <w:fldChar w:fldCharType="end"/>
        </w:r>
      </w:hyperlink>
    </w:p>
    <w:p w14:paraId="5FF81600"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49" w:history="1">
        <w:r w:rsidR="003B3A3B" w:rsidRPr="008E1074">
          <w:rPr>
            <w:rStyle w:val="Hipervnculo"/>
            <w:noProof/>
          </w:rPr>
          <w:t>3.2.4.14.1.</w:t>
        </w:r>
        <w:r w:rsidR="003B3A3B">
          <w:rPr>
            <w:rFonts w:asciiTheme="minorHAnsi" w:eastAsiaTheme="minorEastAsia" w:hAnsiTheme="minorHAnsi" w:cstheme="minorBidi"/>
            <w:noProof/>
            <w:kern w:val="0"/>
          </w:rPr>
          <w:tab/>
        </w:r>
        <w:r w:rsidR="003B3A3B" w:rsidRPr="008E1074">
          <w:rPr>
            <w:rStyle w:val="Hipervnculo"/>
            <w:noProof/>
          </w:rPr>
          <w:t>Node: Collapse Summaries</w:t>
        </w:r>
        <w:r w:rsidR="003B3A3B">
          <w:rPr>
            <w:noProof/>
          </w:rPr>
          <w:tab/>
        </w:r>
        <w:r w:rsidR="003B3A3B">
          <w:rPr>
            <w:noProof/>
          </w:rPr>
          <w:fldChar w:fldCharType="begin"/>
        </w:r>
        <w:r w:rsidR="003B3A3B">
          <w:rPr>
            <w:noProof/>
          </w:rPr>
          <w:instrText xml:space="preserve"> PAGEREF _Toc10989949 \h </w:instrText>
        </w:r>
        <w:r w:rsidR="003B3A3B">
          <w:rPr>
            <w:noProof/>
          </w:rPr>
        </w:r>
        <w:r w:rsidR="003B3A3B">
          <w:rPr>
            <w:noProof/>
          </w:rPr>
          <w:fldChar w:fldCharType="separate"/>
        </w:r>
        <w:r w:rsidR="003B3A3B">
          <w:rPr>
            <w:noProof/>
          </w:rPr>
          <w:t>66</w:t>
        </w:r>
        <w:r w:rsidR="003B3A3B">
          <w:rPr>
            <w:noProof/>
          </w:rPr>
          <w:fldChar w:fldCharType="end"/>
        </w:r>
      </w:hyperlink>
    </w:p>
    <w:p w14:paraId="4B70DBBC"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50" w:history="1">
        <w:r w:rsidR="003B3A3B" w:rsidRPr="008E1074">
          <w:rPr>
            <w:rStyle w:val="Hipervnculo"/>
            <w:noProof/>
          </w:rPr>
          <w:t>3.2.4.14.1.1.</w:t>
        </w:r>
        <w:r w:rsidR="003B3A3B">
          <w:rPr>
            <w:rFonts w:asciiTheme="minorHAnsi" w:eastAsiaTheme="minorEastAsia" w:hAnsiTheme="minorHAnsi" w:cstheme="minorBidi"/>
            <w:noProof/>
            <w:kern w:val="0"/>
          </w:rPr>
          <w:tab/>
        </w:r>
        <w:r w:rsidR="003B3A3B" w:rsidRPr="008E1074">
          <w:rPr>
            <w:rStyle w:val="Hipervnculo"/>
            <w:noProof/>
          </w:rPr>
          <w:t>Node: Collapse Summary</w:t>
        </w:r>
        <w:r w:rsidR="003B3A3B">
          <w:rPr>
            <w:noProof/>
          </w:rPr>
          <w:tab/>
        </w:r>
        <w:r w:rsidR="003B3A3B">
          <w:rPr>
            <w:noProof/>
          </w:rPr>
          <w:fldChar w:fldCharType="begin"/>
        </w:r>
        <w:r w:rsidR="003B3A3B">
          <w:rPr>
            <w:noProof/>
          </w:rPr>
          <w:instrText xml:space="preserve"> PAGEREF _Toc10989950 \h </w:instrText>
        </w:r>
        <w:r w:rsidR="003B3A3B">
          <w:rPr>
            <w:noProof/>
          </w:rPr>
        </w:r>
        <w:r w:rsidR="003B3A3B">
          <w:rPr>
            <w:noProof/>
          </w:rPr>
          <w:fldChar w:fldCharType="separate"/>
        </w:r>
        <w:r w:rsidR="003B3A3B">
          <w:rPr>
            <w:noProof/>
          </w:rPr>
          <w:t>66</w:t>
        </w:r>
        <w:r w:rsidR="003B3A3B">
          <w:rPr>
            <w:noProof/>
          </w:rPr>
          <w:fldChar w:fldCharType="end"/>
        </w:r>
      </w:hyperlink>
    </w:p>
    <w:p w14:paraId="43AA9E0D"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51" w:history="1">
        <w:r w:rsidR="003B3A3B" w:rsidRPr="008E1074">
          <w:rPr>
            <w:rStyle w:val="Hipervnculo"/>
            <w:noProof/>
          </w:rPr>
          <w:t>3.2.4.14.2.</w:t>
        </w:r>
        <w:r w:rsidR="003B3A3B">
          <w:rPr>
            <w:rFonts w:asciiTheme="minorHAnsi" w:eastAsiaTheme="minorEastAsia" w:hAnsiTheme="minorHAnsi" w:cstheme="minorBidi"/>
            <w:noProof/>
            <w:kern w:val="0"/>
          </w:rPr>
          <w:tab/>
        </w:r>
        <w:r w:rsidR="003B3A3B" w:rsidRPr="008E1074">
          <w:rPr>
            <w:rStyle w:val="Hipervnculo"/>
            <w:noProof/>
          </w:rPr>
          <w:t>Node: Spatial collapse</w:t>
        </w:r>
        <w:r w:rsidR="003B3A3B">
          <w:rPr>
            <w:noProof/>
          </w:rPr>
          <w:tab/>
        </w:r>
        <w:r w:rsidR="003B3A3B">
          <w:rPr>
            <w:noProof/>
          </w:rPr>
          <w:fldChar w:fldCharType="begin"/>
        </w:r>
        <w:r w:rsidR="003B3A3B">
          <w:rPr>
            <w:noProof/>
          </w:rPr>
          <w:instrText xml:space="preserve"> PAGEREF _Toc10989951 \h </w:instrText>
        </w:r>
        <w:r w:rsidR="003B3A3B">
          <w:rPr>
            <w:noProof/>
          </w:rPr>
        </w:r>
        <w:r w:rsidR="003B3A3B">
          <w:rPr>
            <w:noProof/>
          </w:rPr>
          <w:fldChar w:fldCharType="separate"/>
        </w:r>
        <w:r w:rsidR="003B3A3B">
          <w:rPr>
            <w:noProof/>
          </w:rPr>
          <w:t>67</w:t>
        </w:r>
        <w:r w:rsidR="003B3A3B">
          <w:rPr>
            <w:noProof/>
          </w:rPr>
          <w:fldChar w:fldCharType="end"/>
        </w:r>
      </w:hyperlink>
    </w:p>
    <w:p w14:paraId="037E4200"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52" w:history="1">
        <w:r w:rsidR="003B3A3B" w:rsidRPr="008E1074">
          <w:rPr>
            <w:rStyle w:val="Hipervnculo"/>
            <w:noProof/>
          </w:rPr>
          <w:t>3.2.4.14.3.</w:t>
        </w:r>
        <w:r w:rsidR="003B3A3B">
          <w:rPr>
            <w:rFonts w:asciiTheme="minorHAnsi" w:eastAsiaTheme="minorEastAsia" w:hAnsiTheme="minorHAnsi" w:cstheme="minorBidi"/>
            <w:noProof/>
            <w:kern w:val="0"/>
          </w:rPr>
          <w:tab/>
        </w:r>
        <w:r w:rsidR="003B3A3B" w:rsidRPr="008E1074">
          <w:rPr>
            <w:rStyle w:val="Hipervnculo"/>
            <w:noProof/>
          </w:rPr>
          <w:t>Node: Functional collapse</w:t>
        </w:r>
        <w:r w:rsidR="003B3A3B">
          <w:rPr>
            <w:noProof/>
          </w:rPr>
          <w:tab/>
        </w:r>
        <w:r w:rsidR="003B3A3B">
          <w:rPr>
            <w:noProof/>
          </w:rPr>
          <w:fldChar w:fldCharType="begin"/>
        </w:r>
        <w:r w:rsidR="003B3A3B">
          <w:rPr>
            <w:noProof/>
          </w:rPr>
          <w:instrText xml:space="preserve"> PAGEREF _Toc10989952 \h </w:instrText>
        </w:r>
        <w:r w:rsidR="003B3A3B">
          <w:rPr>
            <w:noProof/>
          </w:rPr>
        </w:r>
        <w:r w:rsidR="003B3A3B">
          <w:rPr>
            <w:noProof/>
          </w:rPr>
          <w:fldChar w:fldCharType="separate"/>
        </w:r>
        <w:r w:rsidR="003B3A3B">
          <w:rPr>
            <w:noProof/>
          </w:rPr>
          <w:t>67</w:t>
        </w:r>
        <w:r w:rsidR="003B3A3B">
          <w:rPr>
            <w:noProof/>
          </w:rPr>
          <w:fldChar w:fldCharType="end"/>
        </w:r>
      </w:hyperlink>
    </w:p>
    <w:p w14:paraId="1DB6B558" w14:textId="77777777" w:rsidR="003B3A3B" w:rsidRDefault="00160238">
      <w:pPr>
        <w:pStyle w:val="TDC1"/>
        <w:tabs>
          <w:tab w:val="left" w:pos="880"/>
          <w:tab w:val="right" w:leader="dot" w:pos="9350"/>
        </w:tabs>
        <w:rPr>
          <w:rFonts w:asciiTheme="minorHAnsi" w:eastAsiaTheme="minorEastAsia" w:hAnsiTheme="minorHAnsi" w:cstheme="minorBidi"/>
          <w:noProof/>
          <w:kern w:val="0"/>
        </w:rPr>
      </w:pPr>
      <w:hyperlink w:anchor="_Toc10989953" w:history="1">
        <w:r w:rsidR="003B3A3B" w:rsidRPr="008E1074">
          <w:rPr>
            <w:rStyle w:val="Hipervnculo"/>
            <w:noProof/>
          </w:rPr>
          <w:t>3.2.5.</w:t>
        </w:r>
        <w:r w:rsidR="003B3A3B">
          <w:rPr>
            <w:rFonts w:asciiTheme="minorHAnsi" w:eastAsiaTheme="minorEastAsia" w:hAnsiTheme="minorHAnsi" w:cstheme="minorBidi"/>
            <w:noProof/>
            <w:kern w:val="0"/>
          </w:rPr>
          <w:tab/>
        </w:r>
        <w:r w:rsidR="003B3A3B" w:rsidRPr="008E1074">
          <w:rPr>
            <w:rStyle w:val="Hipervnculo"/>
            <w:noProof/>
          </w:rPr>
          <w:t>Node: Ecosystem Risk Assessment</w:t>
        </w:r>
        <w:r w:rsidR="003B3A3B">
          <w:rPr>
            <w:noProof/>
          </w:rPr>
          <w:tab/>
        </w:r>
        <w:r w:rsidR="003B3A3B">
          <w:rPr>
            <w:noProof/>
          </w:rPr>
          <w:fldChar w:fldCharType="begin"/>
        </w:r>
        <w:r w:rsidR="003B3A3B">
          <w:rPr>
            <w:noProof/>
          </w:rPr>
          <w:instrText xml:space="preserve"> PAGEREF _Toc10989953 \h </w:instrText>
        </w:r>
        <w:r w:rsidR="003B3A3B">
          <w:rPr>
            <w:noProof/>
          </w:rPr>
        </w:r>
        <w:r w:rsidR="003B3A3B">
          <w:rPr>
            <w:noProof/>
          </w:rPr>
          <w:fldChar w:fldCharType="separate"/>
        </w:r>
        <w:r w:rsidR="003B3A3B">
          <w:rPr>
            <w:noProof/>
          </w:rPr>
          <w:t>68</w:t>
        </w:r>
        <w:r w:rsidR="003B3A3B">
          <w:rPr>
            <w:noProof/>
          </w:rPr>
          <w:fldChar w:fldCharType="end"/>
        </w:r>
      </w:hyperlink>
    </w:p>
    <w:p w14:paraId="0557C56B"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54" w:history="1">
        <w:r w:rsidR="003B3A3B" w:rsidRPr="008E1074">
          <w:rPr>
            <w:rStyle w:val="Hipervnculo"/>
            <w:noProof/>
          </w:rPr>
          <w:t>3.2.5.1.</w:t>
        </w:r>
        <w:r w:rsidR="003B3A3B">
          <w:rPr>
            <w:rFonts w:asciiTheme="minorHAnsi" w:eastAsiaTheme="minorEastAsia" w:hAnsiTheme="minorHAnsi" w:cstheme="minorBidi"/>
            <w:noProof/>
            <w:kern w:val="0"/>
          </w:rPr>
          <w:tab/>
        </w:r>
        <w:r w:rsidR="003B3A3B" w:rsidRPr="008E1074">
          <w:rPr>
            <w:rStyle w:val="Hipervnculo"/>
            <w:noProof/>
          </w:rPr>
          <w:t>Node: Assessment version</w:t>
        </w:r>
        <w:r w:rsidR="003B3A3B">
          <w:rPr>
            <w:noProof/>
          </w:rPr>
          <w:tab/>
        </w:r>
        <w:r w:rsidR="003B3A3B">
          <w:rPr>
            <w:noProof/>
          </w:rPr>
          <w:fldChar w:fldCharType="begin"/>
        </w:r>
        <w:r w:rsidR="003B3A3B">
          <w:rPr>
            <w:noProof/>
          </w:rPr>
          <w:instrText xml:space="preserve"> PAGEREF _Toc10989954 \h </w:instrText>
        </w:r>
        <w:r w:rsidR="003B3A3B">
          <w:rPr>
            <w:noProof/>
          </w:rPr>
        </w:r>
        <w:r w:rsidR="003B3A3B">
          <w:rPr>
            <w:noProof/>
          </w:rPr>
          <w:fldChar w:fldCharType="separate"/>
        </w:r>
        <w:r w:rsidR="003B3A3B">
          <w:rPr>
            <w:noProof/>
          </w:rPr>
          <w:t>68</w:t>
        </w:r>
        <w:r w:rsidR="003B3A3B">
          <w:rPr>
            <w:noProof/>
          </w:rPr>
          <w:fldChar w:fldCharType="end"/>
        </w:r>
      </w:hyperlink>
    </w:p>
    <w:p w14:paraId="133D4230"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55" w:history="1">
        <w:r w:rsidR="003B3A3B" w:rsidRPr="008E1074">
          <w:rPr>
            <w:rStyle w:val="Hipervnculo"/>
            <w:noProof/>
          </w:rPr>
          <w:t>3.2.5.2.</w:t>
        </w:r>
        <w:r w:rsidR="003B3A3B">
          <w:rPr>
            <w:rFonts w:asciiTheme="minorHAnsi" w:eastAsiaTheme="minorEastAsia" w:hAnsiTheme="minorHAnsi" w:cstheme="minorBidi"/>
            <w:noProof/>
            <w:kern w:val="0"/>
          </w:rPr>
          <w:tab/>
        </w:r>
        <w:r w:rsidR="003B3A3B" w:rsidRPr="008E1074">
          <w:rPr>
            <w:rStyle w:val="Hipervnculo"/>
            <w:noProof/>
          </w:rPr>
          <w:t>Node: Risk Assessment Protocol</w:t>
        </w:r>
        <w:r w:rsidR="003B3A3B">
          <w:rPr>
            <w:noProof/>
          </w:rPr>
          <w:tab/>
        </w:r>
        <w:r w:rsidR="003B3A3B">
          <w:rPr>
            <w:noProof/>
          </w:rPr>
          <w:fldChar w:fldCharType="begin"/>
        </w:r>
        <w:r w:rsidR="003B3A3B">
          <w:rPr>
            <w:noProof/>
          </w:rPr>
          <w:instrText xml:space="preserve"> PAGEREF _Toc10989955 \h </w:instrText>
        </w:r>
        <w:r w:rsidR="003B3A3B">
          <w:rPr>
            <w:noProof/>
          </w:rPr>
        </w:r>
        <w:r w:rsidR="003B3A3B">
          <w:rPr>
            <w:noProof/>
          </w:rPr>
          <w:fldChar w:fldCharType="separate"/>
        </w:r>
        <w:r w:rsidR="003B3A3B">
          <w:rPr>
            <w:noProof/>
          </w:rPr>
          <w:t>69</w:t>
        </w:r>
        <w:r w:rsidR="003B3A3B">
          <w:rPr>
            <w:noProof/>
          </w:rPr>
          <w:fldChar w:fldCharType="end"/>
        </w:r>
      </w:hyperlink>
    </w:p>
    <w:p w14:paraId="3020D446"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56" w:history="1">
        <w:r w:rsidR="003B3A3B" w:rsidRPr="008E1074">
          <w:rPr>
            <w:rStyle w:val="Hipervnculo"/>
            <w:noProof/>
          </w:rPr>
          <w:t>3.2.5.3.</w:t>
        </w:r>
        <w:r w:rsidR="003B3A3B">
          <w:rPr>
            <w:rFonts w:asciiTheme="minorHAnsi" w:eastAsiaTheme="minorEastAsia" w:hAnsiTheme="minorHAnsi" w:cstheme="minorBidi"/>
            <w:noProof/>
            <w:kern w:val="0"/>
          </w:rPr>
          <w:tab/>
        </w:r>
        <w:r w:rsidR="003B3A3B" w:rsidRPr="008E1074">
          <w:rPr>
            <w:rStyle w:val="Hipervnculo"/>
            <w:noProof/>
          </w:rPr>
          <w:t>Node: Assessment unit</w:t>
        </w:r>
        <w:r w:rsidR="003B3A3B">
          <w:rPr>
            <w:noProof/>
          </w:rPr>
          <w:tab/>
        </w:r>
        <w:r w:rsidR="003B3A3B">
          <w:rPr>
            <w:noProof/>
          </w:rPr>
          <w:fldChar w:fldCharType="begin"/>
        </w:r>
        <w:r w:rsidR="003B3A3B">
          <w:rPr>
            <w:noProof/>
          </w:rPr>
          <w:instrText xml:space="preserve"> PAGEREF _Toc10989956 \h </w:instrText>
        </w:r>
        <w:r w:rsidR="003B3A3B">
          <w:rPr>
            <w:noProof/>
          </w:rPr>
        </w:r>
        <w:r w:rsidR="003B3A3B">
          <w:rPr>
            <w:noProof/>
          </w:rPr>
          <w:fldChar w:fldCharType="separate"/>
        </w:r>
        <w:r w:rsidR="003B3A3B">
          <w:rPr>
            <w:noProof/>
          </w:rPr>
          <w:t>69</w:t>
        </w:r>
        <w:r w:rsidR="003B3A3B">
          <w:rPr>
            <w:noProof/>
          </w:rPr>
          <w:fldChar w:fldCharType="end"/>
        </w:r>
      </w:hyperlink>
    </w:p>
    <w:p w14:paraId="767C5B0A"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57" w:history="1">
        <w:r w:rsidR="003B3A3B" w:rsidRPr="008E1074">
          <w:rPr>
            <w:rStyle w:val="Hipervnculo"/>
            <w:noProof/>
          </w:rPr>
          <w:t>3.2.5.3.1.</w:t>
        </w:r>
        <w:r w:rsidR="003B3A3B">
          <w:rPr>
            <w:rFonts w:asciiTheme="minorHAnsi" w:eastAsiaTheme="minorEastAsia" w:hAnsiTheme="minorHAnsi" w:cstheme="minorBidi"/>
            <w:noProof/>
            <w:kern w:val="0"/>
          </w:rPr>
          <w:tab/>
        </w:r>
        <w:r w:rsidR="003B3A3B" w:rsidRPr="008E1074">
          <w:rPr>
            <w:rStyle w:val="Hipervnculo"/>
            <w:noProof/>
          </w:rPr>
          <w:t>Node: Ecosystem subset</w:t>
        </w:r>
        <w:r w:rsidR="003B3A3B">
          <w:rPr>
            <w:noProof/>
          </w:rPr>
          <w:tab/>
        </w:r>
        <w:r w:rsidR="003B3A3B">
          <w:rPr>
            <w:noProof/>
          </w:rPr>
          <w:fldChar w:fldCharType="begin"/>
        </w:r>
        <w:r w:rsidR="003B3A3B">
          <w:rPr>
            <w:noProof/>
          </w:rPr>
          <w:instrText xml:space="preserve"> PAGEREF _Toc10989957 \h </w:instrText>
        </w:r>
        <w:r w:rsidR="003B3A3B">
          <w:rPr>
            <w:noProof/>
          </w:rPr>
        </w:r>
        <w:r w:rsidR="003B3A3B">
          <w:rPr>
            <w:noProof/>
          </w:rPr>
          <w:fldChar w:fldCharType="separate"/>
        </w:r>
        <w:r w:rsidR="003B3A3B">
          <w:rPr>
            <w:noProof/>
          </w:rPr>
          <w:t>70</w:t>
        </w:r>
        <w:r w:rsidR="003B3A3B">
          <w:rPr>
            <w:noProof/>
          </w:rPr>
          <w:fldChar w:fldCharType="end"/>
        </w:r>
      </w:hyperlink>
    </w:p>
    <w:p w14:paraId="1BBD9821"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58" w:history="1">
        <w:r w:rsidR="003B3A3B" w:rsidRPr="008E1074">
          <w:rPr>
            <w:rStyle w:val="Hipervnculo"/>
            <w:noProof/>
          </w:rPr>
          <w:t>3.2.5.3.1.1.</w:t>
        </w:r>
        <w:r w:rsidR="003B3A3B">
          <w:rPr>
            <w:rFonts w:asciiTheme="minorHAnsi" w:eastAsiaTheme="minorEastAsia" w:hAnsiTheme="minorHAnsi" w:cstheme="minorBidi"/>
            <w:noProof/>
            <w:kern w:val="0"/>
          </w:rPr>
          <w:tab/>
        </w:r>
        <w:r w:rsidR="003B3A3B" w:rsidRPr="008E1074">
          <w:rPr>
            <w:rStyle w:val="Hipervnculo"/>
            <w:noProof/>
          </w:rPr>
          <w:t>Node: Sub-set descriptions</w:t>
        </w:r>
        <w:r w:rsidR="003B3A3B">
          <w:rPr>
            <w:noProof/>
          </w:rPr>
          <w:tab/>
        </w:r>
        <w:r w:rsidR="003B3A3B">
          <w:rPr>
            <w:noProof/>
          </w:rPr>
          <w:fldChar w:fldCharType="begin"/>
        </w:r>
        <w:r w:rsidR="003B3A3B">
          <w:rPr>
            <w:noProof/>
          </w:rPr>
          <w:instrText xml:space="preserve"> PAGEREF _Toc10989958 \h </w:instrText>
        </w:r>
        <w:r w:rsidR="003B3A3B">
          <w:rPr>
            <w:noProof/>
          </w:rPr>
        </w:r>
        <w:r w:rsidR="003B3A3B">
          <w:rPr>
            <w:noProof/>
          </w:rPr>
          <w:fldChar w:fldCharType="separate"/>
        </w:r>
        <w:r w:rsidR="003B3A3B">
          <w:rPr>
            <w:noProof/>
          </w:rPr>
          <w:t>70</w:t>
        </w:r>
        <w:r w:rsidR="003B3A3B">
          <w:rPr>
            <w:noProof/>
          </w:rPr>
          <w:fldChar w:fldCharType="end"/>
        </w:r>
      </w:hyperlink>
    </w:p>
    <w:p w14:paraId="5381E974"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59" w:history="1">
        <w:r w:rsidR="003B3A3B" w:rsidRPr="008E1074">
          <w:rPr>
            <w:rStyle w:val="Hipervnculo"/>
            <w:noProof/>
          </w:rPr>
          <w:t>3.2.5.3.1.1.1.</w:t>
        </w:r>
        <w:r w:rsidR="003B3A3B">
          <w:rPr>
            <w:rFonts w:asciiTheme="minorHAnsi" w:eastAsiaTheme="minorEastAsia" w:hAnsiTheme="minorHAnsi" w:cstheme="minorBidi"/>
            <w:noProof/>
            <w:kern w:val="0"/>
          </w:rPr>
          <w:tab/>
        </w:r>
        <w:r w:rsidR="003B3A3B" w:rsidRPr="008E1074">
          <w:rPr>
            <w:rStyle w:val="Hipervnculo"/>
            <w:noProof/>
          </w:rPr>
          <w:t>Node: Sub-set description</w:t>
        </w:r>
        <w:r w:rsidR="003B3A3B">
          <w:rPr>
            <w:noProof/>
          </w:rPr>
          <w:tab/>
        </w:r>
        <w:r w:rsidR="003B3A3B">
          <w:rPr>
            <w:noProof/>
          </w:rPr>
          <w:fldChar w:fldCharType="begin"/>
        </w:r>
        <w:r w:rsidR="003B3A3B">
          <w:rPr>
            <w:noProof/>
          </w:rPr>
          <w:instrText xml:space="preserve"> PAGEREF _Toc10989959 \h </w:instrText>
        </w:r>
        <w:r w:rsidR="003B3A3B">
          <w:rPr>
            <w:noProof/>
          </w:rPr>
        </w:r>
        <w:r w:rsidR="003B3A3B">
          <w:rPr>
            <w:noProof/>
          </w:rPr>
          <w:fldChar w:fldCharType="separate"/>
        </w:r>
        <w:r w:rsidR="003B3A3B">
          <w:rPr>
            <w:noProof/>
          </w:rPr>
          <w:t>71</w:t>
        </w:r>
        <w:r w:rsidR="003B3A3B">
          <w:rPr>
            <w:noProof/>
          </w:rPr>
          <w:fldChar w:fldCharType="end"/>
        </w:r>
      </w:hyperlink>
    </w:p>
    <w:p w14:paraId="39E5DB36"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60" w:history="1">
        <w:r w:rsidR="003B3A3B" w:rsidRPr="008E1074">
          <w:rPr>
            <w:rStyle w:val="Hipervnculo"/>
            <w:noProof/>
          </w:rPr>
          <w:t>3.2.5.3.1.2.</w:t>
        </w:r>
        <w:r w:rsidR="003B3A3B">
          <w:rPr>
            <w:rFonts w:asciiTheme="minorHAnsi" w:eastAsiaTheme="minorEastAsia" w:hAnsiTheme="minorHAnsi" w:cstheme="minorBidi"/>
            <w:noProof/>
            <w:kern w:val="0"/>
          </w:rPr>
          <w:tab/>
        </w:r>
        <w:r w:rsidR="003B3A3B" w:rsidRPr="008E1074">
          <w:rPr>
            <w:rStyle w:val="Hipervnculo"/>
            <w:noProof/>
          </w:rPr>
          <w:t>Node: Countries</w:t>
        </w:r>
        <w:r w:rsidR="003B3A3B">
          <w:rPr>
            <w:noProof/>
          </w:rPr>
          <w:tab/>
        </w:r>
        <w:r w:rsidR="003B3A3B">
          <w:rPr>
            <w:noProof/>
          </w:rPr>
          <w:fldChar w:fldCharType="begin"/>
        </w:r>
        <w:r w:rsidR="003B3A3B">
          <w:rPr>
            <w:noProof/>
          </w:rPr>
          <w:instrText xml:space="preserve"> PAGEREF _Toc10989960 \h </w:instrText>
        </w:r>
        <w:r w:rsidR="003B3A3B">
          <w:rPr>
            <w:noProof/>
          </w:rPr>
        </w:r>
        <w:r w:rsidR="003B3A3B">
          <w:rPr>
            <w:noProof/>
          </w:rPr>
          <w:fldChar w:fldCharType="separate"/>
        </w:r>
        <w:r w:rsidR="003B3A3B">
          <w:rPr>
            <w:noProof/>
          </w:rPr>
          <w:t>71</w:t>
        </w:r>
        <w:r w:rsidR="003B3A3B">
          <w:rPr>
            <w:noProof/>
          </w:rPr>
          <w:fldChar w:fldCharType="end"/>
        </w:r>
      </w:hyperlink>
    </w:p>
    <w:p w14:paraId="421778D0"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61" w:history="1">
        <w:r w:rsidR="003B3A3B" w:rsidRPr="008E1074">
          <w:rPr>
            <w:rStyle w:val="Hipervnculo"/>
            <w:noProof/>
          </w:rPr>
          <w:t>3.2.5.3.1.2.1.</w:t>
        </w:r>
        <w:r w:rsidR="003B3A3B">
          <w:rPr>
            <w:rFonts w:asciiTheme="minorHAnsi" w:eastAsiaTheme="minorEastAsia" w:hAnsiTheme="minorHAnsi" w:cstheme="minorBidi"/>
            <w:noProof/>
            <w:kern w:val="0"/>
          </w:rPr>
          <w:tab/>
        </w:r>
        <w:r w:rsidR="003B3A3B" w:rsidRPr="008E1074">
          <w:rPr>
            <w:rStyle w:val="Hipervnculo"/>
            <w:noProof/>
          </w:rPr>
          <w:t>Node: Country</w:t>
        </w:r>
        <w:r w:rsidR="003B3A3B">
          <w:rPr>
            <w:noProof/>
          </w:rPr>
          <w:tab/>
        </w:r>
        <w:r w:rsidR="003B3A3B">
          <w:rPr>
            <w:noProof/>
          </w:rPr>
          <w:fldChar w:fldCharType="begin"/>
        </w:r>
        <w:r w:rsidR="003B3A3B">
          <w:rPr>
            <w:noProof/>
          </w:rPr>
          <w:instrText xml:space="preserve"> PAGEREF _Toc10989961 \h </w:instrText>
        </w:r>
        <w:r w:rsidR="003B3A3B">
          <w:rPr>
            <w:noProof/>
          </w:rPr>
        </w:r>
        <w:r w:rsidR="003B3A3B">
          <w:rPr>
            <w:noProof/>
          </w:rPr>
          <w:fldChar w:fldCharType="separate"/>
        </w:r>
        <w:r w:rsidR="003B3A3B">
          <w:rPr>
            <w:noProof/>
          </w:rPr>
          <w:t>72</w:t>
        </w:r>
        <w:r w:rsidR="003B3A3B">
          <w:rPr>
            <w:noProof/>
          </w:rPr>
          <w:fldChar w:fldCharType="end"/>
        </w:r>
      </w:hyperlink>
    </w:p>
    <w:p w14:paraId="1982A75F"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62" w:history="1">
        <w:r w:rsidR="003B3A3B" w:rsidRPr="008E1074">
          <w:rPr>
            <w:rStyle w:val="Hipervnculo"/>
            <w:noProof/>
          </w:rPr>
          <w:t>3.2.5.3.1.3.</w:t>
        </w:r>
        <w:r w:rsidR="003B3A3B">
          <w:rPr>
            <w:rFonts w:asciiTheme="minorHAnsi" w:eastAsiaTheme="minorEastAsia" w:hAnsiTheme="minorHAnsi" w:cstheme="minorBidi"/>
            <w:noProof/>
            <w:kern w:val="0"/>
          </w:rPr>
          <w:tab/>
        </w:r>
        <w:r w:rsidR="003B3A3B" w:rsidRPr="008E1074">
          <w:rPr>
            <w:rStyle w:val="Hipervnculo"/>
            <w:noProof/>
          </w:rPr>
          <w:t>Node: Spatial data</w:t>
        </w:r>
        <w:r w:rsidR="003B3A3B">
          <w:rPr>
            <w:noProof/>
          </w:rPr>
          <w:tab/>
        </w:r>
        <w:r w:rsidR="003B3A3B">
          <w:rPr>
            <w:noProof/>
          </w:rPr>
          <w:fldChar w:fldCharType="begin"/>
        </w:r>
        <w:r w:rsidR="003B3A3B">
          <w:rPr>
            <w:noProof/>
          </w:rPr>
          <w:instrText xml:space="preserve"> PAGEREF _Toc10989962 \h </w:instrText>
        </w:r>
        <w:r w:rsidR="003B3A3B">
          <w:rPr>
            <w:noProof/>
          </w:rPr>
        </w:r>
        <w:r w:rsidR="003B3A3B">
          <w:rPr>
            <w:noProof/>
          </w:rPr>
          <w:fldChar w:fldCharType="separate"/>
        </w:r>
        <w:r w:rsidR="003B3A3B">
          <w:rPr>
            <w:noProof/>
          </w:rPr>
          <w:t>72</w:t>
        </w:r>
        <w:r w:rsidR="003B3A3B">
          <w:rPr>
            <w:noProof/>
          </w:rPr>
          <w:fldChar w:fldCharType="end"/>
        </w:r>
      </w:hyperlink>
    </w:p>
    <w:p w14:paraId="445B98E4"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63" w:history="1">
        <w:r w:rsidR="003B3A3B" w:rsidRPr="008E1074">
          <w:rPr>
            <w:rStyle w:val="Hipervnculo"/>
            <w:noProof/>
          </w:rPr>
          <w:t>3.2.5.3.1.3.1.</w:t>
        </w:r>
        <w:r w:rsidR="003B3A3B">
          <w:rPr>
            <w:rFonts w:asciiTheme="minorHAnsi" w:eastAsiaTheme="minorEastAsia" w:hAnsiTheme="minorHAnsi" w:cstheme="minorBidi"/>
            <w:noProof/>
            <w:kern w:val="0"/>
          </w:rPr>
          <w:tab/>
        </w:r>
        <w:r w:rsidR="003B3A3B" w:rsidRPr="008E1074">
          <w:rPr>
            <w:rStyle w:val="Hipervnculo"/>
            <w:noProof/>
          </w:rPr>
          <w:t>Node: Spatial point</w:t>
        </w:r>
        <w:r w:rsidR="003B3A3B">
          <w:rPr>
            <w:noProof/>
          </w:rPr>
          <w:tab/>
        </w:r>
        <w:r w:rsidR="003B3A3B">
          <w:rPr>
            <w:noProof/>
          </w:rPr>
          <w:fldChar w:fldCharType="begin"/>
        </w:r>
        <w:r w:rsidR="003B3A3B">
          <w:rPr>
            <w:noProof/>
          </w:rPr>
          <w:instrText xml:space="preserve"> PAGEREF _Toc10989963 \h </w:instrText>
        </w:r>
        <w:r w:rsidR="003B3A3B">
          <w:rPr>
            <w:noProof/>
          </w:rPr>
        </w:r>
        <w:r w:rsidR="003B3A3B">
          <w:rPr>
            <w:noProof/>
          </w:rPr>
          <w:fldChar w:fldCharType="separate"/>
        </w:r>
        <w:r w:rsidR="003B3A3B">
          <w:rPr>
            <w:noProof/>
          </w:rPr>
          <w:t>72</w:t>
        </w:r>
        <w:r w:rsidR="003B3A3B">
          <w:rPr>
            <w:noProof/>
          </w:rPr>
          <w:fldChar w:fldCharType="end"/>
        </w:r>
      </w:hyperlink>
    </w:p>
    <w:p w14:paraId="09053135"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64" w:history="1">
        <w:r w:rsidR="003B3A3B" w:rsidRPr="008E1074">
          <w:rPr>
            <w:rStyle w:val="Hipervnculo"/>
            <w:noProof/>
          </w:rPr>
          <w:t>3.2.5.3.1.3.1.1.</w:t>
        </w:r>
        <w:r w:rsidR="003B3A3B">
          <w:rPr>
            <w:rFonts w:asciiTheme="minorHAnsi" w:eastAsiaTheme="minorEastAsia" w:hAnsiTheme="minorHAnsi" w:cstheme="minorBidi"/>
            <w:noProof/>
            <w:kern w:val="0"/>
          </w:rPr>
          <w:tab/>
        </w:r>
        <w:r w:rsidR="003B3A3B" w:rsidRPr="008E1074">
          <w:rPr>
            <w:rStyle w:val="Hipervnculo"/>
            <w:noProof/>
          </w:rPr>
          <w:t>Node: Longitude</w:t>
        </w:r>
        <w:r w:rsidR="003B3A3B">
          <w:rPr>
            <w:noProof/>
          </w:rPr>
          <w:tab/>
        </w:r>
        <w:r w:rsidR="003B3A3B">
          <w:rPr>
            <w:noProof/>
          </w:rPr>
          <w:fldChar w:fldCharType="begin"/>
        </w:r>
        <w:r w:rsidR="003B3A3B">
          <w:rPr>
            <w:noProof/>
          </w:rPr>
          <w:instrText xml:space="preserve"> PAGEREF _Toc10989964 \h </w:instrText>
        </w:r>
        <w:r w:rsidR="003B3A3B">
          <w:rPr>
            <w:noProof/>
          </w:rPr>
        </w:r>
        <w:r w:rsidR="003B3A3B">
          <w:rPr>
            <w:noProof/>
          </w:rPr>
          <w:fldChar w:fldCharType="separate"/>
        </w:r>
        <w:r w:rsidR="003B3A3B">
          <w:rPr>
            <w:noProof/>
          </w:rPr>
          <w:t>73</w:t>
        </w:r>
        <w:r w:rsidR="003B3A3B">
          <w:rPr>
            <w:noProof/>
          </w:rPr>
          <w:fldChar w:fldCharType="end"/>
        </w:r>
      </w:hyperlink>
    </w:p>
    <w:p w14:paraId="273D7195"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65" w:history="1">
        <w:r w:rsidR="003B3A3B" w:rsidRPr="008E1074">
          <w:rPr>
            <w:rStyle w:val="Hipervnculo"/>
            <w:noProof/>
          </w:rPr>
          <w:t>3.2.5.3.1.3.1.2.</w:t>
        </w:r>
        <w:r w:rsidR="003B3A3B">
          <w:rPr>
            <w:rFonts w:asciiTheme="minorHAnsi" w:eastAsiaTheme="minorEastAsia" w:hAnsiTheme="minorHAnsi" w:cstheme="minorBidi"/>
            <w:noProof/>
            <w:kern w:val="0"/>
          </w:rPr>
          <w:tab/>
        </w:r>
        <w:r w:rsidR="003B3A3B" w:rsidRPr="008E1074">
          <w:rPr>
            <w:rStyle w:val="Hipervnculo"/>
            <w:noProof/>
          </w:rPr>
          <w:t>Node: Latitude</w:t>
        </w:r>
        <w:r w:rsidR="003B3A3B">
          <w:rPr>
            <w:noProof/>
          </w:rPr>
          <w:tab/>
        </w:r>
        <w:r w:rsidR="003B3A3B">
          <w:rPr>
            <w:noProof/>
          </w:rPr>
          <w:fldChar w:fldCharType="begin"/>
        </w:r>
        <w:r w:rsidR="003B3A3B">
          <w:rPr>
            <w:noProof/>
          </w:rPr>
          <w:instrText xml:space="preserve"> PAGEREF _Toc10989965 \h </w:instrText>
        </w:r>
        <w:r w:rsidR="003B3A3B">
          <w:rPr>
            <w:noProof/>
          </w:rPr>
        </w:r>
        <w:r w:rsidR="003B3A3B">
          <w:rPr>
            <w:noProof/>
          </w:rPr>
          <w:fldChar w:fldCharType="separate"/>
        </w:r>
        <w:r w:rsidR="003B3A3B">
          <w:rPr>
            <w:noProof/>
          </w:rPr>
          <w:t>74</w:t>
        </w:r>
        <w:r w:rsidR="003B3A3B">
          <w:rPr>
            <w:noProof/>
          </w:rPr>
          <w:fldChar w:fldCharType="end"/>
        </w:r>
      </w:hyperlink>
    </w:p>
    <w:p w14:paraId="7B3B24DC"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66" w:history="1">
        <w:r w:rsidR="003B3A3B" w:rsidRPr="008E1074">
          <w:rPr>
            <w:rStyle w:val="Hipervnculo"/>
            <w:noProof/>
          </w:rPr>
          <w:t>3.2.5.3.1.3.1.3.</w:t>
        </w:r>
        <w:r w:rsidR="003B3A3B">
          <w:rPr>
            <w:rFonts w:asciiTheme="minorHAnsi" w:eastAsiaTheme="minorEastAsia" w:hAnsiTheme="minorHAnsi" w:cstheme="minorBidi"/>
            <w:noProof/>
            <w:kern w:val="0"/>
          </w:rPr>
          <w:tab/>
        </w:r>
        <w:r w:rsidR="003B3A3B" w:rsidRPr="008E1074">
          <w:rPr>
            <w:rStyle w:val="Hipervnculo"/>
            <w:noProof/>
          </w:rPr>
          <w:t>Node: Radius</w:t>
        </w:r>
        <w:r w:rsidR="003B3A3B">
          <w:rPr>
            <w:noProof/>
          </w:rPr>
          <w:tab/>
        </w:r>
        <w:r w:rsidR="003B3A3B">
          <w:rPr>
            <w:noProof/>
          </w:rPr>
          <w:fldChar w:fldCharType="begin"/>
        </w:r>
        <w:r w:rsidR="003B3A3B">
          <w:rPr>
            <w:noProof/>
          </w:rPr>
          <w:instrText xml:space="preserve"> PAGEREF _Toc10989966 \h </w:instrText>
        </w:r>
        <w:r w:rsidR="003B3A3B">
          <w:rPr>
            <w:noProof/>
          </w:rPr>
        </w:r>
        <w:r w:rsidR="003B3A3B">
          <w:rPr>
            <w:noProof/>
          </w:rPr>
          <w:fldChar w:fldCharType="separate"/>
        </w:r>
        <w:r w:rsidR="003B3A3B">
          <w:rPr>
            <w:noProof/>
          </w:rPr>
          <w:t>74</w:t>
        </w:r>
        <w:r w:rsidR="003B3A3B">
          <w:rPr>
            <w:noProof/>
          </w:rPr>
          <w:fldChar w:fldCharType="end"/>
        </w:r>
      </w:hyperlink>
    </w:p>
    <w:p w14:paraId="270213EB"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67" w:history="1">
        <w:r w:rsidR="003B3A3B" w:rsidRPr="008E1074">
          <w:rPr>
            <w:rStyle w:val="Hipervnculo"/>
            <w:noProof/>
          </w:rPr>
          <w:t>3.2.5.3.2.</w:t>
        </w:r>
        <w:r w:rsidR="003B3A3B">
          <w:rPr>
            <w:rFonts w:asciiTheme="minorHAnsi" w:eastAsiaTheme="minorEastAsia" w:hAnsiTheme="minorHAnsi" w:cstheme="minorBidi"/>
            <w:noProof/>
            <w:kern w:val="0"/>
          </w:rPr>
          <w:tab/>
        </w:r>
        <w:r w:rsidR="003B3A3B" w:rsidRPr="008E1074">
          <w:rPr>
            <w:rStyle w:val="Hipervnculo"/>
            <w:noProof/>
          </w:rPr>
          <w:t>Node: Risk assessment Summaries</w:t>
        </w:r>
        <w:r w:rsidR="003B3A3B">
          <w:rPr>
            <w:noProof/>
          </w:rPr>
          <w:tab/>
        </w:r>
        <w:r w:rsidR="003B3A3B">
          <w:rPr>
            <w:noProof/>
          </w:rPr>
          <w:fldChar w:fldCharType="begin"/>
        </w:r>
        <w:r w:rsidR="003B3A3B">
          <w:rPr>
            <w:noProof/>
          </w:rPr>
          <w:instrText xml:space="preserve"> PAGEREF _Toc10989967 \h </w:instrText>
        </w:r>
        <w:r w:rsidR="003B3A3B">
          <w:rPr>
            <w:noProof/>
          </w:rPr>
        </w:r>
        <w:r w:rsidR="003B3A3B">
          <w:rPr>
            <w:noProof/>
          </w:rPr>
          <w:fldChar w:fldCharType="separate"/>
        </w:r>
        <w:r w:rsidR="003B3A3B">
          <w:rPr>
            <w:noProof/>
          </w:rPr>
          <w:t>74</w:t>
        </w:r>
        <w:r w:rsidR="003B3A3B">
          <w:rPr>
            <w:noProof/>
          </w:rPr>
          <w:fldChar w:fldCharType="end"/>
        </w:r>
      </w:hyperlink>
    </w:p>
    <w:p w14:paraId="15C2EBED"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68" w:history="1">
        <w:r w:rsidR="003B3A3B" w:rsidRPr="008E1074">
          <w:rPr>
            <w:rStyle w:val="Hipervnculo"/>
            <w:noProof/>
          </w:rPr>
          <w:t>3.2.5.3.2.1.</w:t>
        </w:r>
        <w:r w:rsidR="003B3A3B">
          <w:rPr>
            <w:rFonts w:asciiTheme="minorHAnsi" w:eastAsiaTheme="minorEastAsia" w:hAnsiTheme="minorHAnsi" w:cstheme="minorBidi"/>
            <w:noProof/>
            <w:kern w:val="0"/>
          </w:rPr>
          <w:tab/>
        </w:r>
        <w:r w:rsidR="003B3A3B" w:rsidRPr="008E1074">
          <w:rPr>
            <w:rStyle w:val="Hipervnculo"/>
            <w:noProof/>
          </w:rPr>
          <w:t>Node: Risk assessment Summary</w:t>
        </w:r>
        <w:r w:rsidR="003B3A3B">
          <w:rPr>
            <w:noProof/>
          </w:rPr>
          <w:tab/>
        </w:r>
        <w:r w:rsidR="003B3A3B">
          <w:rPr>
            <w:noProof/>
          </w:rPr>
          <w:fldChar w:fldCharType="begin"/>
        </w:r>
        <w:r w:rsidR="003B3A3B">
          <w:rPr>
            <w:noProof/>
          </w:rPr>
          <w:instrText xml:space="preserve"> PAGEREF _Toc10989968 \h </w:instrText>
        </w:r>
        <w:r w:rsidR="003B3A3B">
          <w:rPr>
            <w:noProof/>
          </w:rPr>
        </w:r>
        <w:r w:rsidR="003B3A3B">
          <w:rPr>
            <w:noProof/>
          </w:rPr>
          <w:fldChar w:fldCharType="separate"/>
        </w:r>
        <w:r w:rsidR="003B3A3B">
          <w:rPr>
            <w:noProof/>
          </w:rPr>
          <w:t>75</w:t>
        </w:r>
        <w:r w:rsidR="003B3A3B">
          <w:rPr>
            <w:noProof/>
          </w:rPr>
          <w:fldChar w:fldCharType="end"/>
        </w:r>
      </w:hyperlink>
    </w:p>
    <w:p w14:paraId="71E1967F"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69" w:history="1">
        <w:r w:rsidR="003B3A3B" w:rsidRPr="008E1074">
          <w:rPr>
            <w:rStyle w:val="Hipervnculo"/>
            <w:noProof/>
          </w:rPr>
          <w:t>3.2.5.3.3.</w:t>
        </w:r>
        <w:r w:rsidR="003B3A3B">
          <w:rPr>
            <w:rFonts w:asciiTheme="minorHAnsi" w:eastAsiaTheme="minorEastAsia" w:hAnsiTheme="minorHAnsi" w:cstheme="minorBidi"/>
            <w:noProof/>
            <w:kern w:val="0"/>
          </w:rPr>
          <w:tab/>
        </w:r>
        <w:r w:rsidR="003B3A3B" w:rsidRPr="008E1074">
          <w:rPr>
            <w:rStyle w:val="Hipervnculo"/>
            <w:noProof/>
          </w:rPr>
          <w:t>Node: Rationale</w:t>
        </w:r>
        <w:r w:rsidR="003B3A3B">
          <w:rPr>
            <w:noProof/>
          </w:rPr>
          <w:tab/>
        </w:r>
        <w:r w:rsidR="003B3A3B">
          <w:rPr>
            <w:noProof/>
          </w:rPr>
          <w:fldChar w:fldCharType="begin"/>
        </w:r>
        <w:r w:rsidR="003B3A3B">
          <w:rPr>
            <w:noProof/>
          </w:rPr>
          <w:instrText xml:space="preserve"> PAGEREF _Toc10989969 \h </w:instrText>
        </w:r>
        <w:r w:rsidR="003B3A3B">
          <w:rPr>
            <w:noProof/>
          </w:rPr>
        </w:r>
        <w:r w:rsidR="003B3A3B">
          <w:rPr>
            <w:noProof/>
          </w:rPr>
          <w:fldChar w:fldCharType="separate"/>
        </w:r>
        <w:r w:rsidR="003B3A3B">
          <w:rPr>
            <w:noProof/>
          </w:rPr>
          <w:t>75</w:t>
        </w:r>
        <w:r w:rsidR="003B3A3B">
          <w:rPr>
            <w:noProof/>
          </w:rPr>
          <w:fldChar w:fldCharType="end"/>
        </w:r>
      </w:hyperlink>
    </w:p>
    <w:p w14:paraId="76577733"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70" w:history="1">
        <w:r w:rsidR="003B3A3B" w:rsidRPr="008E1074">
          <w:rPr>
            <w:rStyle w:val="Hipervnculo"/>
            <w:noProof/>
          </w:rPr>
          <w:t>3.2.5.3.4.</w:t>
        </w:r>
        <w:r w:rsidR="003B3A3B">
          <w:rPr>
            <w:rFonts w:asciiTheme="minorHAnsi" w:eastAsiaTheme="minorEastAsia" w:hAnsiTheme="minorHAnsi" w:cstheme="minorBidi"/>
            <w:noProof/>
            <w:kern w:val="0"/>
          </w:rPr>
          <w:tab/>
        </w:r>
        <w:r w:rsidR="003B3A3B" w:rsidRPr="008E1074">
          <w:rPr>
            <w:rStyle w:val="Hipervnculo"/>
            <w:noProof/>
          </w:rPr>
          <w:t>Node: Overall Category</w:t>
        </w:r>
        <w:r w:rsidR="003B3A3B">
          <w:rPr>
            <w:noProof/>
          </w:rPr>
          <w:tab/>
        </w:r>
        <w:r w:rsidR="003B3A3B">
          <w:rPr>
            <w:noProof/>
          </w:rPr>
          <w:fldChar w:fldCharType="begin"/>
        </w:r>
        <w:r w:rsidR="003B3A3B">
          <w:rPr>
            <w:noProof/>
          </w:rPr>
          <w:instrText xml:space="preserve"> PAGEREF _Toc10989970 \h </w:instrText>
        </w:r>
        <w:r w:rsidR="003B3A3B">
          <w:rPr>
            <w:noProof/>
          </w:rPr>
        </w:r>
        <w:r w:rsidR="003B3A3B">
          <w:rPr>
            <w:noProof/>
          </w:rPr>
          <w:fldChar w:fldCharType="separate"/>
        </w:r>
        <w:r w:rsidR="003B3A3B">
          <w:rPr>
            <w:noProof/>
          </w:rPr>
          <w:t>76</w:t>
        </w:r>
        <w:r w:rsidR="003B3A3B">
          <w:rPr>
            <w:noProof/>
          </w:rPr>
          <w:fldChar w:fldCharType="end"/>
        </w:r>
      </w:hyperlink>
    </w:p>
    <w:p w14:paraId="1484E37B"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71" w:history="1">
        <w:r w:rsidR="003B3A3B" w:rsidRPr="008E1074">
          <w:rPr>
            <w:rStyle w:val="Hipervnculo"/>
            <w:noProof/>
          </w:rPr>
          <w:t>3.2.5.3.5.</w:t>
        </w:r>
        <w:r w:rsidR="003B3A3B">
          <w:rPr>
            <w:rFonts w:asciiTheme="minorHAnsi" w:eastAsiaTheme="minorEastAsia" w:hAnsiTheme="minorHAnsi" w:cstheme="minorBidi"/>
            <w:noProof/>
            <w:kern w:val="0"/>
          </w:rPr>
          <w:tab/>
        </w:r>
        <w:r w:rsidR="003B3A3B" w:rsidRPr="008E1074">
          <w:rPr>
            <w:rStyle w:val="Hipervnculo"/>
            <w:noProof/>
          </w:rPr>
          <w:t>Node: Plausible bounds</w:t>
        </w:r>
        <w:r w:rsidR="003B3A3B">
          <w:rPr>
            <w:noProof/>
          </w:rPr>
          <w:tab/>
        </w:r>
        <w:r w:rsidR="003B3A3B">
          <w:rPr>
            <w:noProof/>
          </w:rPr>
          <w:fldChar w:fldCharType="begin"/>
        </w:r>
        <w:r w:rsidR="003B3A3B">
          <w:rPr>
            <w:noProof/>
          </w:rPr>
          <w:instrText xml:space="preserve"> PAGEREF _Toc10989971 \h </w:instrText>
        </w:r>
        <w:r w:rsidR="003B3A3B">
          <w:rPr>
            <w:noProof/>
          </w:rPr>
        </w:r>
        <w:r w:rsidR="003B3A3B">
          <w:rPr>
            <w:noProof/>
          </w:rPr>
          <w:fldChar w:fldCharType="separate"/>
        </w:r>
        <w:r w:rsidR="003B3A3B">
          <w:rPr>
            <w:noProof/>
          </w:rPr>
          <w:t>76</w:t>
        </w:r>
        <w:r w:rsidR="003B3A3B">
          <w:rPr>
            <w:noProof/>
          </w:rPr>
          <w:fldChar w:fldCharType="end"/>
        </w:r>
      </w:hyperlink>
    </w:p>
    <w:p w14:paraId="49179437"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72" w:history="1">
        <w:r w:rsidR="003B3A3B" w:rsidRPr="008E1074">
          <w:rPr>
            <w:rStyle w:val="Hipervnculo"/>
            <w:noProof/>
          </w:rPr>
          <w:t>3.2.5.3.6.</w:t>
        </w:r>
        <w:r w:rsidR="003B3A3B">
          <w:rPr>
            <w:rFonts w:asciiTheme="minorHAnsi" w:eastAsiaTheme="minorEastAsia" w:hAnsiTheme="minorHAnsi" w:cstheme="minorBidi"/>
            <w:noProof/>
            <w:kern w:val="0"/>
          </w:rPr>
          <w:tab/>
        </w:r>
        <w:r w:rsidR="003B3A3B" w:rsidRPr="008E1074">
          <w:rPr>
            <w:rStyle w:val="Hipervnculo"/>
            <w:noProof/>
          </w:rPr>
          <w:t>Node: Criterions</w:t>
        </w:r>
        <w:r w:rsidR="003B3A3B">
          <w:rPr>
            <w:noProof/>
          </w:rPr>
          <w:tab/>
        </w:r>
        <w:r w:rsidR="003B3A3B">
          <w:rPr>
            <w:noProof/>
          </w:rPr>
          <w:fldChar w:fldCharType="begin"/>
        </w:r>
        <w:r w:rsidR="003B3A3B">
          <w:rPr>
            <w:noProof/>
          </w:rPr>
          <w:instrText xml:space="preserve"> PAGEREF _Toc10989972 \h </w:instrText>
        </w:r>
        <w:r w:rsidR="003B3A3B">
          <w:rPr>
            <w:noProof/>
          </w:rPr>
        </w:r>
        <w:r w:rsidR="003B3A3B">
          <w:rPr>
            <w:noProof/>
          </w:rPr>
          <w:fldChar w:fldCharType="separate"/>
        </w:r>
        <w:r w:rsidR="003B3A3B">
          <w:rPr>
            <w:noProof/>
          </w:rPr>
          <w:t>77</w:t>
        </w:r>
        <w:r w:rsidR="003B3A3B">
          <w:rPr>
            <w:noProof/>
          </w:rPr>
          <w:fldChar w:fldCharType="end"/>
        </w:r>
      </w:hyperlink>
    </w:p>
    <w:p w14:paraId="289DD41B"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89973" w:history="1">
        <w:r w:rsidR="003B3A3B" w:rsidRPr="008E1074">
          <w:rPr>
            <w:rStyle w:val="Hipervnculo"/>
            <w:noProof/>
          </w:rPr>
          <w:t>3.2.5.3.6.1.</w:t>
        </w:r>
        <w:r w:rsidR="003B3A3B">
          <w:rPr>
            <w:rFonts w:asciiTheme="minorHAnsi" w:eastAsiaTheme="minorEastAsia" w:hAnsiTheme="minorHAnsi" w:cstheme="minorBidi"/>
            <w:noProof/>
            <w:kern w:val="0"/>
          </w:rPr>
          <w:tab/>
        </w:r>
        <w:r w:rsidR="003B3A3B" w:rsidRPr="008E1074">
          <w:rPr>
            <w:rStyle w:val="Hipervnculo"/>
            <w:noProof/>
          </w:rPr>
          <w:t>Node: Criterion</w:t>
        </w:r>
        <w:r w:rsidR="003B3A3B">
          <w:rPr>
            <w:noProof/>
          </w:rPr>
          <w:tab/>
        </w:r>
        <w:r w:rsidR="003B3A3B">
          <w:rPr>
            <w:noProof/>
          </w:rPr>
          <w:fldChar w:fldCharType="begin"/>
        </w:r>
        <w:r w:rsidR="003B3A3B">
          <w:rPr>
            <w:noProof/>
          </w:rPr>
          <w:instrText xml:space="preserve"> PAGEREF _Toc10989973 \h </w:instrText>
        </w:r>
        <w:r w:rsidR="003B3A3B">
          <w:rPr>
            <w:noProof/>
          </w:rPr>
        </w:r>
        <w:r w:rsidR="003B3A3B">
          <w:rPr>
            <w:noProof/>
          </w:rPr>
          <w:fldChar w:fldCharType="separate"/>
        </w:r>
        <w:r w:rsidR="003B3A3B">
          <w:rPr>
            <w:noProof/>
          </w:rPr>
          <w:t>78</w:t>
        </w:r>
        <w:r w:rsidR="003B3A3B">
          <w:rPr>
            <w:noProof/>
          </w:rPr>
          <w:fldChar w:fldCharType="end"/>
        </w:r>
      </w:hyperlink>
    </w:p>
    <w:p w14:paraId="49DEC648"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74" w:history="1">
        <w:r w:rsidR="003B3A3B" w:rsidRPr="008E1074">
          <w:rPr>
            <w:rStyle w:val="Hipervnculo"/>
            <w:noProof/>
          </w:rPr>
          <w:t>3.2.5.3.6.1.1.</w:t>
        </w:r>
        <w:r w:rsidR="003B3A3B">
          <w:rPr>
            <w:rFonts w:asciiTheme="minorHAnsi" w:eastAsiaTheme="minorEastAsia" w:hAnsiTheme="minorHAnsi" w:cstheme="minorBidi"/>
            <w:noProof/>
            <w:kern w:val="0"/>
          </w:rPr>
          <w:tab/>
        </w:r>
        <w:r w:rsidR="003B3A3B" w:rsidRPr="008E1074">
          <w:rPr>
            <w:rStyle w:val="Hipervnculo"/>
            <w:noProof/>
          </w:rPr>
          <w:t>3.1.4.3.6.1. Node: Summaries</w:t>
        </w:r>
        <w:r w:rsidR="003B3A3B">
          <w:rPr>
            <w:noProof/>
          </w:rPr>
          <w:tab/>
        </w:r>
        <w:r w:rsidR="003B3A3B">
          <w:rPr>
            <w:noProof/>
          </w:rPr>
          <w:fldChar w:fldCharType="begin"/>
        </w:r>
        <w:r w:rsidR="003B3A3B">
          <w:rPr>
            <w:noProof/>
          </w:rPr>
          <w:instrText xml:space="preserve"> PAGEREF _Toc10989974 \h </w:instrText>
        </w:r>
        <w:r w:rsidR="003B3A3B">
          <w:rPr>
            <w:noProof/>
          </w:rPr>
        </w:r>
        <w:r w:rsidR="003B3A3B">
          <w:rPr>
            <w:noProof/>
          </w:rPr>
          <w:fldChar w:fldCharType="separate"/>
        </w:r>
        <w:r w:rsidR="003B3A3B">
          <w:rPr>
            <w:noProof/>
          </w:rPr>
          <w:t>79</w:t>
        </w:r>
        <w:r w:rsidR="003B3A3B">
          <w:rPr>
            <w:noProof/>
          </w:rPr>
          <w:fldChar w:fldCharType="end"/>
        </w:r>
      </w:hyperlink>
    </w:p>
    <w:p w14:paraId="02699406"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75" w:history="1">
        <w:r w:rsidR="003B3A3B" w:rsidRPr="008E1074">
          <w:rPr>
            <w:rStyle w:val="Hipervnculo"/>
            <w:noProof/>
          </w:rPr>
          <w:t>3.2.5.3.6.1.2.</w:t>
        </w:r>
        <w:r w:rsidR="003B3A3B">
          <w:rPr>
            <w:rFonts w:asciiTheme="minorHAnsi" w:eastAsiaTheme="minorEastAsia" w:hAnsiTheme="minorHAnsi" w:cstheme="minorBidi"/>
            <w:noProof/>
            <w:kern w:val="0"/>
          </w:rPr>
          <w:tab/>
        </w:r>
        <w:r w:rsidR="003B3A3B" w:rsidRPr="008E1074">
          <w:rPr>
            <w:rStyle w:val="Hipervnculo"/>
            <w:noProof/>
          </w:rPr>
          <w:t>Node: Rationale</w:t>
        </w:r>
        <w:r w:rsidR="003B3A3B">
          <w:rPr>
            <w:noProof/>
          </w:rPr>
          <w:tab/>
        </w:r>
        <w:r w:rsidR="003B3A3B">
          <w:rPr>
            <w:noProof/>
          </w:rPr>
          <w:fldChar w:fldCharType="begin"/>
        </w:r>
        <w:r w:rsidR="003B3A3B">
          <w:rPr>
            <w:noProof/>
          </w:rPr>
          <w:instrText xml:space="preserve"> PAGEREF _Toc10989975 \h </w:instrText>
        </w:r>
        <w:r w:rsidR="003B3A3B">
          <w:rPr>
            <w:noProof/>
          </w:rPr>
        </w:r>
        <w:r w:rsidR="003B3A3B">
          <w:rPr>
            <w:noProof/>
          </w:rPr>
          <w:fldChar w:fldCharType="separate"/>
        </w:r>
        <w:r w:rsidR="003B3A3B">
          <w:rPr>
            <w:noProof/>
          </w:rPr>
          <w:t>79</w:t>
        </w:r>
        <w:r w:rsidR="003B3A3B">
          <w:rPr>
            <w:noProof/>
          </w:rPr>
          <w:fldChar w:fldCharType="end"/>
        </w:r>
      </w:hyperlink>
    </w:p>
    <w:p w14:paraId="276051D2"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76" w:history="1">
        <w:r w:rsidR="003B3A3B" w:rsidRPr="008E1074">
          <w:rPr>
            <w:rStyle w:val="Hipervnculo"/>
            <w:noProof/>
          </w:rPr>
          <w:t>3.2.5.3.6.1.3.</w:t>
        </w:r>
        <w:r w:rsidR="003B3A3B">
          <w:rPr>
            <w:rFonts w:asciiTheme="minorHAnsi" w:eastAsiaTheme="minorEastAsia" w:hAnsiTheme="minorHAnsi" w:cstheme="minorBidi"/>
            <w:noProof/>
            <w:kern w:val="0"/>
          </w:rPr>
          <w:tab/>
        </w:r>
        <w:r w:rsidR="003B3A3B" w:rsidRPr="008E1074">
          <w:rPr>
            <w:rStyle w:val="Hipervnculo"/>
            <w:noProof/>
          </w:rPr>
          <w:t>Node: Category</w:t>
        </w:r>
        <w:r w:rsidR="003B3A3B">
          <w:rPr>
            <w:noProof/>
          </w:rPr>
          <w:tab/>
        </w:r>
        <w:r w:rsidR="003B3A3B">
          <w:rPr>
            <w:noProof/>
          </w:rPr>
          <w:fldChar w:fldCharType="begin"/>
        </w:r>
        <w:r w:rsidR="003B3A3B">
          <w:rPr>
            <w:noProof/>
          </w:rPr>
          <w:instrText xml:space="preserve"> PAGEREF _Toc10989976 \h </w:instrText>
        </w:r>
        <w:r w:rsidR="003B3A3B">
          <w:rPr>
            <w:noProof/>
          </w:rPr>
        </w:r>
        <w:r w:rsidR="003B3A3B">
          <w:rPr>
            <w:noProof/>
          </w:rPr>
          <w:fldChar w:fldCharType="separate"/>
        </w:r>
        <w:r w:rsidR="003B3A3B">
          <w:rPr>
            <w:noProof/>
          </w:rPr>
          <w:t>79</w:t>
        </w:r>
        <w:r w:rsidR="003B3A3B">
          <w:rPr>
            <w:noProof/>
          </w:rPr>
          <w:fldChar w:fldCharType="end"/>
        </w:r>
      </w:hyperlink>
    </w:p>
    <w:p w14:paraId="352F9C24"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77" w:history="1">
        <w:r w:rsidR="003B3A3B" w:rsidRPr="008E1074">
          <w:rPr>
            <w:rStyle w:val="Hipervnculo"/>
            <w:noProof/>
          </w:rPr>
          <w:t>3.2.5.3.6.1.4.</w:t>
        </w:r>
        <w:r w:rsidR="003B3A3B">
          <w:rPr>
            <w:rFonts w:asciiTheme="minorHAnsi" w:eastAsiaTheme="minorEastAsia" w:hAnsiTheme="minorHAnsi" w:cstheme="minorBidi"/>
            <w:noProof/>
            <w:kern w:val="0"/>
          </w:rPr>
          <w:tab/>
        </w:r>
        <w:r w:rsidR="003B3A3B" w:rsidRPr="008E1074">
          <w:rPr>
            <w:rStyle w:val="Hipervnculo"/>
            <w:noProof/>
          </w:rPr>
          <w:t>Node Plausible bounds</w:t>
        </w:r>
        <w:r w:rsidR="003B3A3B">
          <w:rPr>
            <w:noProof/>
          </w:rPr>
          <w:tab/>
        </w:r>
        <w:r w:rsidR="003B3A3B">
          <w:rPr>
            <w:noProof/>
          </w:rPr>
          <w:fldChar w:fldCharType="begin"/>
        </w:r>
        <w:r w:rsidR="003B3A3B">
          <w:rPr>
            <w:noProof/>
          </w:rPr>
          <w:instrText xml:space="preserve"> PAGEREF _Toc10989977 \h </w:instrText>
        </w:r>
        <w:r w:rsidR="003B3A3B">
          <w:rPr>
            <w:noProof/>
          </w:rPr>
        </w:r>
        <w:r w:rsidR="003B3A3B">
          <w:rPr>
            <w:noProof/>
          </w:rPr>
          <w:fldChar w:fldCharType="separate"/>
        </w:r>
        <w:r w:rsidR="003B3A3B">
          <w:rPr>
            <w:noProof/>
          </w:rPr>
          <w:t>80</w:t>
        </w:r>
        <w:r w:rsidR="003B3A3B">
          <w:rPr>
            <w:noProof/>
          </w:rPr>
          <w:fldChar w:fldCharType="end"/>
        </w:r>
      </w:hyperlink>
    </w:p>
    <w:p w14:paraId="7E85DA0E"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89978" w:history="1">
        <w:r w:rsidR="003B3A3B" w:rsidRPr="008E1074">
          <w:rPr>
            <w:rStyle w:val="Hipervnculo"/>
            <w:noProof/>
          </w:rPr>
          <w:t>3.2.5.3.6.1.5.</w:t>
        </w:r>
        <w:r w:rsidR="003B3A3B">
          <w:rPr>
            <w:rFonts w:asciiTheme="minorHAnsi" w:eastAsiaTheme="minorEastAsia" w:hAnsiTheme="minorHAnsi" w:cstheme="minorBidi"/>
            <w:noProof/>
            <w:kern w:val="0"/>
          </w:rPr>
          <w:tab/>
        </w:r>
        <w:r w:rsidR="003B3A3B" w:rsidRPr="008E1074">
          <w:rPr>
            <w:rStyle w:val="Hipervnculo"/>
            <w:noProof/>
          </w:rPr>
          <w:t>Node: Sub-criterions</w:t>
        </w:r>
        <w:r w:rsidR="003B3A3B">
          <w:rPr>
            <w:noProof/>
          </w:rPr>
          <w:tab/>
        </w:r>
        <w:r w:rsidR="003B3A3B">
          <w:rPr>
            <w:noProof/>
          </w:rPr>
          <w:fldChar w:fldCharType="begin"/>
        </w:r>
        <w:r w:rsidR="003B3A3B">
          <w:rPr>
            <w:noProof/>
          </w:rPr>
          <w:instrText xml:space="preserve"> PAGEREF _Toc10989978 \h </w:instrText>
        </w:r>
        <w:r w:rsidR="003B3A3B">
          <w:rPr>
            <w:noProof/>
          </w:rPr>
        </w:r>
        <w:r w:rsidR="003B3A3B">
          <w:rPr>
            <w:noProof/>
          </w:rPr>
          <w:fldChar w:fldCharType="separate"/>
        </w:r>
        <w:r w:rsidR="003B3A3B">
          <w:rPr>
            <w:noProof/>
          </w:rPr>
          <w:t>80</w:t>
        </w:r>
        <w:r w:rsidR="003B3A3B">
          <w:rPr>
            <w:noProof/>
          </w:rPr>
          <w:fldChar w:fldCharType="end"/>
        </w:r>
      </w:hyperlink>
    </w:p>
    <w:p w14:paraId="700B4823"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79" w:history="1">
        <w:r w:rsidR="003B3A3B" w:rsidRPr="008E1074">
          <w:rPr>
            <w:rStyle w:val="Hipervnculo"/>
            <w:noProof/>
          </w:rPr>
          <w:t>3.2.5.3.6.1.5.1.</w:t>
        </w:r>
        <w:r w:rsidR="003B3A3B">
          <w:rPr>
            <w:rFonts w:asciiTheme="minorHAnsi" w:eastAsiaTheme="minorEastAsia" w:hAnsiTheme="minorHAnsi" w:cstheme="minorBidi"/>
            <w:noProof/>
            <w:kern w:val="0"/>
          </w:rPr>
          <w:tab/>
        </w:r>
        <w:r w:rsidR="003B3A3B" w:rsidRPr="008E1074">
          <w:rPr>
            <w:rStyle w:val="Hipervnculo"/>
            <w:noProof/>
          </w:rPr>
          <w:t>Node: Sub-criterion</w:t>
        </w:r>
        <w:r w:rsidR="003B3A3B">
          <w:rPr>
            <w:noProof/>
          </w:rPr>
          <w:tab/>
        </w:r>
        <w:r w:rsidR="003B3A3B">
          <w:rPr>
            <w:noProof/>
          </w:rPr>
          <w:fldChar w:fldCharType="begin"/>
        </w:r>
        <w:r w:rsidR="003B3A3B">
          <w:rPr>
            <w:noProof/>
          </w:rPr>
          <w:instrText xml:space="preserve"> PAGEREF _Toc10989979 \h </w:instrText>
        </w:r>
        <w:r w:rsidR="003B3A3B">
          <w:rPr>
            <w:noProof/>
          </w:rPr>
        </w:r>
        <w:r w:rsidR="003B3A3B">
          <w:rPr>
            <w:noProof/>
          </w:rPr>
          <w:fldChar w:fldCharType="separate"/>
        </w:r>
        <w:r w:rsidR="003B3A3B">
          <w:rPr>
            <w:noProof/>
          </w:rPr>
          <w:t>80</w:t>
        </w:r>
        <w:r w:rsidR="003B3A3B">
          <w:rPr>
            <w:noProof/>
          </w:rPr>
          <w:fldChar w:fldCharType="end"/>
        </w:r>
      </w:hyperlink>
    </w:p>
    <w:p w14:paraId="7BDB6D0F"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80" w:history="1">
        <w:r w:rsidR="003B3A3B" w:rsidRPr="008E1074">
          <w:rPr>
            <w:rStyle w:val="Hipervnculo"/>
            <w:noProof/>
          </w:rPr>
          <w:t>3.2.5.3.6.1.5.2.</w:t>
        </w:r>
        <w:r w:rsidR="003B3A3B">
          <w:rPr>
            <w:rFonts w:asciiTheme="minorHAnsi" w:eastAsiaTheme="minorEastAsia" w:hAnsiTheme="minorHAnsi" w:cstheme="minorBidi"/>
            <w:noProof/>
            <w:kern w:val="0"/>
          </w:rPr>
          <w:tab/>
        </w:r>
        <w:r w:rsidR="003B3A3B" w:rsidRPr="008E1074">
          <w:rPr>
            <w:rStyle w:val="Hipervnculo"/>
            <w:noProof/>
          </w:rPr>
          <w:t>Node: Summary</w:t>
        </w:r>
        <w:r w:rsidR="003B3A3B">
          <w:rPr>
            <w:noProof/>
          </w:rPr>
          <w:tab/>
        </w:r>
        <w:r w:rsidR="003B3A3B">
          <w:rPr>
            <w:noProof/>
          </w:rPr>
          <w:fldChar w:fldCharType="begin"/>
        </w:r>
        <w:r w:rsidR="003B3A3B">
          <w:rPr>
            <w:noProof/>
          </w:rPr>
          <w:instrText xml:space="preserve"> PAGEREF _Toc10989980 \h </w:instrText>
        </w:r>
        <w:r w:rsidR="003B3A3B">
          <w:rPr>
            <w:noProof/>
          </w:rPr>
        </w:r>
        <w:r w:rsidR="003B3A3B">
          <w:rPr>
            <w:noProof/>
          </w:rPr>
          <w:fldChar w:fldCharType="separate"/>
        </w:r>
        <w:r w:rsidR="003B3A3B">
          <w:rPr>
            <w:noProof/>
          </w:rPr>
          <w:t>81</w:t>
        </w:r>
        <w:r w:rsidR="003B3A3B">
          <w:rPr>
            <w:noProof/>
          </w:rPr>
          <w:fldChar w:fldCharType="end"/>
        </w:r>
      </w:hyperlink>
    </w:p>
    <w:p w14:paraId="2BF3CC84"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81" w:history="1">
        <w:r w:rsidR="003B3A3B" w:rsidRPr="008E1074">
          <w:rPr>
            <w:rStyle w:val="Hipervnculo"/>
            <w:noProof/>
          </w:rPr>
          <w:t>3.2.5.3.6.1.5.3.</w:t>
        </w:r>
        <w:r w:rsidR="003B3A3B">
          <w:rPr>
            <w:rFonts w:asciiTheme="minorHAnsi" w:eastAsiaTheme="minorEastAsia" w:hAnsiTheme="minorHAnsi" w:cstheme="minorBidi"/>
            <w:noProof/>
            <w:kern w:val="0"/>
          </w:rPr>
          <w:tab/>
        </w:r>
        <w:r w:rsidR="003B3A3B" w:rsidRPr="008E1074">
          <w:rPr>
            <w:rStyle w:val="Hipervnculo"/>
            <w:noProof/>
          </w:rPr>
          <w:t>Node: Rationale</w:t>
        </w:r>
        <w:r w:rsidR="003B3A3B">
          <w:rPr>
            <w:noProof/>
          </w:rPr>
          <w:tab/>
        </w:r>
        <w:r w:rsidR="003B3A3B">
          <w:rPr>
            <w:noProof/>
          </w:rPr>
          <w:fldChar w:fldCharType="begin"/>
        </w:r>
        <w:r w:rsidR="003B3A3B">
          <w:rPr>
            <w:noProof/>
          </w:rPr>
          <w:instrText xml:space="preserve"> PAGEREF _Toc10989981 \h </w:instrText>
        </w:r>
        <w:r w:rsidR="003B3A3B">
          <w:rPr>
            <w:noProof/>
          </w:rPr>
        </w:r>
        <w:r w:rsidR="003B3A3B">
          <w:rPr>
            <w:noProof/>
          </w:rPr>
          <w:fldChar w:fldCharType="separate"/>
        </w:r>
        <w:r w:rsidR="003B3A3B">
          <w:rPr>
            <w:noProof/>
          </w:rPr>
          <w:t>82</w:t>
        </w:r>
        <w:r w:rsidR="003B3A3B">
          <w:rPr>
            <w:noProof/>
          </w:rPr>
          <w:fldChar w:fldCharType="end"/>
        </w:r>
      </w:hyperlink>
    </w:p>
    <w:p w14:paraId="42F9A55E"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82" w:history="1">
        <w:r w:rsidR="003B3A3B" w:rsidRPr="008E1074">
          <w:rPr>
            <w:rStyle w:val="Hipervnculo"/>
            <w:noProof/>
          </w:rPr>
          <w:t>3.2.5.3.6.1.5.4.</w:t>
        </w:r>
        <w:r w:rsidR="003B3A3B">
          <w:rPr>
            <w:rFonts w:asciiTheme="minorHAnsi" w:eastAsiaTheme="minorEastAsia" w:hAnsiTheme="minorHAnsi" w:cstheme="minorBidi"/>
            <w:noProof/>
            <w:kern w:val="0"/>
          </w:rPr>
          <w:tab/>
        </w:r>
        <w:r w:rsidR="003B3A3B" w:rsidRPr="008E1074">
          <w:rPr>
            <w:rStyle w:val="Hipervnculo"/>
            <w:noProof/>
          </w:rPr>
          <w:t>Node: Category</w:t>
        </w:r>
        <w:r w:rsidR="003B3A3B">
          <w:rPr>
            <w:noProof/>
          </w:rPr>
          <w:tab/>
        </w:r>
        <w:r w:rsidR="003B3A3B">
          <w:rPr>
            <w:noProof/>
          </w:rPr>
          <w:fldChar w:fldCharType="begin"/>
        </w:r>
        <w:r w:rsidR="003B3A3B">
          <w:rPr>
            <w:noProof/>
          </w:rPr>
          <w:instrText xml:space="preserve"> PAGEREF _Toc10989982 \h </w:instrText>
        </w:r>
        <w:r w:rsidR="003B3A3B">
          <w:rPr>
            <w:noProof/>
          </w:rPr>
        </w:r>
        <w:r w:rsidR="003B3A3B">
          <w:rPr>
            <w:noProof/>
          </w:rPr>
          <w:fldChar w:fldCharType="separate"/>
        </w:r>
        <w:r w:rsidR="003B3A3B">
          <w:rPr>
            <w:noProof/>
          </w:rPr>
          <w:t>82</w:t>
        </w:r>
        <w:r w:rsidR="003B3A3B">
          <w:rPr>
            <w:noProof/>
          </w:rPr>
          <w:fldChar w:fldCharType="end"/>
        </w:r>
      </w:hyperlink>
    </w:p>
    <w:p w14:paraId="7E49D093"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83" w:history="1">
        <w:r w:rsidR="003B3A3B" w:rsidRPr="008E1074">
          <w:rPr>
            <w:rStyle w:val="Hipervnculo"/>
            <w:noProof/>
          </w:rPr>
          <w:t>3.2.5.3.6.1.5.5.</w:t>
        </w:r>
        <w:r w:rsidR="003B3A3B">
          <w:rPr>
            <w:rFonts w:asciiTheme="minorHAnsi" w:eastAsiaTheme="minorEastAsia" w:hAnsiTheme="minorHAnsi" w:cstheme="minorBidi"/>
            <w:noProof/>
            <w:kern w:val="0"/>
          </w:rPr>
          <w:tab/>
        </w:r>
        <w:r w:rsidR="003B3A3B" w:rsidRPr="008E1074">
          <w:rPr>
            <w:rStyle w:val="Hipervnculo"/>
            <w:noProof/>
          </w:rPr>
          <w:t>Node: Plausible bounds</w:t>
        </w:r>
        <w:r w:rsidR="003B3A3B">
          <w:rPr>
            <w:noProof/>
          </w:rPr>
          <w:tab/>
        </w:r>
        <w:r w:rsidR="003B3A3B">
          <w:rPr>
            <w:noProof/>
          </w:rPr>
          <w:fldChar w:fldCharType="begin"/>
        </w:r>
        <w:r w:rsidR="003B3A3B">
          <w:rPr>
            <w:noProof/>
          </w:rPr>
          <w:instrText xml:space="preserve"> PAGEREF _Toc10989983 \h </w:instrText>
        </w:r>
        <w:r w:rsidR="003B3A3B">
          <w:rPr>
            <w:noProof/>
          </w:rPr>
        </w:r>
        <w:r w:rsidR="003B3A3B">
          <w:rPr>
            <w:noProof/>
          </w:rPr>
          <w:fldChar w:fldCharType="separate"/>
        </w:r>
        <w:r w:rsidR="003B3A3B">
          <w:rPr>
            <w:noProof/>
          </w:rPr>
          <w:t>82</w:t>
        </w:r>
        <w:r w:rsidR="003B3A3B">
          <w:rPr>
            <w:noProof/>
          </w:rPr>
          <w:fldChar w:fldCharType="end"/>
        </w:r>
      </w:hyperlink>
    </w:p>
    <w:p w14:paraId="70D397E7"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84" w:history="1">
        <w:r w:rsidR="003B3A3B" w:rsidRPr="008E1074">
          <w:rPr>
            <w:rStyle w:val="Hipervnculo"/>
            <w:noProof/>
          </w:rPr>
          <w:t>3.2.5.3.6.1.5.6.</w:t>
        </w:r>
        <w:r w:rsidR="003B3A3B">
          <w:rPr>
            <w:rFonts w:asciiTheme="minorHAnsi" w:eastAsiaTheme="minorEastAsia" w:hAnsiTheme="minorHAnsi" w:cstheme="minorBidi"/>
            <w:noProof/>
            <w:kern w:val="0"/>
          </w:rPr>
          <w:tab/>
        </w:r>
        <w:r w:rsidR="003B3A3B" w:rsidRPr="008E1074">
          <w:rPr>
            <w:rStyle w:val="Hipervnculo"/>
            <w:noProof/>
          </w:rPr>
          <w:t>Node: Key indicator variables</w:t>
        </w:r>
        <w:r w:rsidR="003B3A3B">
          <w:rPr>
            <w:noProof/>
          </w:rPr>
          <w:tab/>
        </w:r>
        <w:r w:rsidR="003B3A3B">
          <w:rPr>
            <w:noProof/>
          </w:rPr>
          <w:fldChar w:fldCharType="begin"/>
        </w:r>
        <w:r w:rsidR="003B3A3B">
          <w:rPr>
            <w:noProof/>
          </w:rPr>
          <w:instrText xml:space="preserve"> PAGEREF _Toc10989984 \h </w:instrText>
        </w:r>
        <w:r w:rsidR="003B3A3B">
          <w:rPr>
            <w:noProof/>
          </w:rPr>
        </w:r>
        <w:r w:rsidR="003B3A3B">
          <w:rPr>
            <w:noProof/>
          </w:rPr>
          <w:fldChar w:fldCharType="separate"/>
        </w:r>
        <w:r w:rsidR="003B3A3B">
          <w:rPr>
            <w:noProof/>
          </w:rPr>
          <w:t>83</w:t>
        </w:r>
        <w:r w:rsidR="003B3A3B">
          <w:rPr>
            <w:noProof/>
          </w:rPr>
          <w:fldChar w:fldCharType="end"/>
        </w:r>
      </w:hyperlink>
    </w:p>
    <w:p w14:paraId="0077668B" w14:textId="77777777" w:rsidR="003B3A3B" w:rsidRDefault="00160238">
      <w:pPr>
        <w:pStyle w:val="TDC1"/>
        <w:tabs>
          <w:tab w:val="right" w:leader="dot" w:pos="9350"/>
        </w:tabs>
        <w:rPr>
          <w:rFonts w:asciiTheme="minorHAnsi" w:eastAsiaTheme="minorEastAsia" w:hAnsiTheme="minorHAnsi" w:cstheme="minorBidi"/>
          <w:noProof/>
          <w:kern w:val="0"/>
        </w:rPr>
      </w:pPr>
      <w:hyperlink w:anchor="_Toc10989985" w:history="1">
        <w:r w:rsidR="003B3A3B" w:rsidRPr="008E1074">
          <w:rPr>
            <w:rStyle w:val="Hipervnculo"/>
            <w:noProof/>
          </w:rPr>
          <w:t>3.1.4.3.6.5.5.1. Node: Key indicator</w:t>
        </w:r>
        <w:r w:rsidR="003B3A3B">
          <w:rPr>
            <w:noProof/>
          </w:rPr>
          <w:tab/>
        </w:r>
        <w:r w:rsidR="003B3A3B">
          <w:rPr>
            <w:noProof/>
          </w:rPr>
          <w:fldChar w:fldCharType="begin"/>
        </w:r>
        <w:r w:rsidR="003B3A3B">
          <w:rPr>
            <w:noProof/>
          </w:rPr>
          <w:instrText xml:space="preserve"> PAGEREF _Toc10989985 \h </w:instrText>
        </w:r>
        <w:r w:rsidR="003B3A3B">
          <w:rPr>
            <w:noProof/>
          </w:rPr>
        </w:r>
        <w:r w:rsidR="003B3A3B">
          <w:rPr>
            <w:noProof/>
          </w:rPr>
          <w:fldChar w:fldCharType="separate"/>
        </w:r>
        <w:r w:rsidR="003B3A3B">
          <w:rPr>
            <w:noProof/>
          </w:rPr>
          <w:t>83</w:t>
        </w:r>
        <w:r w:rsidR="003B3A3B">
          <w:rPr>
            <w:noProof/>
          </w:rPr>
          <w:fldChar w:fldCharType="end"/>
        </w:r>
      </w:hyperlink>
    </w:p>
    <w:p w14:paraId="7FA58C14" w14:textId="77777777" w:rsidR="003B3A3B" w:rsidRDefault="00160238">
      <w:pPr>
        <w:pStyle w:val="TDC1"/>
        <w:tabs>
          <w:tab w:val="right" w:leader="dot" w:pos="9350"/>
        </w:tabs>
        <w:rPr>
          <w:rFonts w:asciiTheme="minorHAnsi" w:eastAsiaTheme="minorEastAsia" w:hAnsiTheme="minorHAnsi" w:cstheme="minorBidi"/>
          <w:noProof/>
          <w:kern w:val="0"/>
        </w:rPr>
      </w:pPr>
      <w:hyperlink w:anchor="_Toc10989986" w:history="1">
        <w:r w:rsidR="003B3A3B" w:rsidRPr="008E1074">
          <w:rPr>
            <w:rStyle w:val="Hipervnculo"/>
            <w:noProof/>
          </w:rPr>
          <w:t>3.1.4.3.6.5.5.1.1 Node: Indicator data</w:t>
        </w:r>
        <w:r w:rsidR="003B3A3B">
          <w:rPr>
            <w:noProof/>
          </w:rPr>
          <w:tab/>
        </w:r>
        <w:r w:rsidR="003B3A3B">
          <w:rPr>
            <w:noProof/>
          </w:rPr>
          <w:fldChar w:fldCharType="begin"/>
        </w:r>
        <w:r w:rsidR="003B3A3B">
          <w:rPr>
            <w:noProof/>
          </w:rPr>
          <w:instrText xml:space="preserve"> PAGEREF _Toc10989986 \h </w:instrText>
        </w:r>
        <w:r w:rsidR="003B3A3B">
          <w:rPr>
            <w:noProof/>
          </w:rPr>
        </w:r>
        <w:r w:rsidR="003B3A3B">
          <w:rPr>
            <w:noProof/>
          </w:rPr>
          <w:fldChar w:fldCharType="separate"/>
        </w:r>
        <w:r w:rsidR="003B3A3B">
          <w:rPr>
            <w:noProof/>
          </w:rPr>
          <w:t>84</w:t>
        </w:r>
        <w:r w:rsidR="003B3A3B">
          <w:rPr>
            <w:noProof/>
          </w:rPr>
          <w:fldChar w:fldCharType="end"/>
        </w:r>
      </w:hyperlink>
    </w:p>
    <w:p w14:paraId="0CFBD434" w14:textId="77777777" w:rsidR="003B3A3B" w:rsidRDefault="00160238">
      <w:pPr>
        <w:pStyle w:val="TDC1"/>
        <w:tabs>
          <w:tab w:val="right" w:leader="dot" w:pos="9350"/>
        </w:tabs>
        <w:rPr>
          <w:rFonts w:asciiTheme="minorHAnsi" w:eastAsiaTheme="minorEastAsia" w:hAnsiTheme="minorHAnsi" w:cstheme="minorBidi"/>
          <w:noProof/>
          <w:kern w:val="0"/>
        </w:rPr>
      </w:pPr>
      <w:hyperlink w:anchor="_Toc10989987" w:history="1">
        <w:r w:rsidR="003B3A3B" w:rsidRPr="008E1074">
          <w:rPr>
            <w:rStyle w:val="Hipervnculo"/>
            <w:noProof/>
          </w:rPr>
          <w:t>3.1.4.3.6.5.5.1.1.1 Node: Data source</w:t>
        </w:r>
        <w:r w:rsidR="003B3A3B">
          <w:rPr>
            <w:noProof/>
          </w:rPr>
          <w:tab/>
        </w:r>
        <w:r w:rsidR="003B3A3B">
          <w:rPr>
            <w:noProof/>
          </w:rPr>
          <w:fldChar w:fldCharType="begin"/>
        </w:r>
        <w:r w:rsidR="003B3A3B">
          <w:rPr>
            <w:noProof/>
          </w:rPr>
          <w:instrText xml:space="preserve"> PAGEREF _Toc10989987 \h </w:instrText>
        </w:r>
        <w:r w:rsidR="003B3A3B">
          <w:rPr>
            <w:noProof/>
          </w:rPr>
        </w:r>
        <w:r w:rsidR="003B3A3B">
          <w:rPr>
            <w:noProof/>
          </w:rPr>
          <w:fldChar w:fldCharType="separate"/>
        </w:r>
        <w:r w:rsidR="003B3A3B">
          <w:rPr>
            <w:noProof/>
          </w:rPr>
          <w:t>85</w:t>
        </w:r>
        <w:r w:rsidR="003B3A3B">
          <w:rPr>
            <w:noProof/>
          </w:rPr>
          <w:fldChar w:fldCharType="end"/>
        </w:r>
      </w:hyperlink>
    </w:p>
    <w:p w14:paraId="3408945A" w14:textId="77777777" w:rsidR="003B3A3B" w:rsidRDefault="00160238">
      <w:pPr>
        <w:pStyle w:val="TDC1"/>
        <w:tabs>
          <w:tab w:val="right" w:leader="dot" w:pos="9350"/>
        </w:tabs>
        <w:rPr>
          <w:rFonts w:asciiTheme="minorHAnsi" w:eastAsiaTheme="minorEastAsia" w:hAnsiTheme="minorHAnsi" w:cstheme="minorBidi"/>
          <w:noProof/>
          <w:kern w:val="0"/>
        </w:rPr>
      </w:pPr>
      <w:hyperlink w:anchor="_Toc10989988" w:history="1">
        <w:r w:rsidR="003B3A3B" w:rsidRPr="008E1074">
          <w:rPr>
            <w:rStyle w:val="Hipervnculo"/>
            <w:noProof/>
          </w:rPr>
          <w:t>3.1.4.3.6.5.5.1.1.2 Node: Data description</w:t>
        </w:r>
        <w:r w:rsidR="003B3A3B">
          <w:rPr>
            <w:noProof/>
          </w:rPr>
          <w:tab/>
        </w:r>
        <w:r w:rsidR="003B3A3B">
          <w:rPr>
            <w:noProof/>
          </w:rPr>
          <w:fldChar w:fldCharType="begin"/>
        </w:r>
        <w:r w:rsidR="003B3A3B">
          <w:rPr>
            <w:noProof/>
          </w:rPr>
          <w:instrText xml:space="preserve"> PAGEREF _Toc10989988 \h </w:instrText>
        </w:r>
        <w:r w:rsidR="003B3A3B">
          <w:rPr>
            <w:noProof/>
          </w:rPr>
        </w:r>
        <w:r w:rsidR="003B3A3B">
          <w:rPr>
            <w:noProof/>
          </w:rPr>
          <w:fldChar w:fldCharType="separate"/>
        </w:r>
        <w:r w:rsidR="003B3A3B">
          <w:rPr>
            <w:noProof/>
          </w:rPr>
          <w:t>85</w:t>
        </w:r>
        <w:r w:rsidR="003B3A3B">
          <w:rPr>
            <w:noProof/>
          </w:rPr>
          <w:fldChar w:fldCharType="end"/>
        </w:r>
      </w:hyperlink>
    </w:p>
    <w:p w14:paraId="483002C8" w14:textId="77777777" w:rsidR="003B3A3B" w:rsidRDefault="00160238">
      <w:pPr>
        <w:pStyle w:val="TDC1"/>
        <w:tabs>
          <w:tab w:val="right" w:leader="dot" w:pos="9350"/>
        </w:tabs>
        <w:rPr>
          <w:rFonts w:asciiTheme="minorHAnsi" w:eastAsiaTheme="minorEastAsia" w:hAnsiTheme="minorHAnsi" w:cstheme="minorBidi"/>
          <w:noProof/>
          <w:kern w:val="0"/>
        </w:rPr>
      </w:pPr>
      <w:hyperlink w:anchor="_Toc10989989" w:history="1">
        <w:r w:rsidR="003B3A3B" w:rsidRPr="008E1074">
          <w:rPr>
            <w:rStyle w:val="Hipervnculo"/>
            <w:noProof/>
          </w:rPr>
          <w:t>3.1.4.3.6.5.5.1.1.3 Nodes: Values</w:t>
        </w:r>
        <w:r w:rsidR="003B3A3B">
          <w:rPr>
            <w:noProof/>
          </w:rPr>
          <w:tab/>
        </w:r>
        <w:r w:rsidR="003B3A3B">
          <w:rPr>
            <w:noProof/>
          </w:rPr>
          <w:fldChar w:fldCharType="begin"/>
        </w:r>
        <w:r w:rsidR="003B3A3B">
          <w:rPr>
            <w:noProof/>
          </w:rPr>
          <w:instrText xml:space="preserve"> PAGEREF _Toc10989989 \h </w:instrText>
        </w:r>
        <w:r w:rsidR="003B3A3B">
          <w:rPr>
            <w:noProof/>
          </w:rPr>
        </w:r>
        <w:r w:rsidR="003B3A3B">
          <w:rPr>
            <w:noProof/>
          </w:rPr>
          <w:fldChar w:fldCharType="separate"/>
        </w:r>
        <w:r w:rsidR="003B3A3B">
          <w:rPr>
            <w:noProof/>
          </w:rPr>
          <w:t>86</w:t>
        </w:r>
        <w:r w:rsidR="003B3A3B">
          <w:rPr>
            <w:noProof/>
          </w:rPr>
          <w:fldChar w:fldCharType="end"/>
        </w:r>
      </w:hyperlink>
    </w:p>
    <w:p w14:paraId="74E7946F" w14:textId="77777777" w:rsidR="003B3A3B" w:rsidRDefault="00160238">
      <w:pPr>
        <w:pStyle w:val="TDC1"/>
        <w:tabs>
          <w:tab w:val="right" w:leader="dot" w:pos="9350"/>
        </w:tabs>
        <w:rPr>
          <w:rFonts w:asciiTheme="minorHAnsi" w:eastAsiaTheme="minorEastAsia" w:hAnsiTheme="minorHAnsi" w:cstheme="minorBidi"/>
          <w:noProof/>
          <w:kern w:val="0"/>
        </w:rPr>
      </w:pPr>
      <w:hyperlink w:anchor="_Toc10989990" w:history="1">
        <w:r w:rsidR="003B3A3B" w:rsidRPr="008E1074">
          <w:rPr>
            <w:rStyle w:val="Hipervnculo"/>
            <w:noProof/>
          </w:rPr>
          <w:t>3.1.4.3.6.5.5.1.1.3.1.1 Year</w:t>
        </w:r>
        <w:r w:rsidR="003B3A3B">
          <w:rPr>
            <w:noProof/>
          </w:rPr>
          <w:tab/>
        </w:r>
        <w:r w:rsidR="003B3A3B">
          <w:rPr>
            <w:noProof/>
          </w:rPr>
          <w:fldChar w:fldCharType="begin"/>
        </w:r>
        <w:r w:rsidR="003B3A3B">
          <w:rPr>
            <w:noProof/>
          </w:rPr>
          <w:instrText xml:space="preserve"> PAGEREF _Toc10989990 \h </w:instrText>
        </w:r>
        <w:r w:rsidR="003B3A3B">
          <w:rPr>
            <w:noProof/>
          </w:rPr>
        </w:r>
        <w:r w:rsidR="003B3A3B">
          <w:rPr>
            <w:noProof/>
          </w:rPr>
          <w:fldChar w:fldCharType="separate"/>
        </w:r>
        <w:r w:rsidR="003B3A3B">
          <w:rPr>
            <w:noProof/>
          </w:rPr>
          <w:t>87</w:t>
        </w:r>
        <w:r w:rsidR="003B3A3B">
          <w:rPr>
            <w:noProof/>
          </w:rPr>
          <w:fldChar w:fldCharType="end"/>
        </w:r>
      </w:hyperlink>
    </w:p>
    <w:p w14:paraId="73366819" w14:textId="77777777" w:rsidR="003B3A3B" w:rsidRDefault="00160238">
      <w:pPr>
        <w:pStyle w:val="TDC1"/>
        <w:tabs>
          <w:tab w:val="right" w:leader="dot" w:pos="9350"/>
        </w:tabs>
        <w:rPr>
          <w:rFonts w:asciiTheme="minorHAnsi" w:eastAsiaTheme="minorEastAsia" w:hAnsiTheme="minorHAnsi" w:cstheme="minorBidi"/>
          <w:noProof/>
          <w:kern w:val="0"/>
        </w:rPr>
      </w:pPr>
      <w:hyperlink w:anchor="_Toc10989991" w:history="1">
        <w:r w:rsidR="003B3A3B" w:rsidRPr="008E1074">
          <w:rPr>
            <w:rStyle w:val="Hipervnculo"/>
            <w:noProof/>
          </w:rPr>
          <w:t>3.1.4.3.6.5.5.1.1.3.1.2 Extent</w:t>
        </w:r>
        <w:r w:rsidR="003B3A3B">
          <w:rPr>
            <w:noProof/>
          </w:rPr>
          <w:tab/>
        </w:r>
        <w:r w:rsidR="003B3A3B">
          <w:rPr>
            <w:noProof/>
          </w:rPr>
          <w:fldChar w:fldCharType="begin"/>
        </w:r>
        <w:r w:rsidR="003B3A3B">
          <w:rPr>
            <w:noProof/>
          </w:rPr>
          <w:instrText xml:space="preserve"> PAGEREF _Toc10989991 \h </w:instrText>
        </w:r>
        <w:r w:rsidR="003B3A3B">
          <w:rPr>
            <w:noProof/>
          </w:rPr>
        </w:r>
        <w:r w:rsidR="003B3A3B">
          <w:rPr>
            <w:noProof/>
          </w:rPr>
          <w:fldChar w:fldCharType="separate"/>
        </w:r>
        <w:r w:rsidR="003B3A3B">
          <w:rPr>
            <w:noProof/>
          </w:rPr>
          <w:t>87</w:t>
        </w:r>
        <w:r w:rsidR="003B3A3B">
          <w:rPr>
            <w:noProof/>
          </w:rPr>
          <w:fldChar w:fldCharType="end"/>
        </w:r>
      </w:hyperlink>
    </w:p>
    <w:p w14:paraId="09447801" w14:textId="77777777" w:rsidR="003B3A3B" w:rsidRDefault="00160238">
      <w:pPr>
        <w:pStyle w:val="TDC1"/>
        <w:tabs>
          <w:tab w:val="right" w:leader="dot" w:pos="9350"/>
        </w:tabs>
        <w:rPr>
          <w:rFonts w:asciiTheme="minorHAnsi" w:eastAsiaTheme="minorEastAsia" w:hAnsiTheme="minorHAnsi" w:cstheme="minorBidi"/>
          <w:noProof/>
          <w:kern w:val="0"/>
        </w:rPr>
      </w:pPr>
      <w:hyperlink w:anchor="_Toc10989992" w:history="1">
        <w:r w:rsidR="003B3A3B" w:rsidRPr="008E1074">
          <w:rPr>
            <w:rStyle w:val="Hipervnculo"/>
            <w:noProof/>
          </w:rPr>
          <w:t>3.1.4.3.6.5.5.1.1.3.1.3 Severity</w:t>
        </w:r>
        <w:r w:rsidR="003B3A3B">
          <w:rPr>
            <w:noProof/>
          </w:rPr>
          <w:tab/>
        </w:r>
        <w:r w:rsidR="003B3A3B">
          <w:rPr>
            <w:noProof/>
          </w:rPr>
          <w:fldChar w:fldCharType="begin"/>
        </w:r>
        <w:r w:rsidR="003B3A3B">
          <w:rPr>
            <w:noProof/>
          </w:rPr>
          <w:instrText xml:space="preserve"> PAGEREF _Toc10989992 \h </w:instrText>
        </w:r>
        <w:r w:rsidR="003B3A3B">
          <w:rPr>
            <w:noProof/>
          </w:rPr>
        </w:r>
        <w:r w:rsidR="003B3A3B">
          <w:rPr>
            <w:noProof/>
          </w:rPr>
          <w:fldChar w:fldCharType="separate"/>
        </w:r>
        <w:r w:rsidR="003B3A3B">
          <w:rPr>
            <w:noProof/>
          </w:rPr>
          <w:t>87</w:t>
        </w:r>
        <w:r w:rsidR="003B3A3B">
          <w:rPr>
            <w:noProof/>
          </w:rPr>
          <w:fldChar w:fldCharType="end"/>
        </w:r>
      </w:hyperlink>
    </w:p>
    <w:p w14:paraId="22BC67A7" w14:textId="77777777" w:rsidR="003B3A3B" w:rsidRDefault="00160238">
      <w:pPr>
        <w:pStyle w:val="TDC1"/>
        <w:tabs>
          <w:tab w:val="right" w:leader="dot" w:pos="9350"/>
        </w:tabs>
        <w:rPr>
          <w:rFonts w:asciiTheme="minorHAnsi" w:eastAsiaTheme="minorEastAsia" w:hAnsiTheme="minorHAnsi" w:cstheme="minorBidi"/>
          <w:noProof/>
          <w:kern w:val="0"/>
        </w:rPr>
      </w:pPr>
      <w:hyperlink w:anchor="_Toc10989993" w:history="1">
        <w:r w:rsidR="003B3A3B" w:rsidRPr="008E1074">
          <w:rPr>
            <w:rStyle w:val="Hipervnculo"/>
            <w:noProof/>
          </w:rPr>
          <w:t>3.1.4.3.6.5.5.1.2  Node: Collapse threshold</w:t>
        </w:r>
        <w:r w:rsidR="003B3A3B">
          <w:rPr>
            <w:noProof/>
          </w:rPr>
          <w:tab/>
        </w:r>
        <w:r w:rsidR="003B3A3B">
          <w:rPr>
            <w:noProof/>
          </w:rPr>
          <w:fldChar w:fldCharType="begin"/>
        </w:r>
        <w:r w:rsidR="003B3A3B">
          <w:rPr>
            <w:noProof/>
          </w:rPr>
          <w:instrText xml:space="preserve"> PAGEREF _Toc10989993 \h </w:instrText>
        </w:r>
        <w:r w:rsidR="003B3A3B">
          <w:rPr>
            <w:noProof/>
          </w:rPr>
        </w:r>
        <w:r w:rsidR="003B3A3B">
          <w:rPr>
            <w:noProof/>
          </w:rPr>
          <w:fldChar w:fldCharType="separate"/>
        </w:r>
        <w:r w:rsidR="003B3A3B">
          <w:rPr>
            <w:noProof/>
          </w:rPr>
          <w:t>88</w:t>
        </w:r>
        <w:r w:rsidR="003B3A3B">
          <w:rPr>
            <w:noProof/>
          </w:rPr>
          <w:fldChar w:fldCharType="end"/>
        </w:r>
      </w:hyperlink>
    </w:p>
    <w:p w14:paraId="30E1285E"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94" w:history="1">
        <w:r w:rsidR="003B3A3B" w:rsidRPr="008E1074">
          <w:rPr>
            <w:rStyle w:val="Hipervnculo"/>
            <w:noProof/>
          </w:rPr>
          <w:t>3.2.5.3.6.1.5.7.</w:t>
        </w:r>
        <w:r w:rsidR="003B3A3B">
          <w:rPr>
            <w:rFonts w:asciiTheme="minorHAnsi" w:eastAsiaTheme="minorEastAsia" w:hAnsiTheme="minorHAnsi" w:cstheme="minorBidi"/>
            <w:noProof/>
            <w:kern w:val="0"/>
          </w:rPr>
          <w:tab/>
        </w:r>
        <w:r w:rsidR="003B3A3B" w:rsidRPr="008E1074">
          <w:rPr>
            <w:rStyle w:val="Hipervnculo"/>
            <w:noProof/>
          </w:rPr>
          <w:t>Node: Threat defined locations</w:t>
        </w:r>
        <w:r w:rsidR="003B3A3B">
          <w:rPr>
            <w:noProof/>
          </w:rPr>
          <w:tab/>
        </w:r>
        <w:r w:rsidR="003B3A3B">
          <w:rPr>
            <w:noProof/>
          </w:rPr>
          <w:fldChar w:fldCharType="begin"/>
        </w:r>
        <w:r w:rsidR="003B3A3B">
          <w:rPr>
            <w:noProof/>
          </w:rPr>
          <w:instrText xml:space="preserve"> PAGEREF _Toc10989994 \h </w:instrText>
        </w:r>
        <w:r w:rsidR="003B3A3B">
          <w:rPr>
            <w:noProof/>
          </w:rPr>
        </w:r>
        <w:r w:rsidR="003B3A3B">
          <w:rPr>
            <w:noProof/>
          </w:rPr>
          <w:fldChar w:fldCharType="separate"/>
        </w:r>
        <w:r w:rsidR="003B3A3B">
          <w:rPr>
            <w:noProof/>
          </w:rPr>
          <w:t>89</w:t>
        </w:r>
        <w:r w:rsidR="003B3A3B">
          <w:rPr>
            <w:noProof/>
          </w:rPr>
          <w:fldChar w:fldCharType="end"/>
        </w:r>
      </w:hyperlink>
    </w:p>
    <w:p w14:paraId="48D6688D"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95" w:history="1">
        <w:r w:rsidR="003B3A3B" w:rsidRPr="008E1074">
          <w:rPr>
            <w:rStyle w:val="Hipervnculo"/>
            <w:noProof/>
          </w:rPr>
          <w:t>3.2.5.3.6.1.5.8.</w:t>
        </w:r>
        <w:r w:rsidR="003B3A3B">
          <w:rPr>
            <w:rFonts w:asciiTheme="minorHAnsi" w:eastAsiaTheme="minorEastAsia" w:hAnsiTheme="minorHAnsi" w:cstheme="minorBidi"/>
            <w:noProof/>
            <w:kern w:val="0"/>
          </w:rPr>
          <w:tab/>
        </w:r>
        <w:r w:rsidR="003B3A3B" w:rsidRPr="008E1074">
          <w:rPr>
            <w:rStyle w:val="Hipervnculo"/>
            <w:noProof/>
          </w:rPr>
          <w:t>Node: Continuing decline</w:t>
        </w:r>
        <w:r w:rsidR="003B3A3B">
          <w:rPr>
            <w:noProof/>
          </w:rPr>
          <w:tab/>
        </w:r>
        <w:r w:rsidR="003B3A3B">
          <w:rPr>
            <w:noProof/>
          </w:rPr>
          <w:fldChar w:fldCharType="begin"/>
        </w:r>
        <w:r w:rsidR="003B3A3B">
          <w:rPr>
            <w:noProof/>
          </w:rPr>
          <w:instrText xml:space="preserve"> PAGEREF _Toc10989995 \h </w:instrText>
        </w:r>
        <w:r w:rsidR="003B3A3B">
          <w:rPr>
            <w:noProof/>
          </w:rPr>
        </w:r>
        <w:r w:rsidR="003B3A3B">
          <w:rPr>
            <w:noProof/>
          </w:rPr>
          <w:fldChar w:fldCharType="separate"/>
        </w:r>
        <w:r w:rsidR="003B3A3B">
          <w:rPr>
            <w:noProof/>
          </w:rPr>
          <w:t>89</w:t>
        </w:r>
        <w:r w:rsidR="003B3A3B">
          <w:rPr>
            <w:noProof/>
          </w:rPr>
          <w:fldChar w:fldCharType="end"/>
        </w:r>
      </w:hyperlink>
    </w:p>
    <w:p w14:paraId="6475D139"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89996" w:history="1">
        <w:r w:rsidR="003B3A3B" w:rsidRPr="008E1074">
          <w:rPr>
            <w:rStyle w:val="Hipervnculo"/>
            <w:noProof/>
          </w:rPr>
          <w:t>3.2.5.3.6.1.5.9.</w:t>
        </w:r>
        <w:r w:rsidR="003B3A3B">
          <w:rPr>
            <w:rFonts w:asciiTheme="minorHAnsi" w:eastAsiaTheme="minorEastAsia" w:hAnsiTheme="minorHAnsi" w:cstheme="minorBidi"/>
            <w:noProof/>
            <w:kern w:val="0"/>
          </w:rPr>
          <w:tab/>
        </w:r>
        <w:r w:rsidR="003B3A3B" w:rsidRPr="008E1074">
          <w:rPr>
            <w:rStyle w:val="Hipervnculo"/>
            <w:noProof/>
          </w:rPr>
          <w:t>Node: Threatening process</w:t>
        </w:r>
        <w:r w:rsidR="003B3A3B">
          <w:rPr>
            <w:noProof/>
          </w:rPr>
          <w:tab/>
        </w:r>
        <w:r w:rsidR="003B3A3B">
          <w:rPr>
            <w:noProof/>
          </w:rPr>
          <w:fldChar w:fldCharType="begin"/>
        </w:r>
        <w:r w:rsidR="003B3A3B">
          <w:rPr>
            <w:noProof/>
          </w:rPr>
          <w:instrText xml:space="preserve"> PAGEREF _Toc10989996 \h </w:instrText>
        </w:r>
        <w:r w:rsidR="003B3A3B">
          <w:rPr>
            <w:noProof/>
          </w:rPr>
        </w:r>
        <w:r w:rsidR="003B3A3B">
          <w:rPr>
            <w:noProof/>
          </w:rPr>
          <w:fldChar w:fldCharType="separate"/>
        </w:r>
        <w:r w:rsidR="003B3A3B">
          <w:rPr>
            <w:noProof/>
          </w:rPr>
          <w:t>90</w:t>
        </w:r>
        <w:r w:rsidR="003B3A3B">
          <w:rPr>
            <w:noProof/>
          </w:rPr>
          <w:fldChar w:fldCharType="end"/>
        </w:r>
      </w:hyperlink>
    </w:p>
    <w:p w14:paraId="16E8560B" w14:textId="77777777" w:rsidR="003B3A3B" w:rsidRDefault="00160238">
      <w:pPr>
        <w:pStyle w:val="TDC1"/>
        <w:tabs>
          <w:tab w:val="left" w:pos="880"/>
          <w:tab w:val="right" w:leader="dot" w:pos="9350"/>
        </w:tabs>
        <w:rPr>
          <w:rFonts w:asciiTheme="minorHAnsi" w:eastAsiaTheme="minorEastAsia" w:hAnsiTheme="minorHAnsi" w:cstheme="minorBidi"/>
          <w:noProof/>
          <w:kern w:val="0"/>
        </w:rPr>
      </w:pPr>
      <w:hyperlink w:anchor="_Toc10989997" w:history="1">
        <w:r w:rsidR="003B3A3B" w:rsidRPr="008E1074">
          <w:rPr>
            <w:rStyle w:val="Hipervnculo"/>
            <w:noProof/>
          </w:rPr>
          <w:t>3.2.6.</w:t>
        </w:r>
        <w:r w:rsidR="003B3A3B">
          <w:rPr>
            <w:rFonts w:asciiTheme="minorHAnsi" w:eastAsiaTheme="minorEastAsia" w:hAnsiTheme="minorHAnsi" w:cstheme="minorBidi"/>
            <w:noProof/>
            <w:kern w:val="0"/>
          </w:rPr>
          <w:tab/>
        </w:r>
        <w:r w:rsidR="003B3A3B" w:rsidRPr="008E1074">
          <w:rPr>
            <w:rStyle w:val="Hipervnculo"/>
            <w:noProof/>
          </w:rPr>
          <w:t>Node: Content curations</w:t>
        </w:r>
        <w:r w:rsidR="003B3A3B">
          <w:rPr>
            <w:noProof/>
          </w:rPr>
          <w:tab/>
        </w:r>
        <w:r w:rsidR="003B3A3B">
          <w:rPr>
            <w:noProof/>
          </w:rPr>
          <w:fldChar w:fldCharType="begin"/>
        </w:r>
        <w:r w:rsidR="003B3A3B">
          <w:rPr>
            <w:noProof/>
          </w:rPr>
          <w:instrText xml:space="preserve"> PAGEREF _Toc10989997 \h </w:instrText>
        </w:r>
        <w:r w:rsidR="003B3A3B">
          <w:rPr>
            <w:noProof/>
          </w:rPr>
        </w:r>
        <w:r w:rsidR="003B3A3B">
          <w:rPr>
            <w:noProof/>
          </w:rPr>
          <w:fldChar w:fldCharType="separate"/>
        </w:r>
        <w:r w:rsidR="003B3A3B">
          <w:rPr>
            <w:noProof/>
          </w:rPr>
          <w:t>90</w:t>
        </w:r>
        <w:r w:rsidR="003B3A3B">
          <w:rPr>
            <w:noProof/>
          </w:rPr>
          <w:fldChar w:fldCharType="end"/>
        </w:r>
      </w:hyperlink>
    </w:p>
    <w:p w14:paraId="6A39B1C5"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98" w:history="1">
        <w:r w:rsidR="003B3A3B" w:rsidRPr="008E1074">
          <w:rPr>
            <w:rStyle w:val="Hipervnculo"/>
            <w:noProof/>
          </w:rPr>
          <w:t>3.2.6.1.</w:t>
        </w:r>
        <w:r w:rsidR="003B3A3B">
          <w:rPr>
            <w:rFonts w:asciiTheme="minorHAnsi" w:eastAsiaTheme="minorEastAsia" w:hAnsiTheme="minorHAnsi" w:cstheme="minorBidi"/>
            <w:noProof/>
            <w:kern w:val="0"/>
          </w:rPr>
          <w:tab/>
        </w:r>
        <w:r w:rsidR="003B3A3B" w:rsidRPr="008E1074">
          <w:rPr>
            <w:rStyle w:val="Hipervnculo"/>
            <w:noProof/>
          </w:rPr>
          <w:t>Node: Content curation</w:t>
        </w:r>
        <w:r w:rsidR="003B3A3B">
          <w:rPr>
            <w:noProof/>
          </w:rPr>
          <w:tab/>
        </w:r>
        <w:r w:rsidR="003B3A3B">
          <w:rPr>
            <w:noProof/>
          </w:rPr>
          <w:fldChar w:fldCharType="begin"/>
        </w:r>
        <w:r w:rsidR="003B3A3B">
          <w:rPr>
            <w:noProof/>
          </w:rPr>
          <w:instrText xml:space="preserve"> PAGEREF _Toc10989998 \h </w:instrText>
        </w:r>
        <w:r w:rsidR="003B3A3B">
          <w:rPr>
            <w:noProof/>
          </w:rPr>
        </w:r>
        <w:r w:rsidR="003B3A3B">
          <w:rPr>
            <w:noProof/>
          </w:rPr>
          <w:fldChar w:fldCharType="separate"/>
        </w:r>
        <w:r w:rsidR="003B3A3B">
          <w:rPr>
            <w:noProof/>
          </w:rPr>
          <w:t>90</w:t>
        </w:r>
        <w:r w:rsidR="003B3A3B">
          <w:rPr>
            <w:noProof/>
          </w:rPr>
          <w:fldChar w:fldCharType="end"/>
        </w:r>
      </w:hyperlink>
    </w:p>
    <w:p w14:paraId="4265C13C" w14:textId="77777777" w:rsidR="003B3A3B" w:rsidRDefault="00160238">
      <w:pPr>
        <w:pStyle w:val="TDC1"/>
        <w:tabs>
          <w:tab w:val="left" w:pos="1100"/>
          <w:tab w:val="right" w:leader="dot" w:pos="9350"/>
        </w:tabs>
        <w:rPr>
          <w:rFonts w:asciiTheme="minorHAnsi" w:eastAsiaTheme="minorEastAsia" w:hAnsiTheme="minorHAnsi" w:cstheme="minorBidi"/>
          <w:noProof/>
          <w:kern w:val="0"/>
        </w:rPr>
      </w:pPr>
      <w:hyperlink w:anchor="_Toc10989999" w:history="1">
        <w:r w:rsidR="003B3A3B" w:rsidRPr="008E1074">
          <w:rPr>
            <w:rStyle w:val="Hipervnculo"/>
            <w:noProof/>
          </w:rPr>
          <w:t>3.2.6.1.1.</w:t>
        </w:r>
        <w:r w:rsidR="003B3A3B">
          <w:rPr>
            <w:rFonts w:asciiTheme="minorHAnsi" w:eastAsiaTheme="minorEastAsia" w:hAnsiTheme="minorHAnsi" w:cstheme="minorBidi"/>
            <w:noProof/>
            <w:kern w:val="0"/>
          </w:rPr>
          <w:tab/>
        </w:r>
        <w:r w:rsidR="003B3A3B" w:rsidRPr="008E1074">
          <w:rPr>
            <w:rStyle w:val="Hipervnculo"/>
            <w:noProof/>
          </w:rPr>
          <w:t>Edit description</w:t>
        </w:r>
        <w:r w:rsidR="003B3A3B">
          <w:rPr>
            <w:noProof/>
          </w:rPr>
          <w:tab/>
        </w:r>
        <w:r w:rsidR="003B3A3B">
          <w:rPr>
            <w:noProof/>
          </w:rPr>
          <w:fldChar w:fldCharType="begin"/>
        </w:r>
        <w:r w:rsidR="003B3A3B">
          <w:rPr>
            <w:noProof/>
          </w:rPr>
          <w:instrText xml:space="preserve"> PAGEREF _Toc10989999 \h </w:instrText>
        </w:r>
        <w:r w:rsidR="003B3A3B">
          <w:rPr>
            <w:noProof/>
          </w:rPr>
        </w:r>
        <w:r w:rsidR="003B3A3B">
          <w:rPr>
            <w:noProof/>
          </w:rPr>
          <w:fldChar w:fldCharType="separate"/>
        </w:r>
        <w:r w:rsidR="003B3A3B">
          <w:rPr>
            <w:noProof/>
          </w:rPr>
          <w:t>91</w:t>
        </w:r>
        <w:r w:rsidR="003B3A3B">
          <w:rPr>
            <w:noProof/>
          </w:rPr>
          <w:fldChar w:fldCharType="end"/>
        </w:r>
      </w:hyperlink>
    </w:p>
    <w:p w14:paraId="54B2FF80" w14:textId="77777777" w:rsidR="003B3A3B" w:rsidRDefault="00160238">
      <w:pPr>
        <w:pStyle w:val="TDC1"/>
        <w:tabs>
          <w:tab w:val="left" w:pos="1320"/>
          <w:tab w:val="right" w:leader="dot" w:pos="9350"/>
        </w:tabs>
        <w:rPr>
          <w:rFonts w:asciiTheme="minorHAnsi" w:eastAsiaTheme="minorEastAsia" w:hAnsiTheme="minorHAnsi" w:cstheme="minorBidi"/>
          <w:noProof/>
          <w:kern w:val="0"/>
        </w:rPr>
      </w:pPr>
      <w:hyperlink w:anchor="_Toc10990000" w:history="1">
        <w:r w:rsidR="003B3A3B" w:rsidRPr="008E1074">
          <w:rPr>
            <w:rStyle w:val="Hipervnculo"/>
            <w:noProof/>
          </w:rPr>
          <w:t>3.2.6.1.1.1.</w:t>
        </w:r>
        <w:r w:rsidR="003B3A3B">
          <w:rPr>
            <w:rFonts w:asciiTheme="minorHAnsi" w:eastAsiaTheme="minorEastAsia" w:hAnsiTheme="minorHAnsi" w:cstheme="minorBidi"/>
            <w:noProof/>
            <w:kern w:val="0"/>
          </w:rPr>
          <w:tab/>
        </w:r>
        <w:r w:rsidR="003B3A3B" w:rsidRPr="008E1074">
          <w:rPr>
            <w:rStyle w:val="Hipervnculo"/>
            <w:noProof/>
          </w:rPr>
          <w:t>Node: Nodes checked</w:t>
        </w:r>
        <w:r w:rsidR="003B3A3B">
          <w:rPr>
            <w:noProof/>
          </w:rPr>
          <w:tab/>
        </w:r>
        <w:r w:rsidR="003B3A3B">
          <w:rPr>
            <w:noProof/>
          </w:rPr>
          <w:fldChar w:fldCharType="begin"/>
        </w:r>
        <w:r w:rsidR="003B3A3B">
          <w:rPr>
            <w:noProof/>
          </w:rPr>
          <w:instrText xml:space="preserve"> PAGEREF _Toc10990000 \h </w:instrText>
        </w:r>
        <w:r w:rsidR="003B3A3B">
          <w:rPr>
            <w:noProof/>
          </w:rPr>
        </w:r>
        <w:r w:rsidR="003B3A3B">
          <w:rPr>
            <w:noProof/>
          </w:rPr>
          <w:fldChar w:fldCharType="separate"/>
        </w:r>
        <w:r w:rsidR="003B3A3B">
          <w:rPr>
            <w:noProof/>
          </w:rPr>
          <w:t>91</w:t>
        </w:r>
        <w:r w:rsidR="003B3A3B">
          <w:rPr>
            <w:noProof/>
          </w:rPr>
          <w:fldChar w:fldCharType="end"/>
        </w:r>
      </w:hyperlink>
    </w:p>
    <w:p w14:paraId="7200B022" w14:textId="77777777" w:rsidR="003B3A3B" w:rsidRDefault="00160238">
      <w:pPr>
        <w:pStyle w:val="TDC1"/>
        <w:tabs>
          <w:tab w:val="left" w:pos="1540"/>
          <w:tab w:val="right" w:leader="dot" w:pos="9350"/>
        </w:tabs>
        <w:rPr>
          <w:rFonts w:asciiTheme="minorHAnsi" w:eastAsiaTheme="minorEastAsia" w:hAnsiTheme="minorHAnsi" w:cstheme="minorBidi"/>
          <w:noProof/>
          <w:kern w:val="0"/>
        </w:rPr>
      </w:pPr>
      <w:hyperlink w:anchor="_Toc10990001" w:history="1">
        <w:r w:rsidR="003B3A3B" w:rsidRPr="008E1074">
          <w:rPr>
            <w:rStyle w:val="Hipervnculo"/>
            <w:noProof/>
          </w:rPr>
          <w:t>3.2.6.1.1.1.1.</w:t>
        </w:r>
        <w:r w:rsidR="003B3A3B">
          <w:rPr>
            <w:rFonts w:asciiTheme="minorHAnsi" w:eastAsiaTheme="minorEastAsia" w:hAnsiTheme="minorHAnsi" w:cstheme="minorBidi"/>
            <w:noProof/>
            <w:kern w:val="0"/>
          </w:rPr>
          <w:tab/>
        </w:r>
        <w:r w:rsidR="003B3A3B" w:rsidRPr="008E1074">
          <w:rPr>
            <w:rStyle w:val="Hipervnculo"/>
            <w:noProof/>
          </w:rPr>
          <w:t>Node: Node checked</w:t>
        </w:r>
        <w:r w:rsidR="003B3A3B">
          <w:rPr>
            <w:noProof/>
          </w:rPr>
          <w:tab/>
        </w:r>
        <w:r w:rsidR="003B3A3B">
          <w:rPr>
            <w:noProof/>
          </w:rPr>
          <w:fldChar w:fldCharType="begin"/>
        </w:r>
        <w:r w:rsidR="003B3A3B">
          <w:rPr>
            <w:noProof/>
          </w:rPr>
          <w:instrText xml:space="preserve"> PAGEREF _Toc10990001 \h </w:instrText>
        </w:r>
        <w:r w:rsidR="003B3A3B">
          <w:rPr>
            <w:noProof/>
          </w:rPr>
        </w:r>
        <w:r w:rsidR="003B3A3B">
          <w:rPr>
            <w:noProof/>
          </w:rPr>
          <w:fldChar w:fldCharType="separate"/>
        </w:r>
        <w:r w:rsidR="003B3A3B">
          <w:rPr>
            <w:noProof/>
          </w:rPr>
          <w:t>91</w:t>
        </w:r>
        <w:r w:rsidR="003B3A3B">
          <w:rPr>
            <w:noProof/>
          </w:rPr>
          <w:fldChar w:fldCharType="end"/>
        </w:r>
      </w:hyperlink>
    </w:p>
    <w:p w14:paraId="1F71F201"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90002" w:history="1">
        <w:r w:rsidR="003B3A3B" w:rsidRPr="008E1074">
          <w:rPr>
            <w:rStyle w:val="Hipervnculo"/>
            <w:noProof/>
          </w:rPr>
          <w:t>3.2.6.1.1.1.1.1.</w:t>
        </w:r>
        <w:r w:rsidR="003B3A3B">
          <w:rPr>
            <w:rFonts w:asciiTheme="minorHAnsi" w:eastAsiaTheme="minorEastAsia" w:hAnsiTheme="minorHAnsi" w:cstheme="minorBidi"/>
            <w:noProof/>
            <w:kern w:val="0"/>
          </w:rPr>
          <w:tab/>
        </w:r>
        <w:r w:rsidR="003B3A3B" w:rsidRPr="008E1074">
          <w:rPr>
            <w:rStyle w:val="Hipervnculo"/>
            <w:noProof/>
          </w:rPr>
          <w:t>Node: Content changes</w:t>
        </w:r>
        <w:r w:rsidR="003B3A3B">
          <w:rPr>
            <w:noProof/>
          </w:rPr>
          <w:tab/>
        </w:r>
        <w:r w:rsidR="003B3A3B">
          <w:rPr>
            <w:noProof/>
          </w:rPr>
          <w:fldChar w:fldCharType="begin"/>
        </w:r>
        <w:r w:rsidR="003B3A3B">
          <w:rPr>
            <w:noProof/>
          </w:rPr>
          <w:instrText xml:space="preserve"> PAGEREF _Toc10990002 \h </w:instrText>
        </w:r>
        <w:r w:rsidR="003B3A3B">
          <w:rPr>
            <w:noProof/>
          </w:rPr>
        </w:r>
        <w:r w:rsidR="003B3A3B">
          <w:rPr>
            <w:noProof/>
          </w:rPr>
          <w:fldChar w:fldCharType="separate"/>
        </w:r>
        <w:r w:rsidR="003B3A3B">
          <w:rPr>
            <w:noProof/>
          </w:rPr>
          <w:t>92</w:t>
        </w:r>
        <w:r w:rsidR="003B3A3B">
          <w:rPr>
            <w:noProof/>
          </w:rPr>
          <w:fldChar w:fldCharType="end"/>
        </w:r>
      </w:hyperlink>
    </w:p>
    <w:p w14:paraId="715DC82F" w14:textId="77777777" w:rsidR="003B3A3B" w:rsidRDefault="00160238">
      <w:pPr>
        <w:pStyle w:val="TDC1"/>
        <w:tabs>
          <w:tab w:val="left" w:pos="1760"/>
          <w:tab w:val="right" w:leader="dot" w:pos="9350"/>
        </w:tabs>
        <w:rPr>
          <w:rFonts w:asciiTheme="minorHAnsi" w:eastAsiaTheme="minorEastAsia" w:hAnsiTheme="minorHAnsi" w:cstheme="minorBidi"/>
          <w:noProof/>
          <w:kern w:val="0"/>
        </w:rPr>
      </w:pPr>
      <w:hyperlink w:anchor="_Toc10990003" w:history="1">
        <w:r w:rsidR="003B3A3B" w:rsidRPr="008E1074">
          <w:rPr>
            <w:rStyle w:val="Hipervnculo"/>
            <w:noProof/>
          </w:rPr>
          <w:t>3.2.6.1.1.1.1.2.</w:t>
        </w:r>
        <w:r w:rsidR="003B3A3B">
          <w:rPr>
            <w:rFonts w:asciiTheme="minorHAnsi" w:eastAsiaTheme="minorEastAsia" w:hAnsiTheme="minorHAnsi" w:cstheme="minorBidi"/>
            <w:noProof/>
            <w:kern w:val="0"/>
          </w:rPr>
          <w:tab/>
        </w:r>
        <w:r w:rsidR="003B3A3B" w:rsidRPr="008E1074">
          <w:rPr>
            <w:rStyle w:val="Hipervnculo"/>
            <w:noProof/>
          </w:rPr>
          <w:t>Node: attribute changes</w:t>
        </w:r>
        <w:r w:rsidR="003B3A3B">
          <w:rPr>
            <w:noProof/>
          </w:rPr>
          <w:tab/>
        </w:r>
        <w:r w:rsidR="003B3A3B">
          <w:rPr>
            <w:noProof/>
          </w:rPr>
          <w:fldChar w:fldCharType="begin"/>
        </w:r>
        <w:r w:rsidR="003B3A3B">
          <w:rPr>
            <w:noProof/>
          </w:rPr>
          <w:instrText xml:space="preserve"> PAGEREF _Toc10990003 \h </w:instrText>
        </w:r>
        <w:r w:rsidR="003B3A3B">
          <w:rPr>
            <w:noProof/>
          </w:rPr>
        </w:r>
        <w:r w:rsidR="003B3A3B">
          <w:rPr>
            <w:noProof/>
          </w:rPr>
          <w:fldChar w:fldCharType="separate"/>
        </w:r>
        <w:r w:rsidR="003B3A3B">
          <w:rPr>
            <w:noProof/>
          </w:rPr>
          <w:t>92</w:t>
        </w:r>
        <w:r w:rsidR="003B3A3B">
          <w:rPr>
            <w:noProof/>
          </w:rPr>
          <w:fldChar w:fldCharType="end"/>
        </w:r>
      </w:hyperlink>
    </w:p>
    <w:p w14:paraId="2DE8CD93" w14:textId="77777777" w:rsidR="001D3F73" w:rsidRDefault="00FC6AF8">
      <w:pPr>
        <w:pStyle w:val="Standard"/>
      </w:pPr>
      <w:r>
        <w:rPr>
          <w:rFonts w:cs="Times New Roman"/>
        </w:rPr>
        <w:fldChar w:fldCharType="end"/>
      </w:r>
      <w:hyperlink w:anchor="_Toc528812635" w:history="1"/>
    </w:p>
    <w:p w14:paraId="57233F57" w14:textId="77777777" w:rsidR="001D3F73" w:rsidRDefault="001D3F73">
      <w:pPr>
        <w:pStyle w:val="Standard"/>
      </w:pPr>
    </w:p>
    <w:p w14:paraId="5831185C" w14:textId="77777777" w:rsidR="00DE1238" w:rsidRDefault="00DE1238">
      <w:pPr>
        <w:pStyle w:val="Standard"/>
      </w:pPr>
    </w:p>
    <w:p w14:paraId="6E805DA8" w14:textId="77777777" w:rsidR="00DE1238" w:rsidRDefault="00DE1238">
      <w:pPr>
        <w:pStyle w:val="Standard"/>
      </w:pPr>
    </w:p>
    <w:p w14:paraId="4D95E6DF" w14:textId="77777777" w:rsidR="00DE1238" w:rsidRDefault="00DE1238">
      <w:pPr>
        <w:pStyle w:val="Standard"/>
      </w:pPr>
    </w:p>
    <w:p w14:paraId="0AC6E822" w14:textId="77777777" w:rsidR="00DE1238" w:rsidRDefault="00DE1238">
      <w:pPr>
        <w:pStyle w:val="Standard"/>
      </w:pPr>
    </w:p>
    <w:p w14:paraId="0BC42224" w14:textId="77777777" w:rsidR="00DE1238" w:rsidRDefault="00DE1238">
      <w:pPr>
        <w:pStyle w:val="Standard"/>
      </w:pPr>
    </w:p>
    <w:p w14:paraId="7E5E84FC" w14:textId="77777777" w:rsidR="00DE1238" w:rsidRDefault="00DE1238">
      <w:pPr>
        <w:pStyle w:val="Standard"/>
      </w:pPr>
    </w:p>
    <w:p w14:paraId="7E41DC9F" w14:textId="77777777" w:rsidR="001D3F73" w:rsidRDefault="001D3F73">
      <w:pPr>
        <w:pStyle w:val="Standard"/>
      </w:pPr>
    </w:p>
    <w:p w14:paraId="0B20A372" w14:textId="77777777" w:rsidR="00DE1238" w:rsidRDefault="00DE1238">
      <w:pPr>
        <w:pStyle w:val="Standard"/>
      </w:pPr>
    </w:p>
    <w:p w14:paraId="58E32C72" w14:textId="77777777" w:rsidR="00D14843" w:rsidRDefault="00D14843">
      <w:pPr>
        <w:pStyle w:val="Standard"/>
      </w:pPr>
    </w:p>
    <w:p w14:paraId="0BFCAC24" w14:textId="127F2A95" w:rsidR="001D3F73" w:rsidRPr="00D50883" w:rsidRDefault="00FC6AF8" w:rsidP="004E6551">
      <w:pPr>
        <w:pStyle w:val="Ttulo1"/>
        <w:numPr>
          <w:ilvl w:val="0"/>
          <w:numId w:val="29"/>
        </w:numPr>
        <w:rPr>
          <w:rStyle w:val="ListLabel1"/>
          <w:b/>
        </w:rPr>
      </w:pPr>
      <w:bookmarkStart w:id="2" w:name="_Toc528812635"/>
      <w:bookmarkStart w:id="3" w:name="_Toc10659919"/>
      <w:bookmarkStart w:id="4" w:name="_Toc10989849"/>
      <w:bookmarkEnd w:id="2"/>
      <w:r w:rsidRPr="00D50883">
        <w:rPr>
          <w:rStyle w:val="ListLabel1"/>
          <w:b/>
        </w:rPr>
        <w:t>Brief introduction to XML format</w:t>
      </w:r>
      <w:bookmarkEnd w:id="3"/>
      <w:bookmarkEnd w:id="4"/>
    </w:p>
    <w:p w14:paraId="77649227" w14:textId="6C7AD064" w:rsidR="001D3F73" w:rsidRDefault="00FC6AF8" w:rsidP="00762278">
      <w:pPr>
        <w:pStyle w:val="Standard"/>
        <w:spacing w:line="23" w:lineRule="atLeast"/>
        <w:ind w:firstLine="720"/>
        <w:jc w:val="both"/>
      </w:pPr>
      <w:r>
        <w:rPr>
          <w:rFonts w:ascii="Bookman Old Style" w:hAnsi="Bookman Old Style"/>
          <w:sz w:val="24"/>
          <w:szCs w:val="24"/>
        </w:rPr>
        <w:t xml:space="preserve">Properly formatted XML documents will allow a standardized reporting of IUCN Red List Ecosystem (RLE) assessments in a semi-structured format. The XML format is a plain text format, with data organized in </w:t>
      </w:r>
      <w:r w:rsidRPr="00756AC7">
        <w:rPr>
          <w:rFonts w:ascii="Bookman Old Style" w:hAnsi="Bookman Old Style"/>
          <w:b/>
          <w:sz w:val="24"/>
          <w:szCs w:val="24"/>
          <w:rPrChange w:id="5" w:author="Michelle Castellanos" w:date="2019-08-26T20:58:00Z">
            <w:rPr>
              <w:rFonts w:ascii="Bookman Old Style" w:hAnsi="Bookman Old Style"/>
              <w:sz w:val="24"/>
              <w:szCs w:val="24"/>
            </w:rPr>
          </w:rPrChange>
        </w:rPr>
        <w:t>elements</w:t>
      </w:r>
      <w:r>
        <w:rPr>
          <w:rFonts w:ascii="Bookman Old Style" w:hAnsi="Bookman Old Style"/>
          <w:sz w:val="24"/>
          <w:szCs w:val="24"/>
        </w:rPr>
        <w:t xml:space="preserve"> that have some value surrounded by a pair of </w:t>
      </w:r>
      <w:r w:rsidRPr="00756AC7">
        <w:rPr>
          <w:rFonts w:ascii="Bookman Old Style" w:hAnsi="Bookman Old Style"/>
          <w:b/>
          <w:sz w:val="24"/>
          <w:szCs w:val="24"/>
          <w:rPrChange w:id="6" w:author="Michelle Castellanos" w:date="2019-08-26T20:59:00Z">
            <w:rPr>
              <w:rFonts w:ascii="Bookman Old Style" w:hAnsi="Bookman Old Style"/>
              <w:sz w:val="24"/>
              <w:szCs w:val="24"/>
            </w:rPr>
          </w:rPrChange>
        </w:rPr>
        <w:t>tags</w:t>
      </w:r>
      <w:r>
        <w:rPr>
          <w:rFonts w:ascii="Bookman Old Style" w:hAnsi="Bookman Old Style"/>
          <w:sz w:val="24"/>
          <w:szCs w:val="24"/>
        </w:rPr>
        <w:t>. Tags are enclosed in brackets, and closing tags are preceded by a forward-slash, like this:</w:t>
      </w:r>
    </w:p>
    <w:p w14:paraId="6847E165" w14:textId="77777777" w:rsidR="001D3F73" w:rsidRDefault="00FC6AF8" w:rsidP="00762278">
      <w:pPr>
        <w:pStyle w:val="Standard"/>
        <w:spacing w:line="23" w:lineRule="atLeast"/>
        <w:jc w:val="center"/>
      </w:pPr>
      <w:r>
        <w:rPr>
          <w:rFonts w:ascii="Courier New" w:hAnsi="Courier New" w:cs="Courier New"/>
          <w:sz w:val="24"/>
          <w:szCs w:val="24"/>
        </w:rPr>
        <w:t>&lt;</w:t>
      </w:r>
      <w:r>
        <w:rPr>
          <w:rFonts w:ascii="Courier New" w:hAnsi="Courier New" w:cs="Courier New"/>
          <w:color w:val="002060"/>
          <w:sz w:val="24"/>
          <w:szCs w:val="24"/>
        </w:rPr>
        <w:t>assessment-author</w:t>
      </w:r>
      <w:r>
        <w:rPr>
          <w:rFonts w:ascii="Courier New" w:hAnsi="Courier New" w:cs="Courier New"/>
          <w:sz w:val="24"/>
          <w:szCs w:val="24"/>
        </w:rPr>
        <w:t>&gt; JR Ferrer-Paris &lt;/</w:t>
      </w:r>
      <w:r>
        <w:rPr>
          <w:rFonts w:ascii="Courier New" w:hAnsi="Courier New" w:cs="Courier New"/>
          <w:color w:val="002060"/>
          <w:sz w:val="24"/>
          <w:szCs w:val="24"/>
        </w:rPr>
        <w:t>assessment-author</w:t>
      </w:r>
      <w:r>
        <w:rPr>
          <w:rFonts w:ascii="Courier New" w:hAnsi="Courier New" w:cs="Courier New"/>
          <w:sz w:val="24"/>
          <w:szCs w:val="24"/>
        </w:rPr>
        <w:t>&gt;</w:t>
      </w:r>
    </w:p>
    <w:p w14:paraId="289ECA04" w14:textId="77777777" w:rsidR="001D3F73" w:rsidRDefault="00FC6AF8" w:rsidP="00762278">
      <w:pPr>
        <w:pStyle w:val="Standard"/>
        <w:spacing w:line="23" w:lineRule="atLeast"/>
        <w:ind w:firstLine="720"/>
        <w:jc w:val="both"/>
      </w:pPr>
      <w:r>
        <w:rPr>
          <w:rFonts w:ascii="Bookman Old Style" w:hAnsi="Bookman Old Style"/>
          <w:sz w:val="24"/>
          <w:szCs w:val="24"/>
        </w:rPr>
        <w:t>This snip of code simply tells that the "assessment author" is JR Ferrer Paris. Tags discriminate capital words, spaces and symbols, so tag names should be used consistently across documents. For example:</w:t>
      </w:r>
    </w:p>
    <w:p w14:paraId="6EB8CBA0" w14:textId="77777777" w:rsidR="001D3F73" w:rsidRDefault="00FC6AF8" w:rsidP="00762278">
      <w:pPr>
        <w:pStyle w:val="Standard"/>
        <w:spacing w:line="23" w:lineRule="atLeast"/>
        <w:jc w:val="both"/>
      </w:pPr>
      <w:r>
        <w:rPr>
          <w:rFonts w:ascii="Courier New" w:hAnsi="Courier New" w:cs="Courier New"/>
          <w:sz w:val="24"/>
          <w:szCs w:val="24"/>
        </w:rPr>
        <w:t>&lt;</w:t>
      </w:r>
      <w:r>
        <w:rPr>
          <w:rFonts w:ascii="Courier New" w:hAnsi="Courier New" w:cs="Courier New"/>
          <w:color w:val="002060"/>
          <w:sz w:val="24"/>
          <w:szCs w:val="24"/>
        </w:rPr>
        <w:t>assessment-author</w:t>
      </w:r>
      <w:r>
        <w:rPr>
          <w:rFonts w:ascii="Courier New" w:hAnsi="Courier New" w:cs="Courier New"/>
          <w:sz w:val="24"/>
          <w:szCs w:val="24"/>
        </w:rPr>
        <w:t>&gt; JR Ferrer-Paris &lt;/</w:t>
      </w:r>
      <w:r>
        <w:rPr>
          <w:rFonts w:ascii="Courier New" w:hAnsi="Courier New" w:cs="Courier New"/>
          <w:color w:val="002060"/>
          <w:sz w:val="24"/>
          <w:szCs w:val="24"/>
        </w:rPr>
        <w:t>assessment-author</w:t>
      </w:r>
      <w:r>
        <w:rPr>
          <w:rFonts w:ascii="Courier New" w:hAnsi="Courier New" w:cs="Courier New"/>
          <w:sz w:val="24"/>
          <w:szCs w:val="24"/>
        </w:rPr>
        <w:t>&gt;</w:t>
      </w:r>
    </w:p>
    <w:p w14:paraId="4268A09A" w14:textId="29A909C8" w:rsidR="001D3F73" w:rsidRDefault="00985B5F" w:rsidP="00762278">
      <w:pPr>
        <w:pStyle w:val="Standard"/>
        <w:spacing w:line="23" w:lineRule="atLeast"/>
        <w:jc w:val="both"/>
      </w:pPr>
      <w:r>
        <w:rPr>
          <w:rFonts w:ascii="Bookman Old Style" w:hAnsi="Bookman Old Style"/>
          <w:b/>
          <w:sz w:val="24"/>
          <w:szCs w:val="24"/>
        </w:rPr>
        <w:t>i</w:t>
      </w:r>
      <w:r w:rsidR="00DE1238">
        <w:rPr>
          <w:rFonts w:ascii="Bookman Old Style" w:hAnsi="Bookman Old Style"/>
          <w:b/>
          <w:sz w:val="24"/>
          <w:szCs w:val="24"/>
        </w:rPr>
        <w:t>s</w:t>
      </w:r>
      <w:r w:rsidR="00FC6AF8">
        <w:rPr>
          <w:rFonts w:ascii="Bookman Old Style" w:hAnsi="Bookman Old Style"/>
          <w:b/>
          <w:sz w:val="24"/>
          <w:szCs w:val="24"/>
        </w:rPr>
        <w:t xml:space="preserve"> different to</w:t>
      </w:r>
    </w:p>
    <w:p w14:paraId="42E607F1" w14:textId="77777777" w:rsidR="001D3F73" w:rsidRDefault="00FC6AF8" w:rsidP="00762278">
      <w:pPr>
        <w:pStyle w:val="Standard"/>
        <w:spacing w:line="23" w:lineRule="atLeast"/>
        <w:jc w:val="both"/>
      </w:pPr>
      <w:r>
        <w:rPr>
          <w:rFonts w:ascii="Courier New" w:hAnsi="Courier New" w:cs="Courier New"/>
          <w:sz w:val="24"/>
          <w:szCs w:val="24"/>
        </w:rPr>
        <w:t>&lt;</w:t>
      </w:r>
      <w:r>
        <w:rPr>
          <w:rFonts w:ascii="Courier New" w:hAnsi="Courier New" w:cs="Courier New"/>
          <w:color w:val="002060"/>
          <w:sz w:val="24"/>
          <w:szCs w:val="24"/>
        </w:rPr>
        <w:t>Assessment-Author</w:t>
      </w:r>
      <w:r>
        <w:rPr>
          <w:rFonts w:ascii="Courier New" w:hAnsi="Courier New" w:cs="Courier New"/>
          <w:sz w:val="24"/>
          <w:szCs w:val="24"/>
        </w:rPr>
        <w:t>&gt; JR Ferrer-Paris &lt;/</w:t>
      </w:r>
      <w:r>
        <w:rPr>
          <w:rFonts w:ascii="Courier New" w:hAnsi="Courier New" w:cs="Courier New"/>
          <w:color w:val="002060"/>
          <w:sz w:val="24"/>
          <w:szCs w:val="24"/>
        </w:rPr>
        <w:t>Assessment-Author</w:t>
      </w:r>
      <w:r>
        <w:rPr>
          <w:rFonts w:ascii="Courier New" w:hAnsi="Courier New" w:cs="Courier New"/>
          <w:sz w:val="24"/>
          <w:szCs w:val="24"/>
        </w:rPr>
        <w:t>&gt;</w:t>
      </w:r>
    </w:p>
    <w:p w14:paraId="0DCB73C8" w14:textId="294D2A74" w:rsidR="001D3F73" w:rsidRDefault="00FC6AF8" w:rsidP="00762278">
      <w:pPr>
        <w:pStyle w:val="Standard"/>
        <w:spacing w:line="23" w:lineRule="atLeast"/>
        <w:ind w:firstLine="720"/>
        <w:jc w:val="both"/>
      </w:pPr>
      <w:r>
        <w:rPr>
          <w:rFonts w:ascii="Bookman Old Style" w:hAnsi="Bookman Old Style"/>
          <w:sz w:val="24"/>
          <w:szCs w:val="24"/>
        </w:rPr>
        <w:t xml:space="preserve">Tags can have </w:t>
      </w:r>
      <w:r w:rsidRPr="00756AC7">
        <w:rPr>
          <w:rFonts w:ascii="Bookman Old Style" w:hAnsi="Bookman Old Style"/>
          <w:b/>
          <w:sz w:val="24"/>
          <w:szCs w:val="24"/>
          <w:rPrChange w:id="7" w:author="Michelle Castellanos" w:date="2019-08-26T20:57:00Z">
            <w:rPr>
              <w:rFonts w:ascii="Bookman Old Style" w:hAnsi="Bookman Old Style"/>
              <w:sz w:val="24"/>
              <w:szCs w:val="24"/>
            </w:rPr>
          </w:rPrChange>
        </w:rPr>
        <w:t>attributes</w:t>
      </w:r>
      <w:r>
        <w:rPr>
          <w:rFonts w:ascii="Bookman Old Style" w:hAnsi="Bookman Old Style"/>
          <w:sz w:val="24"/>
          <w:szCs w:val="24"/>
        </w:rPr>
        <w:t xml:space="preserve"> (like ids, types, language, etc</w:t>
      </w:r>
      <w:r w:rsidR="00454B3E">
        <w:rPr>
          <w:rFonts w:ascii="Bookman Old Style" w:hAnsi="Bookman Old Style"/>
          <w:sz w:val="24"/>
          <w:szCs w:val="24"/>
        </w:rPr>
        <w:t>.</w:t>
      </w:r>
      <w:r>
        <w:rPr>
          <w:rFonts w:ascii="Bookman Old Style" w:hAnsi="Bookman Old Style"/>
          <w:sz w:val="24"/>
          <w:szCs w:val="24"/>
        </w:rPr>
        <w:t>),</w:t>
      </w:r>
      <w:ins w:id="8" w:author="Michelle Castellanos" w:date="2019-08-26T20:53:00Z">
        <w:r w:rsidR="00756AC7">
          <w:rPr>
            <w:rFonts w:ascii="Bookman Old Style" w:hAnsi="Bookman Old Style"/>
            <w:sz w:val="24"/>
            <w:szCs w:val="24"/>
          </w:rPr>
          <w:t xml:space="preserve"> that </w:t>
        </w:r>
        <w:r w:rsidR="00756AC7" w:rsidRPr="00756AC7">
          <w:rPr>
            <w:rFonts w:ascii="Bookman Old Style" w:hAnsi="Bookman Old Style"/>
            <w:sz w:val="24"/>
            <w:szCs w:val="24"/>
          </w:rPr>
          <w:t>contain data</w:t>
        </w:r>
      </w:ins>
      <w:ins w:id="9" w:author="Michelle Castellanos" w:date="2019-08-26T20:56:00Z">
        <w:r w:rsidR="00756AC7">
          <w:rPr>
            <w:rFonts w:ascii="Bookman Old Style" w:hAnsi="Bookman Old Style"/>
            <w:sz w:val="24"/>
            <w:szCs w:val="24"/>
          </w:rPr>
          <w:t xml:space="preserve"> or metadata</w:t>
        </w:r>
      </w:ins>
      <w:ins w:id="10" w:author="Michelle Castellanos" w:date="2019-08-26T20:53:00Z">
        <w:r w:rsidR="00756AC7" w:rsidRPr="00756AC7">
          <w:rPr>
            <w:rFonts w:ascii="Bookman Old Style" w:hAnsi="Bookman Old Style"/>
            <w:sz w:val="24"/>
            <w:szCs w:val="24"/>
          </w:rPr>
          <w:t xml:space="preserve"> related to a specific element</w:t>
        </w:r>
      </w:ins>
      <w:ins w:id="11" w:author="Michelle Castellanos" w:date="2019-08-26T20:57:00Z">
        <w:r w:rsidR="00756AC7">
          <w:rPr>
            <w:rFonts w:ascii="Bookman Old Style" w:hAnsi="Bookman Old Style"/>
            <w:sz w:val="24"/>
            <w:szCs w:val="24"/>
          </w:rPr>
          <w:t>. Attributes</w:t>
        </w:r>
      </w:ins>
      <w:del w:id="12" w:author="Michelle Castellanos" w:date="2019-08-26T20:57:00Z">
        <w:r w:rsidDel="00756AC7">
          <w:rPr>
            <w:rFonts w:ascii="Bookman Old Style" w:hAnsi="Bookman Old Style"/>
            <w:sz w:val="24"/>
            <w:szCs w:val="24"/>
          </w:rPr>
          <w:delText xml:space="preserve"> and</w:delText>
        </w:r>
      </w:del>
      <w:r>
        <w:rPr>
          <w:rFonts w:ascii="Bookman Old Style" w:hAnsi="Bookman Old Style"/>
          <w:sz w:val="24"/>
          <w:szCs w:val="24"/>
        </w:rPr>
        <w:t xml:space="preserve"> will show this format:</w:t>
      </w:r>
    </w:p>
    <w:p w14:paraId="51258138" w14:textId="76036114" w:rsidR="001D3F73" w:rsidRDefault="00FC6AF8" w:rsidP="00762278">
      <w:pPr>
        <w:pStyle w:val="Standard"/>
        <w:spacing w:line="23" w:lineRule="atLeast"/>
      </w:pPr>
      <w:r>
        <w:rPr>
          <w:rFonts w:ascii="Courier New" w:hAnsi="Courier New" w:cs="Courier New"/>
          <w:sz w:val="24"/>
          <w:szCs w:val="24"/>
        </w:rPr>
        <w:t>&lt;</w:t>
      </w:r>
      <w:r>
        <w:rPr>
          <w:rFonts w:ascii="Courier New" w:hAnsi="Courier New" w:cs="Courier New"/>
          <w:color w:val="002060"/>
          <w:sz w:val="24"/>
          <w:szCs w:val="24"/>
        </w:rPr>
        <w:t>Case-Study-Name</w:t>
      </w:r>
      <w:r>
        <w:rPr>
          <w:rFonts w:ascii="Courier New" w:hAnsi="Courier New" w:cs="Courier New"/>
          <w:sz w:val="24"/>
          <w:szCs w:val="24"/>
        </w:rPr>
        <w:t xml:space="preserve"> </w:t>
      </w:r>
      <w:r>
        <w:rPr>
          <w:rFonts w:ascii="Courier New" w:hAnsi="Courier New" w:cs="Courier New"/>
          <w:color w:val="FF0000"/>
          <w:sz w:val="24"/>
          <w:szCs w:val="24"/>
        </w:rPr>
        <w:t>lang</w:t>
      </w:r>
      <w:r>
        <w:rPr>
          <w:rFonts w:ascii="Courier New" w:hAnsi="Courier New" w:cs="Courier New"/>
          <w:sz w:val="24"/>
          <w:szCs w:val="24"/>
        </w:rPr>
        <w:t>="en"&gt;Tepui s</w:t>
      </w:r>
      <w:r w:rsidR="002629E2">
        <w:rPr>
          <w:rFonts w:ascii="Courier New" w:hAnsi="Courier New" w:cs="Courier New"/>
          <w:sz w:val="24"/>
          <w:szCs w:val="24"/>
        </w:rPr>
        <w:t>hrublands, southern Venezuela</w:t>
      </w:r>
      <w:r>
        <w:rPr>
          <w:rFonts w:ascii="Courier New" w:hAnsi="Courier New" w:cs="Courier New"/>
          <w:sz w:val="24"/>
          <w:szCs w:val="24"/>
        </w:rPr>
        <w:t>&lt;/</w:t>
      </w:r>
      <w:r>
        <w:rPr>
          <w:rFonts w:ascii="Courier New" w:hAnsi="Courier New" w:cs="Courier New"/>
          <w:color w:val="002060"/>
          <w:sz w:val="24"/>
          <w:szCs w:val="24"/>
        </w:rPr>
        <w:t>Case-Study-Name</w:t>
      </w:r>
      <w:r>
        <w:rPr>
          <w:rFonts w:ascii="Courier New" w:hAnsi="Courier New" w:cs="Courier New"/>
          <w:sz w:val="24"/>
          <w:szCs w:val="24"/>
        </w:rPr>
        <w:t>&gt;</w:t>
      </w:r>
    </w:p>
    <w:p w14:paraId="26DB18B6" w14:textId="1D08EB56" w:rsidR="001D3F73" w:rsidRDefault="00FC6AF8" w:rsidP="00762278">
      <w:pPr>
        <w:pStyle w:val="Standard"/>
        <w:spacing w:line="23" w:lineRule="atLeast"/>
        <w:ind w:firstLine="720"/>
        <w:jc w:val="both"/>
      </w:pPr>
      <w:r>
        <w:rPr>
          <w:rFonts w:ascii="Bookman Old Style" w:hAnsi="Bookman Old Style"/>
          <w:sz w:val="24"/>
          <w:szCs w:val="24"/>
        </w:rPr>
        <w:t xml:space="preserve">In this case, </w:t>
      </w:r>
      <w:r>
        <w:rPr>
          <w:rFonts w:ascii="Bookman Old Style" w:hAnsi="Bookman Old Style"/>
          <w:color w:val="FF0000"/>
          <w:sz w:val="24"/>
          <w:szCs w:val="24"/>
        </w:rPr>
        <w:t>lang</w:t>
      </w:r>
      <w:r>
        <w:rPr>
          <w:rFonts w:ascii="Bookman Old Style" w:hAnsi="Bookman Old Style"/>
          <w:sz w:val="24"/>
          <w:szCs w:val="24"/>
        </w:rPr>
        <w:t>= “en” is an attribute that indicates that the information corresponding to the tag “Case</w:t>
      </w:r>
      <w:r w:rsidR="00E94397">
        <w:rPr>
          <w:rFonts w:ascii="Bookman Old Style" w:hAnsi="Bookman Old Style"/>
          <w:sz w:val="24"/>
          <w:szCs w:val="24"/>
        </w:rPr>
        <w:t>-S</w:t>
      </w:r>
      <w:r>
        <w:rPr>
          <w:rFonts w:ascii="Bookman Old Style" w:hAnsi="Bookman Old Style"/>
          <w:sz w:val="24"/>
          <w:szCs w:val="24"/>
        </w:rPr>
        <w:t>tudy</w:t>
      </w:r>
      <w:r w:rsidR="00E94397">
        <w:rPr>
          <w:rFonts w:ascii="Bookman Old Style" w:hAnsi="Bookman Old Style"/>
          <w:sz w:val="24"/>
          <w:szCs w:val="24"/>
        </w:rPr>
        <w:t>-N</w:t>
      </w:r>
      <w:r>
        <w:rPr>
          <w:rFonts w:ascii="Bookman Old Style" w:hAnsi="Bookman Old Style"/>
          <w:sz w:val="24"/>
          <w:szCs w:val="24"/>
        </w:rPr>
        <w:t>ame” is presented in English. In this example</w:t>
      </w:r>
      <w:r w:rsidR="00E94397">
        <w:rPr>
          <w:rFonts w:ascii="Bookman Old Style" w:hAnsi="Bookman Old Style"/>
          <w:sz w:val="24"/>
          <w:szCs w:val="24"/>
        </w:rPr>
        <w:t>,</w:t>
      </w:r>
      <w:r>
        <w:rPr>
          <w:rFonts w:ascii="Bookman Old Style" w:hAnsi="Bookman Old Style"/>
          <w:sz w:val="24"/>
          <w:szCs w:val="24"/>
        </w:rPr>
        <w:t xml:space="preserve"> “</w:t>
      </w:r>
      <w:r w:rsidRPr="00AD7A1E">
        <w:rPr>
          <w:rFonts w:ascii="Bookman Old Style" w:hAnsi="Bookman Old Style"/>
          <w:color w:val="FF0000"/>
          <w:sz w:val="24"/>
          <w:szCs w:val="24"/>
        </w:rPr>
        <w:t>lang</w:t>
      </w:r>
      <w:r>
        <w:rPr>
          <w:rFonts w:ascii="Bookman Old Style" w:hAnsi="Bookman Old Style"/>
          <w:sz w:val="24"/>
          <w:szCs w:val="24"/>
        </w:rPr>
        <w:t xml:space="preserve">” will be the attribute code for language and “en” will be the two-letters code for </w:t>
      </w:r>
      <w:r w:rsidR="005E4FCA">
        <w:rPr>
          <w:rFonts w:ascii="Bookman Old Style" w:hAnsi="Bookman Old Style"/>
          <w:sz w:val="24"/>
          <w:szCs w:val="24"/>
        </w:rPr>
        <w:t>English</w:t>
      </w:r>
      <w:r>
        <w:rPr>
          <w:rFonts w:ascii="Bookman Old Style" w:hAnsi="Bookman Old Style"/>
          <w:sz w:val="24"/>
          <w:szCs w:val="24"/>
        </w:rPr>
        <w:t>.</w:t>
      </w:r>
    </w:p>
    <w:p w14:paraId="6B235B6B" w14:textId="77777777" w:rsidR="00756AC7" w:rsidRDefault="00FC6AF8" w:rsidP="00762278">
      <w:pPr>
        <w:pStyle w:val="Standard"/>
        <w:spacing w:line="23" w:lineRule="atLeast"/>
        <w:ind w:firstLine="720"/>
        <w:jc w:val="both"/>
        <w:rPr>
          <w:ins w:id="13" w:author="Michelle Castellanos" w:date="2019-08-26T21:01:00Z"/>
          <w:rFonts w:ascii="Bookman Old Style" w:hAnsi="Bookman Old Style"/>
          <w:sz w:val="24"/>
          <w:szCs w:val="24"/>
        </w:rPr>
      </w:pPr>
      <w:r>
        <w:rPr>
          <w:rFonts w:ascii="Bookman Old Style" w:hAnsi="Bookman Old Style"/>
          <w:sz w:val="24"/>
          <w:szCs w:val="24"/>
        </w:rPr>
        <w:t>Elements in the xml file can be nested within each other (</w:t>
      </w:r>
      <w:r>
        <w:rPr>
          <w:rFonts w:ascii="Bookman Old Style" w:hAnsi="Bookman Old Style"/>
          <w:b/>
          <w:sz w:val="24"/>
          <w:szCs w:val="24"/>
        </w:rPr>
        <w:t>parent-child</w:t>
      </w:r>
      <w:r>
        <w:rPr>
          <w:rFonts w:ascii="Bookman Old Style" w:hAnsi="Bookman Old Style"/>
          <w:sz w:val="24"/>
          <w:szCs w:val="24"/>
        </w:rPr>
        <w:t xml:space="preserve">), or can be </w:t>
      </w:r>
      <w:r>
        <w:rPr>
          <w:rFonts w:ascii="Bookman Old Style" w:hAnsi="Bookman Old Style"/>
          <w:b/>
          <w:sz w:val="24"/>
          <w:szCs w:val="24"/>
        </w:rPr>
        <w:t>siblings</w:t>
      </w:r>
      <w:r>
        <w:rPr>
          <w:rFonts w:ascii="Bookman Old Style" w:hAnsi="Bookman Old Style"/>
          <w:sz w:val="24"/>
          <w:szCs w:val="24"/>
        </w:rPr>
        <w:t xml:space="preserve"> to each other. </w:t>
      </w:r>
    </w:p>
    <w:p w14:paraId="3E4FD004" w14:textId="467700C5" w:rsidR="001D3F73" w:rsidRDefault="00FC6AF8" w:rsidP="00762278">
      <w:pPr>
        <w:pStyle w:val="Standard"/>
        <w:spacing w:line="23" w:lineRule="atLeast"/>
        <w:ind w:firstLine="720"/>
        <w:jc w:val="both"/>
      </w:pPr>
      <w:r>
        <w:rPr>
          <w:rFonts w:ascii="Bookman Old Style" w:hAnsi="Bookman Old Style"/>
          <w:sz w:val="24"/>
          <w:szCs w:val="24"/>
        </w:rPr>
        <w:t xml:space="preserve">Each xml file needs to have an initial declaration and a </w:t>
      </w:r>
      <w:r w:rsidRPr="00A14D0B">
        <w:rPr>
          <w:rFonts w:ascii="Bookman Old Style" w:hAnsi="Bookman Old Style"/>
          <w:b/>
          <w:sz w:val="24"/>
          <w:szCs w:val="24"/>
          <w:rPrChange w:id="14" w:author="Michelle Castellanos" w:date="2019-08-26T21:25:00Z">
            <w:rPr>
              <w:rFonts w:ascii="Bookman Old Style" w:hAnsi="Bookman Old Style"/>
              <w:sz w:val="24"/>
              <w:szCs w:val="24"/>
            </w:rPr>
          </w:rPrChange>
        </w:rPr>
        <w:t>root element</w:t>
      </w:r>
      <w:r>
        <w:rPr>
          <w:rFonts w:ascii="Bookman Old Style" w:hAnsi="Bookman Old Style"/>
          <w:sz w:val="24"/>
          <w:szCs w:val="24"/>
        </w:rPr>
        <w:t xml:space="preserve">, in </w:t>
      </w:r>
      <w:r w:rsidR="005E4FCA">
        <w:rPr>
          <w:rFonts w:ascii="Bookman Old Style" w:hAnsi="Bookman Old Style"/>
          <w:sz w:val="24"/>
          <w:szCs w:val="24"/>
        </w:rPr>
        <w:t>which</w:t>
      </w:r>
      <w:r>
        <w:rPr>
          <w:rFonts w:ascii="Bookman Old Style" w:hAnsi="Bookman Old Style"/>
          <w:sz w:val="24"/>
          <w:szCs w:val="24"/>
        </w:rPr>
        <w:t xml:space="preserve"> all other elements will be nested.</w:t>
      </w:r>
    </w:p>
    <w:p w14:paraId="16EBF163" w14:textId="0B37014D" w:rsidR="001D3F73" w:rsidRDefault="0078704F" w:rsidP="00762278">
      <w:pPr>
        <w:pStyle w:val="Standard"/>
        <w:spacing w:line="23" w:lineRule="atLeast"/>
        <w:ind w:firstLine="720"/>
        <w:jc w:val="both"/>
      </w:pPr>
      <w:ins w:id="15" w:author="Michelle Castellanos" w:date="2019-08-26T21:06:00Z">
        <w:r>
          <w:rPr>
            <w:rFonts w:ascii="Bookman Old Style" w:hAnsi="Bookman Old Style"/>
            <w:sz w:val="24"/>
            <w:szCs w:val="24"/>
          </w:rPr>
          <w:t>To create a XML</w:t>
        </w:r>
      </w:ins>
      <w:ins w:id="16" w:author="Michelle Castellanos" w:date="2019-08-26T21:07:00Z">
        <w:r>
          <w:rPr>
            <w:rFonts w:ascii="Bookman Old Style" w:hAnsi="Bookman Old Style"/>
            <w:sz w:val="24"/>
            <w:szCs w:val="24"/>
          </w:rPr>
          <w:t xml:space="preserve"> document</w:t>
        </w:r>
      </w:ins>
      <w:ins w:id="17" w:author="Michelle Castellanos" w:date="2019-08-26T21:06:00Z">
        <w:r>
          <w:rPr>
            <w:rFonts w:ascii="Bookman Old Style" w:hAnsi="Bookman Old Style"/>
            <w:sz w:val="24"/>
            <w:szCs w:val="24"/>
          </w:rPr>
          <w:t xml:space="preserve"> of a </w:t>
        </w:r>
      </w:ins>
      <w:ins w:id="18" w:author="Michelle Castellanos" w:date="2019-08-26T21:07:00Z">
        <w:r>
          <w:rPr>
            <w:rFonts w:ascii="Bookman Old Style" w:hAnsi="Bookman Old Style"/>
            <w:sz w:val="24"/>
            <w:szCs w:val="24"/>
          </w:rPr>
          <w:t>published</w:t>
        </w:r>
      </w:ins>
      <w:ins w:id="19" w:author="Michelle Castellanos" w:date="2019-08-26T21:06:00Z">
        <w:r>
          <w:rPr>
            <w:rFonts w:ascii="Bookman Old Style" w:hAnsi="Bookman Old Style"/>
            <w:sz w:val="24"/>
            <w:szCs w:val="24"/>
          </w:rPr>
          <w:t xml:space="preserve"> </w:t>
        </w:r>
      </w:ins>
      <w:ins w:id="20" w:author="Michelle Castellanos" w:date="2019-08-26T21:07:00Z">
        <w:r>
          <w:rPr>
            <w:rFonts w:ascii="Bookman Old Style" w:hAnsi="Bookman Old Style"/>
            <w:sz w:val="24"/>
            <w:szCs w:val="24"/>
          </w:rPr>
          <w:t>assessment, w</w:t>
        </w:r>
      </w:ins>
      <w:del w:id="21" w:author="Michelle Castellanos" w:date="2019-08-26T21:07:00Z">
        <w:r w:rsidR="00FC6AF8" w:rsidDel="0078704F">
          <w:rPr>
            <w:rFonts w:ascii="Bookman Old Style" w:hAnsi="Bookman Old Style"/>
            <w:sz w:val="24"/>
            <w:szCs w:val="24"/>
          </w:rPr>
          <w:delText>W</w:delText>
        </w:r>
      </w:del>
      <w:r w:rsidR="00FC6AF8">
        <w:rPr>
          <w:rFonts w:ascii="Bookman Old Style" w:hAnsi="Bookman Old Style"/>
          <w:sz w:val="24"/>
          <w:szCs w:val="24"/>
        </w:rPr>
        <w:t>e will first create a file with a collection of case of studies</w:t>
      </w:r>
      <w:ins w:id="22" w:author="Michelle Castellanos" w:date="2019-08-26T21:01:00Z">
        <w:r w:rsidR="00756AC7">
          <w:rPr>
            <w:rFonts w:ascii="Bookman Old Style" w:hAnsi="Bookman Old Style"/>
            <w:sz w:val="24"/>
            <w:szCs w:val="24"/>
          </w:rPr>
          <w:t>.</w:t>
        </w:r>
      </w:ins>
      <w:ins w:id="23" w:author="Michelle Castellanos" w:date="2019-08-26T21:03:00Z">
        <w:r>
          <w:rPr>
            <w:rFonts w:ascii="Bookman Old Style" w:hAnsi="Bookman Old Style"/>
            <w:sz w:val="24"/>
            <w:szCs w:val="24"/>
          </w:rPr>
          <w:t xml:space="preserve"> The root element will be </w:t>
        </w:r>
      </w:ins>
      <w:ins w:id="24" w:author="Michelle Castellanos" w:date="2019-08-26T21:04:00Z">
        <w:r>
          <w:rPr>
            <w:rFonts w:ascii="Bookman Old Style" w:hAnsi="Bookman Old Style"/>
            <w:sz w:val="24"/>
            <w:szCs w:val="24"/>
          </w:rPr>
          <w:t xml:space="preserve">“Case-Studies” and it will nests each case study (unit </w:t>
        </w:r>
      </w:ins>
      <w:ins w:id="25" w:author="Michelle Castellanos" w:date="2019-08-26T21:05:00Z">
        <w:r>
          <w:rPr>
            <w:rFonts w:ascii="Bookman Old Style" w:hAnsi="Bookman Old Style"/>
            <w:sz w:val="24"/>
            <w:szCs w:val="24"/>
          </w:rPr>
          <w:t>assessed</w:t>
        </w:r>
      </w:ins>
      <w:ins w:id="26" w:author="Michelle Castellanos" w:date="2019-08-26T21:04:00Z">
        <w:r>
          <w:rPr>
            <w:rFonts w:ascii="Bookman Old Style" w:hAnsi="Bookman Old Style"/>
            <w:sz w:val="24"/>
            <w:szCs w:val="24"/>
          </w:rPr>
          <w:t>) in the publication.</w:t>
        </w:r>
      </w:ins>
      <w:del w:id="27" w:author="Michelle Castellanos" w:date="2019-08-26T21:01:00Z">
        <w:r w:rsidR="00FC6AF8" w:rsidDel="00756AC7">
          <w:rPr>
            <w:rFonts w:ascii="Bookman Old Style" w:hAnsi="Bookman Old Style"/>
            <w:sz w:val="24"/>
            <w:szCs w:val="24"/>
          </w:rPr>
          <w:delText>,</w:delText>
        </w:r>
      </w:del>
      <w:r w:rsidR="00FC6AF8">
        <w:rPr>
          <w:rFonts w:ascii="Bookman Old Style" w:hAnsi="Bookman Old Style"/>
          <w:sz w:val="24"/>
          <w:szCs w:val="24"/>
        </w:rPr>
        <w:t xml:space="preserve"> </w:t>
      </w:r>
      <w:ins w:id="28" w:author="Michelle Castellanos" w:date="2019-08-26T21:01:00Z">
        <w:r w:rsidR="00756AC7">
          <w:rPr>
            <w:rFonts w:ascii="Bookman Old Style" w:hAnsi="Bookman Old Style"/>
            <w:sz w:val="24"/>
            <w:szCs w:val="24"/>
          </w:rPr>
          <w:t>E</w:t>
        </w:r>
      </w:ins>
      <w:del w:id="29" w:author="Michelle Castellanos" w:date="2019-08-26T21:01:00Z">
        <w:r w:rsidR="00FC6AF8" w:rsidDel="00756AC7">
          <w:rPr>
            <w:rFonts w:ascii="Bookman Old Style" w:hAnsi="Bookman Old Style"/>
            <w:sz w:val="24"/>
            <w:szCs w:val="24"/>
          </w:rPr>
          <w:delText>e</w:delText>
        </w:r>
      </w:del>
      <w:r w:rsidR="00FC6AF8">
        <w:rPr>
          <w:rFonts w:ascii="Bookman Old Style" w:hAnsi="Bookman Old Style"/>
          <w:sz w:val="24"/>
          <w:szCs w:val="24"/>
        </w:rPr>
        <w:t>ach case study should have a unique id, added as attribute. For example:</w:t>
      </w:r>
    </w:p>
    <w:p w14:paraId="749824D3" w14:textId="77777777" w:rsidR="001D3F73" w:rsidRDefault="00FC6AF8" w:rsidP="00762278">
      <w:pPr>
        <w:pStyle w:val="Standard"/>
        <w:spacing w:after="0" w:line="23" w:lineRule="atLeast"/>
      </w:pPr>
      <w:r>
        <w:rPr>
          <w:rFonts w:ascii="Courier New" w:hAnsi="Courier New" w:cs="Courier New"/>
          <w:sz w:val="24"/>
          <w:szCs w:val="24"/>
        </w:rPr>
        <w:t xml:space="preserve">&lt;Case-Studies&gt;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Pr>
          <w:rFonts w:ascii="Courier New" w:hAnsi="Courier New" w:cs="Courier New"/>
          <w:i/>
          <w:color w:val="808080"/>
          <w:sz w:val="16"/>
          <w:szCs w:val="16"/>
        </w:rPr>
        <w:t>[root element]</w:t>
      </w:r>
    </w:p>
    <w:p w14:paraId="74F1A755" w14:textId="2ABF0EE7" w:rsidR="00DE1238" w:rsidRDefault="00FC6AF8" w:rsidP="00762278">
      <w:pPr>
        <w:pStyle w:val="Standard"/>
        <w:spacing w:after="0" w:line="23" w:lineRule="atLeast"/>
        <w:ind w:left="360" w:right="2340"/>
        <w:jc w:val="both"/>
        <w:rPr>
          <w:rFonts w:ascii="Courier New" w:hAnsi="Courier New" w:cs="Courier New"/>
          <w:sz w:val="24"/>
          <w:szCs w:val="24"/>
        </w:rPr>
      </w:pPr>
      <w:r>
        <w:rPr>
          <w:rFonts w:ascii="Courier New" w:hAnsi="Courier New" w:cs="Courier New"/>
          <w:sz w:val="24"/>
          <w:szCs w:val="24"/>
        </w:rPr>
        <w:t xml:space="preserve">&lt;Case-Study </w:t>
      </w:r>
      <w:r w:rsidRPr="00DE1238">
        <w:rPr>
          <w:rFonts w:ascii="Courier New" w:hAnsi="Courier New" w:cs="Courier New"/>
          <w:color w:val="FF0000"/>
          <w:sz w:val="24"/>
          <w:szCs w:val="24"/>
        </w:rPr>
        <w:t>id</w:t>
      </w:r>
      <w:r>
        <w:rPr>
          <w:rFonts w:ascii="Courier New" w:hAnsi="Courier New" w:cs="Courier New"/>
          <w:sz w:val="24"/>
          <w:szCs w:val="24"/>
        </w:rPr>
        <w:t>="MAC_RLE_Chile_2015_1"</w:t>
      </w:r>
      <w:r w:rsidR="00E94397" w:rsidRPr="00646845">
        <w:rPr>
          <w:rFonts w:ascii="Courier New" w:hAnsi="Courier New" w:cs="Courier New"/>
          <w:sz w:val="24"/>
          <w:szCs w:val="24"/>
        </w:rPr>
        <w:t xml:space="preserve"> </w:t>
      </w:r>
      <w:r w:rsidR="00E94397" w:rsidRPr="00DE1238">
        <w:rPr>
          <w:rFonts w:ascii="Courier New" w:hAnsi="Courier New" w:cs="Courier New"/>
          <w:color w:val="FF0000"/>
          <w:sz w:val="24"/>
          <w:szCs w:val="24"/>
        </w:rPr>
        <w:t>name</w:t>
      </w:r>
      <w:r w:rsidR="00E94397" w:rsidRPr="00646845">
        <w:rPr>
          <w:rFonts w:ascii="Courier New" w:hAnsi="Courier New" w:cs="Courier New"/>
          <w:sz w:val="24"/>
          <w:szCs w:val="24"/>
        </w:rPr>
        <w:t>="LRE de Chile: Bosque caducifolio mediterráneo-templado andino de Nothofagus alpina y N. obliqua, VU</w:t>
      </w:r>
      <w:r w:rsidR="00E94397">
        <w:rPr>
          <w:rFonts w:ascii="Courier New" w:hAnsi="Courier New" w:cs="Courier New"/>
          <w:sz w:val="24"/>
          <w:szCs w:val="24"/>
        </w:rPr>
        <w:t xml:space="preserve"> </w:t>
      </w:r>
      <w:r>
        <w:rPr>
          <w:rFonts w:ascii="Courier New" w:hAnsi="Courier New" w:cs="Courier New"/>
          <w:sz w:val="24"/>
          <w:szCs w:val="24"/>
        </w:rPr>
        <w:t xml:space="preserve">&gt; </w:t>
      </w:r>
      <w:r w:rsidR="00DE1238">
        <w:rPr>
          <w:rFonts w:ascii="Courier New" w:hAnsi="Courier New" w:cs="Courier New"/>
          <w:sz w:val="24"/>
          <w:szCs w:val="24"/>
        </w:rPr>
        <w:t>&lt;/Case-Study&gt;</w:t>
      </w:r>
      <w:r>
        <w:rPr>
          <w:rFonts w:ascii="Courier New" w:hAnsi="Courier New" w:cs="Courier New"/>
          <w:sz w:val="24"/>
          <w:szCs w:val="24"/>
        </w:rPr>
        <w:t xml:space="preserve"> </w:t>
      </w:r>
      <w:r w:rsidR="00E94397">
        <w:rPr>
          <w:rFonts w:ascii="Courier New" w:hAnsi="Courier New" w:cs="Courier New"/>
          <w:sz w:val="24"/>
          <w:szCs w:val="24"/>
        </w:rPr>
        <w:t xml:space="preserve">   </w:t>
      </w:r>
      <w:r>
        <w:rPr>
          <w:rFonts w:ascii="Courier New" w:hAnsi="Courier New" w:cs="Courier New"/>
          <w:sz w:val="24"/>
          <w:szCs w:val="24"/>
        </w:rPr>
        <w:t xml:space="preserve"> </w:t>
      </w:r>
    </w:p>
    <w:p w14:paraId="69AE3279" w14:textId="14476171" w:rsidR="00DE1238" w:rsidRDefault="00FC6AF8" w:rsidP="00762278">
      <w:pPr>
        <w:pStyle w:val="Standard"/>
        <w:spacing w:after="0" w:line="23" w:lineRule="atLeast"/>
        <w:ind w:left="270" w:right="1440" w:firstLine="6210"/>
        <w:jc w:val="both"/>
        <w:rPr>
          <w:rFonts w:ascii="Courier New" w:hAnsi="Courier New" w:cs="Courier New"/>
          <w:sz w:val="24"/>
          <w:szCs w:val="24"/>
        </w:rPr>
      </w:pPr>
      <w:r>
        <w:rPr>
          <w:rFonts w:ascii="Courier New" w:hAnsi="Courier New" w:cs="Courier New"/>
          <w:i/>
          <w:color w:val="808080"/>
          <w:sz w:val="16"/>
          <w:szCs w:val="16"/>
        </w:rPr>
        <w:t>[1</w:t>
      </w:r>
      <w:r>
        <w:rPr>
          <w:rFonts w:ascii="Courier New" w:hAnsi="Courier New" w:cs="Courier New"/>
          <w:i/>
          <w:color w:val="808080"/>
          <w:sz w:val="16"/>
          <w:szCs w:val="16"/>
          <w:vertAlign w:val="superscript"/>
        </w:rPr>
        <w:t>st</w:t>
      </w:r>
      <w:r>
        <w:rPr>
          <w:rFonts w:ascii="Courier New" w:hAnsi="Courier New" w:cs="Courier New"/>
          <w:i/>
          <w:color w:val="808080"/>
          <w:sz w:val="16"/>
          <w:szCs w:val="16"/>
        </w:rPr>
        <w:t xml:space="preserve"> </w:t>
      </w:r>
      <w:ins w:id="30" w:author="Michelle Castellanos" w:date="2019-08-26T21:10:00Z">
        <w:r w:rsidR="00464B99">
          <w:rPr>
            <w:rFonts w:ascii="Courier New" w:hAnsi="Courier New" w:cs="Courier New"/>
            <w:i/>
            <w:color w:val="808080"/>
            <w:sz w:val="16"/>
            <w:szCs w:val="16"/>
          </w:rPr>
          <w:t xml:space="preserve">case </w:t>
        </w:r>
      </w:ins>
      <w:r>
        <w:rPr>
          <w:rFonts w:ascii="Courier New" w:hAnsi="Courier New" w:cs="Courier New"/>
          <w:i/>
          <w:color w:val="808080"/>
          <w:sz w:val="16"/>
          <w:szCs w:val="16"/>
        </w:rPr>
        <w:t>study</w:t>
      </w:r>
      <w:del w:id="31" w:author="Michelle Castellanos" w:date="2019-08-26T21:10:00Z">
        <w:r w:rsidDel="00464B99">
          <w:rPr>
            <w:rFonts w:ascii="Courier New" w:hAnsi="Courier New" w:cs="Courier New"/>
            <w:i/>
            <w:color w:val="808080"/>
            <w:sz w:val="16"/>
            <w:szCs w:val="16"/>
          </w:rPr>
          <w:delText xml:space="preserve"> case</w:delText>
        </w:r>
      </w:del>
      <w:r>
        <w:rPr>
          <w:rFonts w:ascii="Courier New" w:hAnsi="Courier New" w:cs="Courier New"/>
          <w:i/>
          <w:color w:val="808080"/>
          <w:sz w:val="16"/>
          <w:szCs w:val="16"/>
        </w:rPr>
        <w:t>]</w:t>
      </w:r>
      <w:r w:rsidR="00DE1238">
        <w:rPr>
          <w:rFonts w:ascii="Courier New" w:hAnsi="Courier New" w:cs="Courier New"/>
          <w:sz w:val="24"/>
          <w:szCs w:val="24"/>
        </w:rPr>
        <w:t xml:space="preserve"> </w:t>
      </w:r>
    </w:p>
    <w:p w14:paraId="74DEAC6E" w14:textId="77777777" w:rsidR="00DE1238" w:rsidRDefault="00DE1238" w:rsidP="00762278">
      <w:pPr>
        <w:pStyle w:val="Standard"/>
        <w:spacing w:after="0" w:line="23" w:lineRule="atLeast"/>
        <w:ind w:left="270" w:right="1440"/>
        <w:jc w:val="both"/>
        <w:rPr>
          <w:rFonts w:ascii="Courier New" w:hAnsi="Courier New" w:cs="Courier New"/>
          <w:sz w:val="24"/>
          <w:szCs w:val="24"/>
        </w:rPr>
      </w:pPr>
    </w:p>
    <w:p w14:paraId="7AC4602C" w14:textId="00C7FE3C" w:rsidR="00DE1238" w:rsidRDefault="00FC6AF8" w:rsidP="00762278">
      <w:pPr>
        <w:pStyle w:val="Standard"/>
        <w:spacing w:after="0" w:line="23" w:lineRule="atLeast"/>
        <w:ind w:left="270" w:right="1440"/>
        <w:jc w:val="both"/>
        <w:rPr>
          <w:rFonts w:ascii="Courier New" w:hAnsi="Courier New" w:cs="Courier New"/>
          <w:sz w:val="24"/>
          <w:szCs w:val="24"/>
        </w:rPr>
      </w:pPr>
      <w:r>
        <w:rPr>
          <w:rFonts w:ascii="Courier New" w:hAnsi="Courier New" w:cs="Courier New"/>
          <w:sz w:val="24"/>
          <w:szCs w:val="24"/>
        </w:rPr>
        <w:t xml:space="preserve">&lt;Case-Study </w:t>
      </w:r>
      <w:r w:rsidR="00E94397" w:rsidRPr="00DE1238">
        <w:rPr>
          <w:rFonts w:ascii="Courier New" w:hAnsi="Courier New" w:cs="Courier New"/>
          <w:color w:val="FF0000"/>
          <w:sz w:val="24"/>
          <w:szCs w:val="24"/>
        </w:rPr>
        <w:t>id</w:t>
      </w:r>
      <w:r w:rsidR="00AD7A1E">
        <w:rPr>
          <w:rFonts w:ascii="Courier New" w:hAnsi="Courier New" w:cs="Courier New"/>
          <w:sz w:val="24"/>
          <w:szCs w:val="24"/>
        </w:rPr>
        <w:t>="MAC_RLE_Chile_2015_</w:t>
      </w:r>
      <w:r w:rsidR="00E94397" w:rsidRPr="00646845">
        <w:rPr>
          <w:rFonts w:ascii="Courier New" w:hAnsi="Courier New" w:cs="Courier New"/>
          <w:sz w:val="24"/>
          <w:szCs w:val="24"/>
        </w:rPr>
        <w:t xml:space="preserve">2" </w:t>
      </w:r>
      <w:r w:rsidR="00E94397" w:rsidRPr="00DE1238">
        <w:rPr>
          <w:rFonts w:ascii="Courier New" w:hAnsi="Courier New" w:cs="Courier New"/>
          <w:color w:val="FF0000"/>
          <w:sz w:val="24"/>
          <w:szCs w:val="24"/>
        </w:rPr>
        <w:t>name</w:t>
      </w:r>
      <w:r w:rsidR="00E94397" w:rsidRPr="00646845">
        <w:rPr>
          <w:rFonts w:ascii="Courier New" w:hAnsi="Courier New" w:cs="Courier New"/>
          <w:sz w:val="24"/>
          <w:szCs w:val="24"/>
        </w:rPr>
        <w:t>="LRE de Chile: Bosque caducifolio mediterráneo-templado andino de Nothofagus pumilio y N. obliqua, VU"</w:t>
      </w:r>
      <w:r>
        <w:rPr>
          <w:rFonts w:ascii="Courier New" w:hAnsi="Courier New" w:cs="Courier New"/>
          <w:sz w:val="24"/>
          <w:szCs w:val="24"/>
        </w:rPr>
        <w:t xml:space="preserve">&gt; </w:t>
      </w:r>
      <w:r w:rsidR="00DE1238">
        <w:rPr>
          <w:rFonts w:ascii="Courier New" w:hAnsi="Courier New" w:cs="Courier New"/>
          <w:sz w:val="24"/>
          <w:szCs w:val="24"/>
        </w:rPr>
        <w:t>&lt;/Case-Study&gt;</w:t>
      </w:r>
      <w:r>
        <w:rPr>
          <w:rFonts w:ascii="Courier New" w:hAnsi="Courier New" w:cs="Courier New"/>
          <w:sz w:val="24"/>
          <w:szCs w:val="24"/>
        </w:rPr>
        <w:t xml:space="preserve">  </w:t>
      </w:r>
    </w:p>
    <w:p w14:paraId="3312DA7B" w14:textId="1263BD41" w:rsidR="001D3F73" w:rsidRPr="00DE1238" w:rsidRDefault="00FC6AF8" w:rsidP="00762278">
      <w:pPr>
        <w:pStyle w:val="Standard"/>
        <w:spacing w:after="0" w:line="23" w:lineRule="atLeast"/>
        <w:ind w:left="6300" w:right="1440"/>
        <w:jc w:val="both"/>
        <w:rPr>
          <w:rFonts w:ascii="Courier New" w:hAnsi="Courier New" w:cs="Courier New"/>
          <w:i/>
          <w:color w:val="808080"/>
          <w:sz w:val="16"/>
          <w:szCs w:val="16"/>
        </w:rPr>
      </w:pPr>
      <w:r>
        <w:rPr>
          <w:rFonts w:ascii="Courier New" w:hAnsi="Courier New" w:cs="Courier New"/>
          <w:i/>
          <w:color w:val="808080"/>
          <w:sz w:val="16"/>
          <w:szCs w:val="16"/>
        </w:rPr>
        <w:t>[2</w:t>
      </w:r>
      <w:r>
        <w:rPr>
          <w:rFonts w:ascii="Courier New" w:hAnsi="Courier New" w:cs="Courier New"/>
          <w:i/>
          <w:color w:val="808080"/>
          <w:sz w:val="16"/>
          <w:szCs w:val="16"/>
          <w:vertAlign w:val="superscript"/>
        </w:rPr>
        <w:t>nd</w:t>
      </w:r>
      <w:r>
        <w:rPr>
          <w:rFonts w:ascii="Courier New" w:hAnsi="Courier New" w:cs="Courier New"/>
          <w:i/>
          <w:color w:val="808080"/>
          <w:sz w:val="16"/>
          <w:szCs w:val="16"/>
        </w:rPr>
        <w:t xml:space="preserve"> </w:t>
      </w:r>
      <w:ins w:id="32" w:author="Michelle Castellanos" w:date="2019-08-26T21:10:00Z">
        <w:r w:rsidR="00464B99">
          <w:rPr>
            <w:rFonts w:ascii="Courier New" w:hAnsi="Courier New" w:cs="Courier New"/>
            <w:i/>
            <w:color w:val="808080"/>
            <w:sz w:val="16"/>
            <w:szCs w:val="16"/>
          </w:rPr>
          <w:t xml:space="preserve">case </w:t>
        </w:r>
      </w:ins>
      <w:r>
        <w:rPr>
          <w:rFonts w:ascii="Courier New" w:hAnsi="Courier New" w:cs="Courier New"/>
          <w:i/>
          <w:color w:val="808080"/>
          <w:sz w:val="16"/>
          <w:szCs w:val="16"/>
        </w:rPr>
        <w:t>study</w:t>
      </w:r>
      <w:del w:id="33" w:author="Michelle Castellanos" w:date="2019-08-26T21:10:00Z">
        <w:r w:rsidDel="00464B99">
          <w:rPr>
            <w:rFonts w:ascii="Courier New" w:hAnsi="Courier New" w:cs="Courier New"/>
            <w:i/>
            <w:color w:val="808080"/>
            <w:sz w:val="16"/>
            <w:szCs w:val="16"/>
          </w:rPr>
          <w:delText xml:space="preserve"> case</w:delText>
        </w:r>
      </w:del>
      <w:r>
        <w:rPr>
          <w:rFonts w:ascii="Courier New" w:hAnsi="Courier New" w:cs="Courier New"/>
          <w:i/>
          <w:color w:val="808080"/>
          <w:sz w:val="16"/>
          <w:szCs w:val="16"/>
        </w:rPr>
        <w:t>]</w:t>
      </w:r>
    </w:p>
    <w:p w14:paraId="43BC860F" w14:textId="77777777" w:rsidR="001D3F73" w:rsidRDefault="00FC6AF8" w:rsidP="00762278">
      <w:pPr>
        <w:pStyle w:val="Standard"/>
        <w:spacing w:after="0" w:line="23" w:lineRule="atLeast"/>
        <w:jc w:val="both"/>
      </w:pPr>
      <w:r>
        <w:rPr>
          <w:rFonts w:ascii="Courier New" w:hAnsi="Courier New" w:cs="Courier New"/>
          <w:sz w:val="24"/>
          <w:szCs w:val="24"/>
        </w:rPr>
        <w:t>&lt;/Case-Studies&gt;</w:t>
      </w:r>
    </w:p>
    <w:p w14:paraId="326FD5AD" w14:textId="77777777" w:rsidR="001D3F73" w:rsidRDefault="001D3F73" w:rsidP="00762278">
      <w:pPr>
        <w:pStyle w:val="Standard"/>
        <w:spacing w:line="23" w:lineRule="atLeast"/>
        <w:jc w:val="both"/>
        <w:rPr>
          <w:rFonts w:ascii="Bookman Old Style" w:hAnsi="Bookman Old Style"/>
          <w:sz w:val="24"/>
          <w:szCs w:val="24"/>
        </w:rPr>
      </w:pPr>
    </w:p>
    <w:p w14:paraId="07651ABA" w14:textId="77777777" w:rsidR="001D3F73" w:rsidRDefault="00FC6AF8" w:rsidP="00762278">
      <w:pPr>
        <w:pStyle w:val="Standard"/>
        <w:spacing w:line="23" w:lineRule="atLeast"/>
        <w:jc w:val="both"/>
      </w:pPr>
      <w:r w:rsidRPr="00A14D0B">
        <w:rPr>
          <w:rFonts w:ascii="Bookman Old Style" w:hAnsi="Bookman Old Style"/>
          <w:b/>
          <w:sz w:val="24"/>
          <w:szCs w:val="24"/>
          <w:rPrChange w:id="34" w:author="Michelle Castellanos" w:date="2019-08-26T21:25:00Z">
            <w:rPr>
              <w:rFonts w:ascii="Bookman Old Style" w:hAnsi="Bookman Old Style"/>
              <w:sz w:val="24"/>
              <w:szCs w:val="24"/>
            </w:rPr>
          </w:rPrChange>
        </w:rPr>
        <w:t>Empty nodes</w:t>
      </w:r>
      <w:r>
        <w:rPr>
          <w:rFonts w:ascii="Bookman Old Style" w:hAnsi="Bookman Old Style"/>
          <w:sz w:val="24"/>
          <w:szCs w:val="24"/>
        </w:rPr>
        <w:t xml:space="preserve"> can be used as placeholders within the xml-file structure. They can be written as a combination of opening and closing tags:</w:t>
      </w:r>
    </w:p>
    <w:p w14:paraId="4CBF12FB" w14:textId="622161E1" w:rsidR="001D3F73" w:rsidRPr="00E94397" w:rsidRDefault="00FC6AF8" w:rsidP="00762278">
      <w:pPr>
        <w:pStyle w:val="Standard"/>
        <w:spacing w:after="0" w:line="23" w:lineRule="atLeast"/>
        <w:ind w:left="1440"/>
      </w:pPr>
      <w:r w:rsidRPr="00E94397">
        <w:rPr>
          <w:rFonts w:ascii="Courier New" w:hAnsi="Courier New" w:cs="Courier New"/>
          <w:sz w:val="24"/>
          <w:szCs w:val="24"/>
        </w:rPr>
        <w:t>&lt;Case-Study id="MAC_RLE_Chile_2015_45"</w:t>
      </w:r>
      <w:r w:rsidR="00E94397" w:rsidRPr="00E94397">
        <w:rPr>
          <w:rFonts w:ascii="Courier New" w:hAnsi="Courier New" w:cs="Courier New"/>
          <w:sz w:val="24"/>
          <w:szCs w:val="24"/>
        </w:rPr>
        <w:t xml:space="preserve"> </w:t>
      </w:r>
      <w:r w:rsidRPr="00E94397">
        <w:rPr>
          <w:rFonts w:ascii="Courier New" w:hAnsi="Courier New" w:cs="Courier New"/>
          <w:sz w:val="24"/>
          <w:szCs w:val="24"/>
        </w:rPr>
        <w:t>&gt;</w:t>
      </w:r>
    </w:p>
    <w:p w14:paraId="594816FA" w14:textId="77777777" w:rsidR="001D3F73" w:rsidRDefault="00FC6AF8" w:rsidP="00762278">
      <w:pPr>
        <w:pStyle w:val="Standard"/>
        <w:spacing w:after="0" w:line="23" w:lineRule="atLeast"/>
        <w:ind w:left="1440"/>
      </w:pPr>
      <w:r>
        <w:rPr>
          <w:rFonts w:ascii="Courier New" w:hAnsi="Courier New" w:cs="Courier New"/>
          <w:sz w:val="24"/>
          <w:szCs w:val="24"/>
        </w:rPr>
        <w:t>&lt;/Case-Study id="MAC_RLE_Chile_2015_45"&gt;</w:t>
      </w:r>
    </w:p>
    <w:p w14:paraId="0DDD0E8F" w14:textId="77777777" w:rsidR="00E94397" w:rsidRDefault="00E94397" w:rsidP="00762278">
      <w:pPr>
        <w:pStyle w:val="Standard"/>
        <w:spacing w:line="23" w:lineRule="atLeast"/>
        <w:jc w:val="both"/>
        <w:rPr>
          <w:rFonts w:ascii="Bookman Old Style" w:hAnsi="Bookman Old Style"/>
          <w:sz w:val="24"/>
          <w:szCs w:val="24"/>
        </w:rPr>
      </w:pPr>
    </w:p>
    <w:p w14:paraId="3DA64EF6" w14:textId="0C308395" w:rsidR="001D3F73" w:rsidRDefault="00E94397" w:rsidP="00762278">
      <w:pPr>
        <w:pStyle w:val="Standard"/>
        <w:spacing w:line="23" w:lineRule="atLeast"/>
        <w:jc w:val="both"/>
      </w:pPr>
      <w:commentRangeStart w:id="35"/>
      <w:commentRangeStart w:id="36"/>
      <w:r>
        <w:rPr>
          <w:rFonts w:ascii="Bookman Old Style" w:hAnsi="Bookman Old Style"/>
          <w:sz w:val="24"/>
          <w:szCs w:val="24"/>
        </w:rPr>
        <w:t xml:space="preserve">or </w:t>
      </w:r>
      <w:r w:rsidR="00FC6AF8">
        <w:rPr>
          <w:rFonts w:ascii="Bookman Old Style" w:hAnsi="Bookman Old Style"/>
          <w:sz w:val="24"/>
          <w:szCs w:val="24"/>
        </w:rPr>
        <w:t>as a single tag with closing “/” at the end:</w:t>
      </w:r>
      <w:commentRangeEnd w:id="35"/>
      <w:r w:rsidR="00DF6FEE">
        <w:rPr>
          <w:rStyle w:val="Refdecomentario"/>
        </w:rPr>
        <w:commentReference w:id="35"/>
      </w:r>
      <w:commentRangeEnd w:id="36"/>
      <w:r w:rsidR="00772BE7">
        <w:rPr>
          <w:rStyle w:val="Refdecomentario"/>
        </w:rPr>
        <w:commentReference w:id="36"/>
      </w:r>
    </w:p>
    <w:p w14:paraId="302FFA8D" w14:textId="77777777" w:rsidR="001D3F73" w:rsidRDefault="00FC6AF8" w:rsidP="00762278">
      <w:pPr>
        <w:pStyle w:val="Standard"/>
        <w:spacing w:line="23" w:lineRule="atLeast"/>
        <w:jc w:val="both"/>
        <w:rPr>
          <w:ins w:id="37" w:author="Michelle Castellanos" w:date="2019-08-26T21:11:00Z"/>
          <w:rFonts w:ascii="Courier New" w:hAnsi="Courier New" w:cs="Courier New"/>
          <w:sz w:val="24"/>
          <w:szCs w:val="24"/>
        </w:rPr>
      </w:pPr>
      <w:r>
        <w:rPr>
          <w:rFonts w:ascii="Bookman Old Style" w:hAnsi="Bookman Old Style"/>
          <w:sz w:val="24"/>
          <w:szCs w:val="24"/>
        </w:rPr>
        <w:tab/>
      </w:r>
      <w:r>
        <w:rPr>
          <w:rFonts w:ascii="Bookman Old Style" w:hAnsi="Bookman Old Style"/>
          <w:sz w:val="24"/>
          <w:szCs w:val="24"/>
        </w:rPr>
        <w:tab/>
      </w:r>
      <w:r>
        <w:rPr>
          <w:rFonts w:ascii="Courier New" w:hAnsi="Courier New" w:cs="Courier New"/>
          <w:sz w:val="24"/>
          <w:szCs w:val="24"/>
        </w:rPr>
        <w:t>&lt;Case-Study id="MAC_RLE_Chile_2015_45"/&gt;</w:t>
      </w:r>
    </w:p>
    <w:p w14:paraId="779A8E3A" w14:textId="0E50EB63" w:rsidR="00464B99" w:rsidRPr="0013440B" w:rsidRDefault="00A14D0B" w:rsidP="00762278">
      <w:pPr>
        <w:pStyle w:val="Standard"/>
        <w:spacing w:line="23" w:lineRule="atLeast"/>
        <w:jc w:val="both"/>
        <w:rPr>
          <w:ins w:id="38" w:author="Michelle Castellanos" w:date="2019-08-26T21:19:00Z"/>
          <w:rFonts w:ascii="Bookman Old Style" w:hAnsi="Bookman Old Style"/>
          <w:sz w:val="24"/>
          <w:szCs w:val="24"/>
        </w:rPr>
      </w:pPr>
      <w:ins w:id="39" w:author="Michelle Castellanos" w:date="2019-08-26T21:11:00Z">
        <w:r>
          <w:rPr>
            <w:rFonts w:ascii="Bookman Old Style" w:hAnsi="Bookman Old Style"/>
            <w:sz w:val="24"/>
            <w:szCs w:val="24"/>
          </w:rPr>
          <w:t xml:space="preserve">We will </w:t>
        </w:r>
      </w:ins>
      <w:ins w:id="40" w:author="Michelle Castellanos" w:date="2019-08-26T21:29:00Z">
        <w:r>
          <w:rPr>
            <w:rFonts w:ascii="Bookman Old Style" w:hAnsi="Bookman Old Style"/>
            <w:sz w:val="24"/>
            <w:szCs w:val="24"/>
          </w:rPr>
          <w:t>write</w:t>
        </w:r>
      </w:ins>
      <w:ins w:id="41" w:author="Michelle Castellanos" w:date="2019-08-26T21:11:00Z">
        <w:r w:rsidR="00464B99" w:rsidRPr="0013440B">
          <w:rPr>
            <w:rFonts w:ascii="Bookman Old Style" w:hAnsi="Bookman Old Style"/>
            <w:sz w:val="24"/>
            <w:szCs w:val="24"/>
          </w:rPr>
          <w:t xml:space="preserve"> empty nodes </w:t>
        </w:r>
      </w:ins>
      <w:ins w:id="42" w:author="Michelle Castellanos" w:date="2019-08-26T21:29:00Z">
        <w:r>
          <w:rPr>
            <w:rFonts w:ascii="Bookman Old Style" w:hAnsi="Bookman Old Style"/>
            <w:sz w:val="24"/>
            <w:szCs w:val="24"/>
          </w:rPr>
          <w:t>adding</w:t>
        </w:r>
      </w:ins>
      <w:ins w:id="43" w:author="Michelle Castellanos" w:date="2019-08-26T21:28:00Z">
        <w:r>
          <w:rPr>
            <w:rFonts w:ascii="Bookman Old Style" w:hAnsi="Bookman Old Style"/>
            <w:sz w:val="24"/>
            <w:szCs w:val="24"/>
          </w:rPr>
          <w:t xml:space="preserve"> “/” at the end of the si</w:t>
        </w:r>
      </w:ins>
      <w:ins w:id="44" w:author="Michelle Castellanos" w:date="2019-08-26T21:29:00Z">
        <w:r>
          <w:rPr>
            <w:rFonts w:ascii="Bookman Old Style" w:hAnsi="Bookman Old Style"/>
            <w:sz w:val="24"/>
            <w:szCs w:val="24"/>
          </w:rPr>
          <w:t>n</w:t>
        </w:r>
      </w:ins>
      <w:ins w:id="45" w:author="Michelle Castellanos" w:date="2019-08-26T21:28:00Z">
        <w:r>
          <w:rPr>
            <w:rFonts w:ascii="Bookman Old Style" w:hAnsi="Bookman Old Style"/>
            <w:sz w:val="24"/>
            <w:szCs w:val="24"/>
          </w:rPr>
          <w:t xml:space="preserve">gle tag </w:t>
        </w:r>
      </w:ins>
      <w:ins w:id="46" w:author="Michelle Castellanos" w:date="2019-08-26T21:12:00Z">
        <w:r w:rsidR="00772BE7" w:rsidRPr="0013440B">
          <w:rPr>
            <w:rFonts w:ascii="Bookman Old Style" w:hAnsi="Bookman Old Style"/>
            <w:sz w:val="24"/>
            <w:szCs w:val="24"/>
          </w:rPr>
          <w:t>to indicate that it is empty and it is not a</w:t>
        </w:r>
      </w:ins>
      <w:ins w:id="47" w:author="Michelle Castellanos" w:date="2019-08-26T21:20:00Z">
        <w:r w:rsidR="0013440B" w:rsidRPr="0013440B">
          <w:rPr>
            <w:rFonts w:ascii="Bookman Old Style" w:hAnsi="Bookman Old Style"/>
            <w:sz w:val="24"/>
            <w:szCs w:val="24"/>
          </w:rPr>
          <w:t>n</w:t>
        </w:r>
      </w:ins>
      <w:ins w:id="48" w:author="Michelle Castellanos" w:date="2019-08-26T21:13:00Z">
        <w:r w:rsidR="00772BE7" w:rsidRPr="0013440B">
          <w:rPr>
            <w:rFonts w:ascii="Bookman Old Style" w:hAnsi="Bookman Old Style"/>
            <w:sz w:val="24"/>
            <w:szCs w:val="24"/>
          </w:rPr>
          <w:t xml:space="preserve"> </w:t>
        </w:r>
      </w:ins>
      <w:ins w:id="49" w:author="Michelle Castellanos" w:date="2019-08-26T21:14:00Z">
        <w:r w:rsidR="00772BE7" w:rsidRPr="0013440B">
          <w:rPr>
            <w:rFonts w:ascii="Bookman Old Style" w:hAnsi="Bookman Old Style"/>
            <w:sz w:val="24"/>
            <w:szCs w:val="24"/>
          </w:rPr>
          <w:t>unfilled</w:t>
        </w:r>
      </w:ins>
      <w:ins w:id="50" w:author="Michelle Castellanos" w:date="2019-08-26T21:20:00Z">
        <w:r w:rsidR="0013440B" w:rsidRPr="0013440B">
          <w:rPr>
            <w:rFonts w:ascii="Bookman Old Style" w:hAnsi="Bookman Old Style"/>
            <w:sz w:val="24"/>
            <w:szCs w:val="24"/>
          </w:rPr>
          <w:t xml:space="preserve"> forgotten</w:t>
        </w:r>
      </w:ins>
      <w:ins w:id="51" w:author="Michelle Castellanos" w:date="2019-08-26T21:14:00Z">
        <w:r w:rsidR="00772BE7" w:rsidRPr="0013440B">
          <w:rPr>
            <w:rFonts w:ascii="Bookman Old Style" w:hAnsi="Bookman Old Style"/>
            <w:sz w:val="24"/>
            <w:szCs w:val="24"/>
          </w:rPr>
          <w:t xml:space="preserve"> node. An exception will be parent nodes, which will be written as a combination of opening and closing tags</w:t>
        </w:r>
      </w:ins>
      <w:ins w:id="52" w:author="Michelle Castellanos" w:date="2019-08-26T21:17:00Z">
        <w:r w:rsidR="0013440B" w:rsidRPr="0013440B">
          <w:rPr>
            <w:rFonts w:ascii="Bookman Old Style" w:hAnsi="Bookman Old Style"/>
            <w:sz w:val="24"/>
            <w:szCs w:val="24"/>
          </w:rPr>
          <w:t xml:space="preserve"> </w:t>
        </w:r>
      </w:ins>
      <w:ins w:id="53" w:author="Michelle Castellanos" w:date="2019-08-26T21:20:00Z">
        <w:r w:rsidR="0013440B" w:rsidRPr="0013440B">
          <w:rPr>
            <w:rFonts w:ascii="Bookman Old Style" w:hAnsi="Bookman Old Style"/>
            <w:sz w:val="24"/>
            <w:szCs w:val="24"/>
          </w:rPr>
          <w:t>so as</w:t>
        </w:r>
      </w:ins>
      <w:ins w:id="54" w:author="Michelle Castellanos" w:date="2019-08-26T21:17:00Z">
        <w:r w:rsidR="00772BE7" w:rsidRPr="0013440B">
          <w:rPr>
            <w:rFonts w:ascii="Bookman Old Style" w:hAnsi="Bookman Old Style"/>
            <w:sz w:val="24"/>
            <w:szCs w:val="24"/>
          </w:rPr>
          <w:t xml:space="preserve"> not</w:t>
        </w:r>
      </w:ins>
      <w:ins w:id="55" w:author="Michelle Castellanos" w:date="2019-08-26T21:20:00Z">
        <w:r w:rsidR="0013440B" w:rsidRPr="0013440B">
          <w:rPr>
            <w:rFonts w:ascii="Bookman Old Style" w:hAnsi="Bookman Old Style"/>
            <w:sz w:val="24"/>
            <w:szCs w:val="24"/>
          </w:rPr>
          <w:t xml:space="preserve"> to</w:t>
        </w:r>
      </w:ins>
      <w:ins w:id="56" w:author="Michelle Castellanos" w:date="2019-08-26T21:17:00Z">
        <w:r w:rsidR="00772BE7" w:rsidRPr="0013440B">
          <w:rPr>
            <w:rFonts w:ascii="Bookman Old Style" w:hAnsi="Bookman Old Style"/>
            <w:sz w:val="24"/>
            <w:szCs w:val="24"/>
          </w:rPr>
          <w:t xml:space="preserve"> change the nodes structure</w:t>
        </w:r>
      </w:ins>
      <w:ins w:id="57" w:author="Michelle Castellanos" w:date="2019-08-26T21:14:00Z">
        <w:r w:rsidR="00772BE7" w:rsidRPr="0013440B">
          <w:rPr>
            <w:rFonts w:ascii="Bookman Old Style" w:hAnsi="Bookman Old Style"/>
            <w:sz w:val="24"/>
            <w:szCs w:val="24"/>
          </w:rPr>
          <w:t xml:space="preserve">. </w:t>
        </w:r>
      </w:ins>
      <w:ins w:id="58" w:author="Michelle Castellanos" w:date="2019-08-26T21:15:00Z">
        <w:r w:rsidR="00772BE7" w:rsidRPr="0013440B">
          <w:rPr>
            <w:rFonts w:ascii="Bookman Old Style" w:hAnsi="Bookman Old Style"/>
            <w:sz w:val="24"/>
            <w:szCs w:val="24"/>
          </w:rPr>
          <w:t>For example:</w:t>
        </w:r>
      </w:ins>
    </w:p>
    <w:p w14:paraId="52853643" w14:textId="77777777" w:rsidR="00772BE7" w:rsidRDefault="00772BE7" w:rsidP="00762278">
      <w:pPr>
        <w:pStyle w:val="Standard"/>
        <w:spacing w:line="23" w:lineRule="atLeast"/>
        <w:jc w:val="both"/>
        <w:rPr>
          <w:ins w:id="59" w:author="Michelle Castellanos" w:date="2019-08-26T21:24:00Z"/>
          <w:rFonts w:ascii="Courier New" w:hAnsi="Courier New" w:cs="Courier New"/>
          <w:sz w:val="24"/>
          <w:szCs w:val="24"/>
        </w:rPr>
      </w:pPr>
    </w:p>
    <w:p w14:paraId="03731B33" w14:textId="77777777" w:rsidR="0013440B" w:rsidRPr="0013440B" w:rsidRDefault="0013440B" w:rsidP="0013440B">
      <w:pPr>
        <w:pStyle w:val="Standard"/>
        <w:spacing w:line="23" w:lineRule="atLeast"/>
        <w:ind w:left="1440"/>
        <w:jc w:val="both"/>
        <w:rPr>
          <w:ins w:id="60" w:author="Michelle Castellanos" w:date="2019-08-26T21:24:00Z"/>
          <w:rFonts w:ascii="Courier New" w:hAnsi="Courier New" w:cs="Courier New"/>
          <w:sz w:val="24"/>
          <w:szCs w:val="24"/>
        </w:rPr>
      </w:pPr>
      <w:ins w:id="61" w:author="Michelle Castellanos" w:date="2019-08-26T21:24:00Z">
        <w:r w:rsidRPr="0013440B">
          <w:rPr>
            <w:rFonts w:ascii="Courier New" w:hAnsi="Courier New" w:cs="Courier New"/>
            <w:sz w:val="24"/>
            <w:szCs w:val="24"/>
          </w:rPr>
          <w:t>&lt;Threat-descriptions&gt;</w:t>
        </w:r>
      </w:ins>
    </w:p>
    <w:p w14:paraId="71E71C23" w14:textId="700595E1" w:rsidR="0013440B" w:rsidRPr="0013440B" w:rsidRDefault="0013440B" w:rsidP="0013440B">
      <w:pPr>
        <w:pStyle w:val="Standard"/>
        <w:spacing w:line="23" w:lineRule="atLeast"/>
        <w:ind w:left="1440" w:firstLine="720"/>
        <w:jc w:val="both"/>
        <w:rPr>
          <w:ins w:id="62" w:author="Michelle Castellanos" w:date="2019-08-26T21:24:00Z"/>
          <w:rFonts w:ascii="Courier New" w:hAnsi="Courier New" w:cs="Courier New"/>
          <w:sz w:val="24"/>
          <w:szCs w:val="24"/>
        </w:rPr>
      </w:pPr>
      <w:ins w:id="63" w:author="Michelle Castellanos" w:date="2019-08-26T21:24:00Z">
        <w:r w:rsidRPr="0013440B">
          <w:rPr>
            <w:rFonts w:ascii="Courier New" w:hAnsi="Courier New" w:cs="Courier New"/>
            <w:sz w:val="24"/>
            <w:szCs w:val="24"/>
          </w:rPr>
          <w:t xml:space="preserve">&lt;Threat-description </w:t>
        </w:r>
        <w:r w:rsidRPr="00A3106D">
          <w:rPr>
            <w:rFonts w:ascii="Courier New" w:hAnsi="Courier New" w:cs="Courier New"/>
            <w:color w:val="FF0000"/>
            <w:sz w:val="24"/>
            <w:szCs w:val="24"/>
          </w:rPr>
          <w:t>lang</w:t>
        </w:r>
        <w:r w:rsidRPr="0013440B">
          <w:rPr>
            <w:rFonts w:ascii="Courier New" w:hAnsi="Courier New" w:cs="Courier New"/>
            <w:sz w:val="24"/>
            <w:szCs w:val="24"/>
          </w:rPr>
          <w:t>=""/&gt;</w:t>
        </w:r>
      </w:ins>
    </w:p>
    <w:p w14:paraId="071B96F3" w14:textId="0DF816F6" w:rsidR="0013440B" w:rsidRDefault="0013440B" w:rsidP="0013440B">
      <w:pPr>
        <w:pStyle w:val="Standard"/>
        <w:spacing w:line="23" w:lineRule="atLeast"/>
        <w:ind w:left="720" w:firstLine="720"/>
        <w:jc w:val="both"/>
        <w:rPr>
          <w:ins w:id="64" w:author="Michelle Castellanos" w:date="2019-08-26T21:15:00Z"/>
          <w:rFonts w:ascii="Courier New" w:hAnsi="Courier New" w:cs="Courier New"/>
          <w:sz w:val="24"/>
          <w:szCs w:val="24"/>
        </w:rPr>
      </w:pPr>
      <w:ins w:id="65" w:author="Michelle Castellanos" w:date="2019-08-26T21:24:00Z">
        <w:r w:rsidRPr="0013440B">
          <w:rPr>
            <w:rFonts w:ascii="Courier New" w:hAnsi="Courier New" w:cs="Courier New"/>
            <w:sz w:val="24"/>
            <w:szCs w:val="24"/>
          </w:rPr>
          <w:t>&lt;/Threat-descriptions&gt;</w:t>
        </w:r>
      </w:ins>
    </w:p>
    <w:p w14:paraId="7224D0E0" w14:textId="77777777" w:rsidR="00772BE7" w:rsidRDefault="00772BE7" w:rsidP="00762278">
      <w:pPr>
        <w:pStyle w:val="Standard"/>
        <w:spacing w:line="23" w:lineRule="atLeast"/>
        <w:jc w:val="both"/>
        <w:rPr>
          <w:ins w:id="66" w:author="Michelle Castellanos" w:date="2019-08-26T21:25:00Z"/>
        </w:rPr>
      </w:pPr>
    </w:p>
    <w:p w14:paraId="35553653" w14:textId="03143F1F" w:rsidR="00A3106D" w:rsidDel="00A3106D" w:rsidRDefault="00A14D0B" w:rsidP="00A3106D">
      <w:pPr>
        <w:pStyle w:val="Standard"/>
        <w:spacing w:line="23" w:lineRule="atLeast"/>
        <w:ind w:firstLine="720"/>
        <w:jc w:val="both"/>
        <w:rPr>
          <w:del w:id="67" w:author="Michelle Castellanos" w:date="2019-08-26T21:36:00Z"/>
          <w:rFonts w:ascii="Bookman Old Style" w:hAnsi="Bookman Old Style"/>
          <w:sz w:val="24"/>
          <w:szCs w:val="24"/>
        </w:rPr>
      </w:pPr>
      <w:ins w:id="68" w:author="Michelle Castellanos" w:date="2019-08-26T21:26:00Z">
        <w:r w:rsidRPr="00A3106D">
          <w:rPr>
            <w:rFonts w:ascii="Bookman Old Style" w:hAnsi="Bookman Old Style"/>
            <w:sz w:val="24"/>
            <w:szCs w:val="24"/>
          </w:rPr>
          <w:t>In this example, “Threat descriptions”</w:t>
        </w:r>
        <w:r w:rsidR="00A3106D">
          <w:rPr>
            <w:rFonts w:ascii="Bookman Old Style" w:hAnsi="Bookman Old Style"/>
            <w:sz w:val="24"/>
            <w:szCs w:val="24"/>
          </w:rPr>
          <w:t xml:space="preserve"> is empty but</w:t>
        </w:r>
        <w:r w:rsidRPr="00A3106D">
          <w:rPr>
            <w:rFonts w:ascii="Bookman Old Style" w:hAnsi="Bookman Old Style"/>
            <w:sz w:val="24"/>
            <w:szCs w:val="24"/>
          </w:rPr>
          <w:t xml:space="preserve"> not </w:t>
        </w:r>
      </w:ins>
      <w:ins w:id="69" w:author="Michelle Castellanos" w:date="2019-08-26T21:30:00Z">
        <w:r w:rsidRPr="00A3106D">
          <w:rPr>
            <w:rFonts w:ascii="Bookman Old Style" w:hAnsi="Bookman Old Style"/>
            <w:sz w:val="24"/>
            <w:szCs w:val="24"/>
          </w:rPr>
          <w:t>written as</w:t>
        </w:r>
      </w:ins>
      <w:ins w:id="70" w:author="Michelle Castellanos" w:date="2019-08-26T21:26:00Z">
        <w:r w:rsidRPr="0013440B">
          <w:rPr>
            <w:rFonts w:ascii="Bookman Old Style" w:hAnsi="Bookman Old Style"/>
            <w:sz w:val="24"/>
            <w:szCs w:val="24"/>
          </w:rPr>
          <w:t xml:space="preserve"> a single tag</w:t>
        </w:r>
      </w:ins>
      <w:ins w:id="71" w:author="Michelle Castellanos" w:date="2019-08-26T21:27:00Z">
        <w:r>
          <w:rPr>
            <w:rFonts w:ascii="Bookman Old Style" w:hAnsi="Bookman Old Style"/>
            <w:sz w:val="24"/>
            <w:szCs w:val="24"/>
          </w:rPr>
          <w:t xml:space="preserve"> because </w:t>
        </w:r>
      </w:ins>
      <w:ins w:id="72" w:author="Michelle Castellanos" w:date="2019-08-26T21:30:00Z">
        <w:r>
          <w:rPr>
            <w:rFonts w:ascii="Bookman Old Style" w:hAnsi="Bookman Old Style"/>
            <w:sz w:val="24"/>
            <w:szCs w:val="24"/>
          </w:rPr>
          <w:t xml:space="preserve">it is a </w:t>
        </w:r>
      </w:ins>
      <w:ins w:id="73" w:author="Michelle Castellanos" w:date="2019-08-26T21:27:00Z">
        <w:r>
          <w:rPr>
            <w:rFonts w:ascii="Bookman Old Style" w:hAnsi="Bookman Old Style"/>
            <w:sz w:val="24"/>
            <w:szCs w:val="24"/>
          </w:rPr>
          <w:t>parent</w:t>
        </w:r>
      </w:ins>
      <w:ins w:id="74" w:author="Michelle Castellanos" w:date="2019-08-26T21:30:00Z">
        <w:r>
          <w:rPr>
            <w:rFonts w:ascii="Bookman Old Style" w:hAnsi="Bookman Old Style"/>
            <w:sz w:val="24"/>
            <w:szCs w:val="24"/>
          </w:rPr>
          <w:t xml:space="preserve"> node</w:t>
        </w:r>
      </w:ins>
      <w:ins w:id="75" w:author="Michelle Castellanos" w:date="2019-08-26T21:27:00Z">
        <w:r>
          <w:rPr>
            <w:rFonts w:ascii="Bookman Old Style" w:hAnsi="Bookman Old Style"/>
            <w:sz w:val="24"/>
            <w:szCs w:val="24"/>
          </w:rPr>
          <w:t xml:space="preserve"> of “Threat-description” and if</w:t>
        </w:r>
      </w:ins>
      <w:ins w:id="76" w:author="Michelle Castellanos" w:date="2019-08-26T21:34:00Z">
        <w:r w:rsidR="00A3106D">
          <w:rPr>
            <w:rFonts w:ascii="Bookman Old Style" w:hAnsi="Bookman Old Style"/>
            <w:sz w:val="24"/>
            <w:szCs w:val="24"/>
          </w:rPr>
          <w:t xml:space="preserve"> we</w:t>
        </w:r>
      </w:ins>
      <w:ins w:id="77" w:author="Michelle Castellanos" w:date="2019-08-26T21:27:00Z">
        <w:r>
          <w:rPr>
            <w:rFonts w:ascii="Bookman Old Style" w:hAnsi="Bookman Old Style"/>
            <w:sz w:val="24"/>
            <w:szCs w:val="24"/>
          </w:rPr>
          <w:t xml:space="preserve"> </w:t>
        </w:r>
      </w:ins>
      <w:ins w:id="78" w:author="Michelle Castellanos" w:date="2019-08-26T21:35:00Z">
        <w:r w:rsidR="00A3106D">
          <w:rPr>
            <w:rFonts w:ascii="Bookman Old Style" w:hAnsi="Bookman Old Style"/>
            <w:sz w:val="24"/>
            <w:szCs w:val="24"/>
          </w:rPr>
          <w:t>type</w:t>
        </w:r>
      </w:ins>
      <w:ins w:id="79" w:author="Michelle Castellanos" w:date="2019-08-26T21:31:00Z">
        <w:r>
          <w:rPr>
            <w:rFonts w:ascii="Bookman Old Style" w:hAnsi="Bookman Old Style"/>
            <w:sz w:val="24"/>
            <w:szCs w:val="24"/>
          </w:rPr>
          <w:t xml:space="preserve"> </w:t>
        </w:r>
        <w:r w:rsidR="00A3106D">
          <w:rPr>
            <w:rFonts w:ascii="Bookman Old Style" w:hAnsi="Bookman Old Style"/>
            <w:sz w:val="24"/>
            <w:szCs w:val="24"/>
          </w:rPr>
          <w:t>it as a simple tag, the child</w:t>
        </w:r>
        <w:r>
          <w:rPr>
            <w:rFonts w:ascii="Bookman Old Style" w:hAnsi="Bookman Old Style"/>
            <w:sz w:val="24"/>
            <w:szCs w:val="24"/>
          </w:rPr>
          <w:t xml:space="preserve"> node will not appear in the structure. </w:t>
        </w:r>
      </w:ins>
      <w:ins w:id="80" w:author="Michelle Castellanos" w:date="2019-08-26T21:35:00Z">
        <w:r w:rsidR="00A3106D">
          <w:rPr>
            <w:rFonts w:ascii="Bookman Old Style" w:hAnsi="Bookman Old Style"/>
            <w:sz w:val="24"/>
            <w:szCs w:val="24"/>
          </w:rPr>
          <w:t>W</w:t>
        </w:r>
      </w:ins>
      <w:ins w:id="81" w:author="Michelle Castellanos" w:date="2019-08-26T21:31:00Z">
        <w:r>
          <w:rPr>
            <w:rFonts w:ascii="Bookman Old Style" w:hAnsi="Bookman Old Style"/>
            <w:sz w:val="24"/>
            <w:szCs w:val="24"/>
          </w:rPr>
          <w:t>hile, “Threat-description”</w:t>
        </w:r>
        <w:r w:rsidR="00A3106D">
          <w:rPr>
            <w:rFonts w:ascii="Bookman Old Style" w:hAnsi="Bookman Old Style"/>
            <w:sz w:val="24"/>
            <w:szCs w:val="24"/>
          </w:rPr>
          <w:t xml:space="preserve"> is also empty and</w:t>
        </w:r>
        <w:r>
          <w:rPr>
            <w:rFonts w:ascii="Bookman Old Style" w:hAnsi="Bookman Old Style"/>
            <w:sz w:val="24"/>
            <w:szCs w:val="24"/>
          </w:rPr>
          <w:t xml:space="preserve"> written as a single tag because</w:t>
        </w:r>
      </w:ins>
      <w:ins w:id="82" w:author="Michelle Castellanos" w:date="2019-08-26T21:36:00Z">
        <w:r w:rsidR="00A3106D">
          <w:rPr>
            <w:rFonts w:ascii="Bookman Old Style" w:hAnsi="Bookman Old Style"/>
            <w:sz w:val="24"/>
            <w:szCs w:val="24"/>
          </w:rPr>
          <w:t xml:space="preserve"> it</w:t>
        </w:r>
      </w:ins>
      <w:ins w:id="83" w:author="Michelle Castellanos" w:date="2019-08-26T21:31:00Z">
        <w:r>
          <w:rPr>
            <w:rFonts w:ascii="Bookman Old Style" w:hAnsi="Bookman Old Style"/>
            <w:sz w:val="24"/>
            <w:szCs w:val="24"/>
          </w:rPr>
          <w:t xml:space="preserve"> is not a parent node. </w:t>
        </w:r>
      </w:ins>
    </w:p>
    <w:p w14:paraId="30E8E0E1" w14:textId="77777777" w:rsidR="00A3106D" w:rsidRPr="00A3106D" w:rsidRDefault="00A3106D" w:rsidP="00762278">
      <w:pPr>
        <w:pStyle w:val="Standard"/>
        <w:spacing w:line="23" w:lineRule="atLeast"/>
        <w:jc w:val="both"/>
        <w:rPr>
          <w:ins w:id="84" w:author="Michelle Castellanos" w:date="2019-08-26T21:36:00Z"/>
          <w:rFonts w:ascii="Bookman Old Style" w:hAnsi="Bookman Old Style"/>
          <w:sz w:val="24"/>
          <w:szCs w:val="24"/>
        </w:rPr>
      </w:pPr>
    </w:p>
    <w:p w14:paraId="3BABBC21" w14:textId="6A6CE558" w:rsidR="001D3F73" w:rsidRDefault="00FC6AF8" w:rsidP="00762278">
      <w:pPr>
        <w:pStyle w:val="Standard"/>
        <w:spacing w:line="23" w:lineRule="atLeast"/>
        <w:ind w:firstLine="720"/>
        <w:jc w:val="both"/>
      </w:pPr>
      <w:commentRangeStart w:id="85"/>
      <w:r>
        <w:rPr>
          <w:rFonts w:ascii="Bookman Old Style" w:hAnsi="Bookman Old Style"/>
          <w:sz w:val="24"/>
          <w:szCs w:val="24"/>
        </w:rPr>
        <w:t xml:space="preserve">This is a more elaborate example with some of the tags we will include in our </w:t>
      </w:r>
      <w:r w:rsidR="00746F72">
        <w:rPr>
          <w:rFonts w:ascii="Bookman Old Style" w:hAnsi="Bookman Old Style"/>
          <w:sz w:val="24"/>
          <w:szCs w:val="24"/>
        </w:rPr>
        <w:t>case study</w:t>
      </w:r>
      <w:r>
        <w:rPr>
          <w:rFonts w:ascii="Bookman Old Style" w:hAnsi="Bookman Old Style"/>
          <w:sz w:val="24"/>
          <w:szCs w:val="24"/>
        </w:rPr>
        <w:t xml:space="preserve"> documentation:</w:t>
      </w:r>
    </w:p>
    <w:p w14:paraId="2400A713" w14:textId="77777777" w:rsidR="00296CB1" w:rsidRDefault="00FC6AF8" w:rsidP="00762278">
      <w:pPr>
        <w:pStyle w:val="Standard"/>
        <w:spacing w:after="0" w:line="23" w:lineRule="atLeast"/>
        <w:ind w:left="1440"/>
        <w:rPr>
          <w:rFonts w:ascii="Courier New" w:hAnsi="Courier New" w:cs="Courier New"/>
          <w:sz w:val="24"/>
          <w:szCs w:val="24"/>
        </w:rPr>
      </w:pPr>
      <w:r>
        <w:rPr>
          <w:rFonts w:ascii="Courier New" w:hAnsi="Courier New" w:cs="Courier New"/>
          <w:sz w:val="24"/>
          <w:szCs w:val="24"/>
        </w:rPr>
        <w:t xml:space="preserve">&lt;Case-Study </w:t>
      </w:r>
      <w:r w:rsidRPr="00C860B7">
        <w:rPr>
          <w:rFonts w:ascii="Courier New" w:hAnsi="Courier New" w:cs="Courier New"/>
          <w:color w:val="FF0000"/>
          <w:sz w:val="24"/>
          <w:szCs w:val="24"/>
        </w:rPr>
        <w:t>id</w:t>
      </w:r>
      <w:r w:rsidR="00296CB1">
        <w:rPr>
          <w:rFonts w:ascii="Courier New" w:hAnsi="Courier New" w:cs="Courier New"/>
          <w:sz w:val="24"/>
          <w:szCs w:val="24"/>
        </w:rPr>
        <w:t xml:space="preserve">="MAC_RLE_Chile_2015_45"&gt; </w:t>
      </w:r>
      <w:r w:rsidR="00296CB1">
        <w:rPr>
          <w:rFonts w:ascii="Courier New" w:hAnsi="Courier New" w:cs="Courier New"/>
          <w:sz w:val="24"/>
          <w:szCs w:val="24"/>
        </w:rPr>
        <w:tab/>
      </w:r>
    </w:p>
    <w:p w14:paraId="1C8FF9C7" w14:textId="4870C6C8" w:rsidR="00296CB1" w:rsidRDefault="00296CB1" w:rsidP="00762278">
      <w:pPr>
        <w:pStyle w:val="Standard"/>
        <w:spacing w:after="0" w:line="23" w:lineRule="atLeast"/>
        <w:ind w:left="1440"/>
        <w:rPr>
          <w:rFonts w:ascii="Courier New" w:hAnsi="Courier New" w:cs="Courier New"/>
          <w:sz w:val="24"/>
          <w:szCs w:val="24"/>
        </w:rPr>
      </w:pPr>
      <w:r>
        <w:rPr>
          <w:rFonts w:ascii="Courier New" w:hAnsi="Courier New" w:cs="Courier New"/>
          <w:sz w:val="24"/>
          <w:szCs w:val="24"/>
        </w:rPr>
        <w:tab/>
        <w:t>&lt;Assessment-information&gt;</w:t>
      </w:r>
    </w:p>
    <w:p w14:paraId="332D13FD" w14:textId="48165A38" w:rsidR="00296CB1" w:rsidRDefault="00296CB1" w:rsidP="00762278">
      <w:pPr>
        <w:pStyle w:val="Standard"/>
        <w:spacing w:after="0" w:line="23" w:lineRule="atLeast"/>
        <w:ind w:left="1440" w:firstLine="720"/>
        <w:rPr>
          <w:rFonts w:ascii="Courier New" w:hAnsi="Courier New" w:cs="Courier New"/>
          <w:sz w:val="24"/>
          <w:szCs w:val="24"/>
        </w:rPr>
      </w:pPr>
      <w:r>
        <w:rPr>
          <w:rFonts w:ascii="Courier New" w:hAnsi="Courier New" w:cs="Courier New"/>
          <w:sz w:val="24"/>
          <w:szCs w:val="24"/>
        </w:rPr>
        <w:t>&lt;Keywords&gt;</w:t>
      </w:r>
    </w:p>
    <w:p w14:paraId="465D0DB6" w14:textId="6364904C" w:rsidR="001D3F73" w:rsidRDefault="00296CB1" w:rsidP="00762278">
      <w:pPr>
        <w:pStyle w:val="Standard"/>
        <w:spacing w:after="0" w:line="23" w:lineRule="atLeast"/>
        <w:ind w:left="1440" w:firstLine="720"/>
      </w:pPr>
      <w:r>
        <w:rPr>
          <w:rFonts w:ascii="Courier New" w:hAnsi="Courier New" w:cs="Courier New"/>
          <w:sz w:val="24"/>
          <w:szCs w:val="24"/>
        </w:rPr>
        <w:t>&lt;Keyword&gt;Chile&lt;/Keyword&gt;&lt;/K</w:t>
      </w:r>
      <w:r w:rsidR="00FC6AF8">
        <w:rPr>
          <w:rFonts w:ascii="Courier New" w:hAnsi="Courier New" w:cs="Courier New"/>
          <w:sz w:val="24"/>
          <w:szCs w:val="24"/>
        </w:rPr>
        <w:t>eywords&gt;</w:t>
      </w:r>
    </w:p>
    <w:p w14:paraId="7AE3E325" w14:textId="77777777" w:rsidR="001D3F73" w:rsidRDefault="00FC6AF8" w:rsidP="00762278">
      <w:pPr>
        <w:pStyle w:val="Standard"/>
        <w:spacing w:after="0" w:line="23" w:lineRule="atLeast"/>
        <w:ind w:left="1440" w:firstLine="720"/>
      </w:pPr>
      <w:r>
        <w:rPr>
          <w:rFonts w:ascii="Courier New" w:hAnsi="Courier New" w:cs="Courier New"/>
          <w:sz w:val="24"/>
          <w:szCs w:val="24"/>
        </w:rPr>
        <w:t>&lt;ref-label&gt;MAC_RLE_Chile_2015&lt;/ref-label&gt;</w:t>
      </w:r>
    </w:p>
    <w:p w14:paraId="167776BF" w14:textId="77777777" w:rsidR="00296CB1" w:rsidRDefault="00296CB1" w:rsidP="00762278">
      <w:pPr>
        <w:pStyle w:val="Standard"/>
        <w:spacing w:after="0" w:line="23" w:lineRule="atLeast"/>
        <w:ind w:left="1440" w:firstLine="720"/>
        <w:rPr>
          <w:rFonts w:ascii="Courier New" w:hAnsi="Courier New" w:cs="Courier New"/>
          <w:sz w:val="24"/>
          <w:szCs w:val="24"/>
        </w:rPr>
      </w:pPr>
      <w:r>
        <w:rPr>
          <w:rFonts w:ascii="Courier New" w:hAnsi="Courier New" w:cs="Courier New"/>
          <w:sz w:val="24"/>
          <w:szCs w:val="24"/>
        </w:rPr>
        <w:t>&lt;A</w:t>
      </w:r>
      <w:r w:rsidR="00FC6AF8">
        <w:rPr>
          <w:rFonts w:ascii="Courier New" w:hAnsi="Courier New" w:cs="Courier New"/>
          <w:sz w:val="24"/>
          <w:szCs w:val="24"/>
        </w:rPr>
        <w:t>ssessment-</w:t>
      </w:r>
      <w:r>
        <w:rPr>
          <w:rFonts w:ascii="Courier New" w:hAnsi="Courier New" w:cs="Courier New"/>
          <w:sz w:val="24"/>
          <w:szCs w:val="24"/>
        </w:rPr>
        <w:t>contributors</w:t>
      </w:r>
      <w:r w:rsidR="00FC6AF8">
        <w:rPr>
          <w:rFonts w:ascii="Courier New" w:hAnsi="Courier New" w:cs="Courier New"/>
          <w:sz w:val="24"/>
          <w:szCs w:val="24"/>
        </w:rPr>
        <w:t>&gt;</w:t>
      </w:r>
    </w:p>
    <w:p w14:paraId="7D7CADC5" w14:textId="77777777" w:rsidR="00DB0B4E" w:rsidRDefault="00296CB1" w:rsidP="00762278">
      <w:pPr>
        <w:pStyle w:val="Standard"/>
        <w:spacing w:after="0" w:line="23" w:lineRule="atLeast"/>
        <w:ind w:left="2160" w:firstLine="720"/>
        <w:rPr>
          <w:rFonts w:ascii="Courier New" w:hAnsi="Courier New" w:cs="Courier New"/>
          <w:sz w:val="24"/>
          <w:szCs w:val="24"/>
        </w:rPr>
      </w:pPr>
      <w:r>
        <w:rPr>
          <w:rFonts w:ascii="Courier New" w:hAnsi="Courier New" w:cs="Courier New"/>
          <w:sz w:val="24"/>
          <w:szCs w:val="24"/>
        </w:rPr>
        <w:t>&lt;Author&gt;</w:t>
      </w:r>
      <w:r w:rsidR="00FC6AF8">
        <w:rPr>
          <w:rFonts w:ascii="Courier New" w:hAnsi="Courier New" w:cs="Courier New"/>
          <w:sz w:val="24"/>
          <w:szCs w:val="24"/>
        </w:rPr>
        <w:t>Pliscoff</w:t>
      </w:r>
      <w:r w:rsidR="00DB0B4E">
        <w:rPr>
          <w:rFonts w:ascii="Courier New" w:hAnsi="Courier New" w:cs="Courier New"/>
          <w:sz w:val="24"/>
          <w:szCs w:val="24"/>
        </w:rPr>
        <w:t>, P</w:t>
      </w:r>
      <w:r>
        <w:rPr>
          <w:rFonts w:ascii="Courier New" w:hAnsi="Courier New" w:cs="Courier New"/>
          <w:sz w:val="24"/>
          <w:szCs w:val="24"/>
        </w:rPr>
        <w:t>&lt;Author&gt;</w:t>
      </w:r>
    </w:p>
    <w:p w14:paraId="138DEF17" w14:textId="33235D45" w:rsidR="001D3F73" w:rsidRDefault="00296CB1" w:rsidP="00762278">
      <w:pPr>
        <w:pStyle w:val="Standard"/>
        <w:spacing w:after="0" w:line="23" w:lineRule="atLeast"/>
        <w:ind w:left="1440" w:firstLine="720"/>
      </w:pPr>
      <w:r>
        <w:rPr>
          <w:rFonts w:ascii="Courier New" w:hAnsi="Courier New" w:cs="Courier New"/>
          <w:sz w:val="24"/>
          <w:szCs w:val="24"/>
        </w:rPr>
        <w:lastRenderedPageBreak/>
        <w:t>&lt;/A</w:t>
      </w:r>
      <w:r w:rsidR="00FC6AF8">
        <w:rPr>
          <w:rFonts w:ascii="Courier New" w:hAnsi="Courier New" w:cs="Courier New"/>
          <w:sz w:val="24"/>
          <w:szCs w:val="24"/>
        </w:rPr>
        <w:t>ssessment-</w:t>
      </w:r>
      <w:r>
        <w:rPr>
          <w:rFonts w:ascii="Courier New" w:hAnsi="Courier New" w:cs="Courier New"/>
          <w:sz w:val="24"/>
          <w:szCs w:val="24"/>
        </w:rPr>
        <w:t>contributor</w:t>
      </w:r>
      <w:r w:rsidR="00FC6AF8">
        <w:rPr>
          <w:rFonts w:ascii="Courier New" w:hAnsi="Courier New" w:cs="Courier New"/>
          <w:sz w:val="24"/>
          <w:szCs w:val="24"/>
        </w:rPr>
        <w:t>&gt;</w:t>
      </w:r>
    </w:p>
    <w:p w14:paraId="60DAC3FB" w14:textId="77777777" w:rsidR="00DB0B4E" w:rsidRDefault="00FC6AF8" w:rsidP="00762278">
      <w:pPr>
        <w:pStyle w:val="Standard"/>
        <w:spacing w:after="0" w:line="23" w:lineRule="atLeast"/>
        <w:ind w:left="1440" w:firstLine="720"/>
        <w:rPr>
          <w:rFonts w:ascii="Courier New" w:hAnsi="Courier New" w:cs="Courier New"/>
          <w:sz w:val="24"/>
          <w:szCs w:val="24"/>
        </w:rPr>
      </w:pPr>
      <w:r>
        <w:rPr>
          <w:rFonts w:ascii="Courier New" w:hAnsi="Courier New" w:cs="Courier New"/>
          <w:sz w:val="24"/>
          <w:szCs w:val="24"/>
        </w:rPr>
        <w:t>&lt;assessment-date&gt;2015&lt;/assessment-date&gt;</w:t>
      </w:r>
    </w:p>
    <w:p w14:paraId="471A0784" w14:textId="439D700A" w:rsidR="001D3F73" w:rsidRDefault="00DB0B4E" w:rsidP="00762278">
      <w:pPr>
        <w:pStyle w:val="Standard"/>
        <w:spacing w:after="0" w:line="23" w:lineRule="atLeast"/>
        <w:ind w:left="1440" w:firstLine="720"/>
      </w:pPr>
      <w:r>
        <w:rPr>
          <w:rFonts w:ascii="Courier New" w:hAnsi="Courier New" w:cs="Courier New"/>
          <w:sz w:val="24"/>
          <w:szCs w:val="24"/>
        </w:rPr>
        <w:t>&lt;/Assessment-information&gt;</w:t>
      </w:r>
    </w:p>
    <w:p w14:paraId="1E11E781" w14:textId="621F8FFD" w:rsidR="001D3F73" w:rsidRDefault="00FC6AF8" w:rsidP="00762278">
      <w:pPr>
        <w:pStyle w:val="Standard"/>
        <w:spacing w:after="0" w:line="23" w:lineRule="atLeast"/>
        <w:ind w:left="1440" w:firstLine="720"/>
      </w:pPr>
      <w:r>
        <w:rPr>
          <w:rFonts w:ascii="Courier New" w:hAnsi="Courier New" w:cs="Courier New"/>
          <w:sz w:val="24"/>
          <w:szCs w:val="24"/>
        </w:rPr>
        <w:t>...</w:t>
      </w:r>
    </w:p>
    <w:p w14:paraId="2FEB0BEB" w14:textId="3E9F0065" w:rsidR="001D3F73" w:rsidRDefault="00C860B7" w:rsidP="00762278">
      <w:pPr>
        <w:pStyle w:val="Standard"/>
        <w:spacing w:after="0" w:line="23" w:lineRule="atLeast"/>
        <w:ind w:left="1440" w:firstLine="720"/>
      </w:pPr>
      <w:r>
        <w:rPr>
          <w:rFonts w:ascii="Courier New" w:hAnsi="Courier New" w:cs="Courier New"/>
          <w:sz w:val="24"/>
          <w:szCs w:val="24"/>
        </w:rPr>
        <w:t>&lt;Assessment-T</w:t>
      </w:r>
      <w:r w:rsidR="00FC6AF8">
        <w:rPr>
          <w:rFonts w:ascii="Courier New" w:hAnsi="Courier New" w:cs="Courier New"/>
          <w:sz w:val="24"/>
          <w:szCs w:val="24"/>
        </w:rPr>
        <w:t>arget&gt;</w:t>
      </w:r>
    </w:p>
    <w:p w14:paraId="6734F7DB" w14:textId="061FE400" w:rsidR="001D3F73" w:rsidRDefault="00FC6AF8" w:rsidP="00762278">
      <w:pPr>
        <w:pStyle w:val="Standard"/>
        <w:spacing w:after="0" w:line="23" w:lineRule="atLeast"/>
        <w:ind w:left="1440" w:firstLine="720"/>
        <w:rPr>
          <w:rFonts w:ascii="Courier New" w:hAnsi="Courier New" w:cs="Courier New"/>
          <w:sz w:val="24"/>
          <w:szCs w:val="24"/>
        </w:rPr>
      </w:pPr>
      <w:r>
        <w:rPr>
          <w:rFonts w:ascii="Courier New" w:hAnsi="Courier New" w:cs="Courier New"/>
          <w:sz w:val="24"/>
          <w:szCs w:val="24"/>
        </w:rPr>
        <w:t xml:space="preserve">  &lt;</w:t>
      </w:r>
      <w:r w:rsidR="00C860B7">
        <w:rPr>
          <w:rFonts w:ascii="Courier New" w:hAnsi="Courier New" w:cs="Courier New"/>
          <w:sz w:val="24"/>
          <w:szCs w:val="24"/>
        </w:rPr>
        <w:t>AT</w:t>
      </w:r>
      <w:r>
        <w:rPr>
          <w:rFonts w:ascii="Courier New" w:hAnsi="Courier New" w:cs="Courier New"/>
          <w:sz w:val="24"/>
          <w:szCs w:val="24"/>
        </w:rPr>
        <w:t>-id&gt;MAC_RLE_Chile_2015_45&lt;/</w:t>
      </w:r>
      <w:r w:rsidR="00C860B7">
        <w:rPr>
          <w:rFonts w:ascii="Courier New" w:hAnsi="Courier New" w:cs="Courier New"/>
          <w:sz w:val="24"/>
          <w:szCs w:val="24"/>
        </w:rPr>
        <w:t>AT</w:t>
      </w:r>
      <w:r>
        <w:rPr>
          <w:rFonts w:ascii="Courier New" w:hAnsi="Courier New" w:cs="Courier New"/>
          <w:sz w:val="24"/>
          <w:szCs w:val="24"/>
        </w:rPr>
        <w:t>-id&gt;</w:t>
      </w:r>
    </w:p>
    <w:p w14:paraId="37EF7581" w14:textId="497C2D0D" w:rsidR="00DB0B4E" w:rsidRDefault="00DB0B4E" w:rsidP="00762278">
      <w:pPr>
        <w:pStyle w:val="Standard"/>
        <w:spacing w:after="0" w:line="23" w:lineRule="atLeast"/>
        <w:ind w:left="2160"/>
      </w:pPr>
      <w:r>
        <w:rPr>
          <w:rFonts w:ascii="Courier New" w:hAnsi="Courier New" w:cs="Courier New"/>
          <w:sz w:val="24"/>
          <w:szCs w:val="24"/>
        </w:rPr>
        <w:t xml:space="preserve">  &lt;Distribution&gt;</w:t>
      </w:r>
    </w:p>
    <w:p w14:paraId="787BAE33" w14:textId="3BD934EC" w:rsidR="00DB0B4E" w:rsidRDefault="00DB0B4E" w:rsidP="00762278">
      <w:pPr>
        <w:pStyle w:val="Standard"/>
        <w:spacing w:after="0" w:line="23" w:lineRule="atLeast"/>
        <w:ind w:left="2160" w:firstLine="720"/>
      </w:pPr>
      <w:r>
        <w:rPr>
          <w:rFonts w:ascii="Courier New" w:hAnsi="Courier New" w:cs="Courier New"/>
          <w:sz w:val="24"/>
          <w:szCs w:val="24"/>
        </w:rPr>
        <w:t>&lt;Summary&gt;National assessment of Chilean ecosystems&lt;/Summary&gt;</w:t>
      </w:r>
    </w:p>
    <w:p w14:paraId="3BD6E0A6" w14:textId="2DF1C212" w:rsidR="00DB0B4E" w:rsidRPr="008508DA" w:rsidRDefault="00DB0B4E" w:rsidP="00762278">
      <w:pPr>
        <w:pStyle w:val="Standard"/>
        <w:spacing w:after="0" w:line="23" w:lineRule="atLeast"/>
        <w:ind w:left="1440" w:firstLine="720"/>
        <w:rPr>
          <w:lang w:val="it-IT"/>
        </w:rPr>
      </w:pPr>
      <w:r>
        <w:rPr>
          <w:rFonts w:ascii="Courier New" w:hAnsi="Courier New" w:cs="Courier New"/>
          <w:sz w:val="24"/>
          <w:szCs w:val="24"/>
        </w:rPr>
        <w:t xml:space="preserve">     </w:t>
      </w:r>
      <w:r w:rsidRPr="008508DA">
        <w:rPr>
          <w:rFonts w:ascii="Courier New" w:hAnsi="Courier New" w:cs="Courier New"/>
          <w:sz w:val="24"/>
          <w:szCs w:val="24"/>
          <w:lang w:val="it-IT"/>
        </w:rPr>
        <w:t>&lt;spatial-data&gt;</w:t>
      </w:r>
      <w:r w:rsidRPr="00DB0B4E">
        <w:rPr>
          <w:rFonts w:ascii="Courier New" w:hAnsi="Courier New" w:cs="Courier New"/>
          <w:sz w:val="24"/>
          <w:szCs w:val="24"/>
          <w:lang w:val="it-IT"/>
        </w:rPr>
        <w:t xml:space="preserve">&lt;Spatial-point </w:t>
      </w:r>
      <w:r w:rsidRPr="00DB0B4E">
        <w:rPr>
          <w:rFonts w:ascii="Courier New" w:hAnsi="Courier New" w:cs="Courier New"/>
          <w:color w:val="FF0000"/>
          <w:sz w:val="24"/>
          <w:szCs w:val="24"/>
          <w:lang w:val="it-IT"/>
        </w:rPr>
        <w:t>datum</w:t>
      </w:r>
      <w:r w:rsidRPr="00DB0B4E">
        <w:rPr>
          <w:rFonts w:ascii="Courier New" w:hAnsi="Courier New" w:cs="Courier New"/>
          <w:sz w:val="24"/>
          <w:szCs w:val="24"/>
          <w:lang w:val="it-IT"/>
        </w:rPr>
        <w:t>="</w:t>
      </w:r>
      <w:r>
        <w:rPr>
          <w:rFonts w:ascii="Courier New" w:hAnsi="Courier New" w:cs="Courier New"/>
          <w:sz w:val="24"/>
          <w:szCs w:val="24"/>
          <w:lang w:val="it-IT"/>
        </w:rPr>
        <w:t>WGS84</w:t>
      </w:r>
      <w:r w:rsidRPr="00DB0B4E">
        <w:rPr>
          <w:rFonts w:ascii="Courier New" w:hAnsi="Courier New" w:cs="Courier New"/>
          <w:sz w:val="24"/>
          <w:szCs w:val="24"/>
          <w:lang w:val="it-IT"/>
        </w:rPr>
        <w:t xml:space="preserve">" </w:t>
      </w:r>
      <w:r w:rsidRPr="00DB0B4E">
        <w:rPr>
          <w:rFonts w:ascii="Courier New" w:hAnsi="Courier New" w:cs="Courier New"/>
          <w:color w:val="FF0000"/>
          <w:sz w:val="24"/>
          <w:szCs w:val="24"/>
          <w:lang w:val="it-IT"/>
        </w:rPr>
        <w:t>proj</w:t>
      </w:r>
      <w:r w:rsidRPr="00DB0B4E">
        <w:rPr>
          <w:rFonts w:ascii="Courier New" w:hAnsi="Courier New" w:cs="Courier New"/>
          <w:sz w:val="24"/>
          <w:szCs w:val="24"/>
          <w:lang w:val="it-IT"/>
        </w:rPr>
        <w:t>="</w:t>
      </w:r>
      <w:r>
        <w:rPr>
          <w:rFonts w:ascii="Courier New" w:hAnsi="Courier New" w:cs="Courier New"/>
          <w:sz w:val="24"/>
          <w:szCs w:val="24"/>
          <w:lang w:val="it-IT"/>
        </w:rPr>
        <w:t>longlat</w:t>
      </w:r>
      <w:r w:rsidRPr="00DB0B4E">
        <w:rPr>
          <w:rFonts w:ascii="Courier New" w:hAnsi="Courier New" w:cs="Courier New"/>
          <w:sz w:val="24"/>
          <w:szCs w:val="24"/>
          <w:lang w:val="it-IT"/>
        </w:rPr>
        <w:t xml:space="preserve">" </w:t>
      </w:r>
      <w:r w:rsidRPr="00DB0B4E">
        <w:rPr>
          <w:rFonts w:ascii="Courier New" w:hAnsi="Courier New" w:cs="Courier New"/>
          <w:color w:val="FF0000"/>
          <w:sz w:val="24"/>
          <w:szCs w:val="24"/>
          <w:lang w:val="it-IT"/>
        </w:rPr>
        <w:t>type</w:t>
      </w:r>
      <w:r w:rsidRPr="00DB0B4E">
        <w:rPr>
          <w:rFonts w:ascii="Courier New" w:hAnsi="Courier New" w:cs="Courier New"/>
          <w:sz w:val="24"/>
          <w:szCs w:val="24"/>
          <w:lang w:val="it-IT"/>
        </w:rPr>
        <w:t>="lower-left-corner"&gt;&lt;x&gt;</w:t>
      </w:r>
      <w:r w:rsidR="00B62AF1">
        <w:rPr>
          <w:rFonts w:ascii="Courier New" w:hAnsi="Courier New" w:cs="Courier New"/>
          <w:sz w:val="24"/>
          <w:szCs w:val="24"/>
          <w:lang w:val="it-IT"/>
        </w:rPr>
        <w:t>132.43</w:t>
      </w:r>
      <w:r w:rsidRPr="00DB0B4E">
        <w:rPr>
          <w:rFonts w:ascii="Courier New" w:hAnsi="Courier New" w:cs="Courier New"/>
          <w:sz w:val="24"/>
          <w:szCs w:val="24"/>
          <w:lang w:val="it-IT"/>
        </w:rPr>
        <w:t>&lt;/x&gt;&lt;y&gt;</w:t>
      </w:r>
      <w:r w:rsidR="00B62AF1">
        <w:rPr>
          <w:rFonts w:ascii="Courier New" w:hAnsi="Courier New" w:cs="Courier New"/>
          <w:sz w:val="24"/>
          <w:szCs w:val="24"/>
          <w:lang w:val="it-IT"/>
        </w:rPr>
        <w:t>-36.42</w:t>
      </w:r>
      <w:r w:rsidRPr="00DB0B4E">
        <w:rPr>
          <w:rFonts w:ascii="Courier New" w:hAnsi="Courier New" w:cs="Courier New"/>
          <w:sz w:val="24"/>
          <w:szCs w:val="24"/>
          <w:lang w:val="it-IT"/>
        </w:rPr>
        <w:t xml:space="preserve">&lt;/y&gt;&lt;radius units=" </w:t>
      </w:r>
      <w:r w:rsidR="00B62AF1">
        <w:rPr>
          <w:rFonts w:ascii="Courier New" w:hAnsi="Courier New" w:cs="Courier New"/>
          <w:sz w:val="24"/>
          <w:szCs w:val="24"/>
          <w:lang w:val="it-IT"/>
        </w:rPr>
        <w:t>degrees</w:t>
      </w:r>
      <w:r w:rsidRPr="00DB0B4E">
        <w:rPr>
          <w:rFonts w:ascii="Courier New" w:hAnsi="Courier New" w:cs="Courier New"/>
          <w:sz w:val="24"/>
          <w:szCs w:val="24"/>
          <w:lang w:val="it-IT"/>
        </w:rPr>
        <w:t>"&gt;</w:t>
      </w:r>
      <w:r w:rsidR="00B62AF1">
        <w:rPr>
          <w:rFonts w:ascii="Courier New" w:hAnsi="Courier New" w:cs="Courier New"/>
          <w:sz w:val="24"/>
          <w:szCs w:val="24"/>
          <w:lang w:val="it-IT"/>
        </w:rPr>
        <w:t>0.01</w:t>
      </w:r>
      <w:r w:rsidRPr="00DB0B4E">
        <w:rPr>
          <w:rFonts w:ascii="Courier New" w:hAnsi="Courier New" w:cs="Courier New"/>
          <w:sz w:val="24"/>
          <w:szCs w:val="24"/>
          <w:lang w:val="it-IT"/>
        </w:rPr>
        <w:t>&lt;/radius&gt;&lt;/Spatial-point&gt;&lt;/Spatial-data&gt;</w:t>
      </w:r>
    </w:p>
    <w:p w14:paraId="6D3F7EC6" w14:textId="0C130339" w:rsidR="00DB0B4E" w:rsidRPr="00B62AF1" w:rsidRDefault="00B62AF1" w:rsidP="00762278">
      <w:pPr>
        <w:pStyle w:val="Standard"/>
        <w:spacing w:after="0" w:line="23" w:lineRule="atLeast"/>
        <w:ind w:left="1440" w:firstLine="720"/>
        <w:rPr>
          <w:rFonts w:ascii="Courier New" w:hAnsi="Courier New" w:cs="Courier New"/>
          <w:sz w:val="24"/>
          <w:szCs w:val="24"/>
          <w:lang w:val="it-IT"/>
        </w:rPr>
      </w:pPr>
      <w:r w:rsidRPr="00B62AF1">
        <w:rPr>
          <w:rFonts w:ascii="Courier New" w:hAnsi="Courier New" w:cs="Courier New"/>
          <w:sz w:val="24"/>
          <w:szCs w:val="24"/>
          <w:lang w:val="it-IT"/>
        </w:rPr>
        <w:t>&lt;/Assessment-Target&gt;</w:t>
      </w:r>
    </w:p>
    <w:p w14:paraId="7E39D7A8" w14:textId="77777777" w:rsidR="00B62AF1" w:rsidRPr="008508DA" w:rsidRDefault="00B62AF1" w:rsidP="00762278">
      <w:pPr>
        <w:pStyle w:val="Standard"/>
        <w:spacing w:after="0" w:line="23" w:lineRule="atLeast"/>
        <w:ind w:left="1440" w:firstLine="720"/>
        <w:rPr>
          <w:lang w:val="it-IT"/>
        </w:rPr>
      </w:pPr>
      <w:r w:rsidRPr="008508DA">
        <w:rPr>
          <w:rFonts w:ascii="Courier New" w:hAnsi="Courier New" w:cs="Courier New"/>
          <w:sz w:val="24"/>
          <w:szCs w:val="24"/>
          <w:lang w:val="it-IT"/>
        </w:rPr>
        <w:t>...</w:t>
      </w:r>
    </w:p>
    <w:p w14:paraId="1E301E89" w14:textId="0C134C82" w:rsidR="00B62AF1" w:rsidRDefault="00B62AF1" w:rsidP="00762278">
      <w:pPr>
        <w:pStyle w:val="Standard"/>
        <w:spacing w:after="0" w:line="23" w:lineRule="atLeast"/>
        <w:ind w:left="1440" w:firstLine="720"/>
        <w:rPr>
          <w:rFonts w:ascii="Courier New" w:hAnsi="Courier New" w:cs="Courier New"/>
          <w:sz w:val="24"/>
          <w:szCs w:val="24"/>
        </w:rPr>
      </w:pPr>
      <w:r>
        <w:rPr>
          <w:rFonts w:ascii="Courier New" w:hAnsi="Courier New" w:cs="Courier New"/>
          <w:sz w:val="24"/>
          <w:szCs w:val="24"/>
        </w:rPr>
        <w:t>&lt;Ecosystem-Risk-Assessment&gt;</w:t>
      </w:r>
    </w:p>
    <w:p w14:paraId="325BB6CF" w14:textId="5B6AD019" w:rsidR="001D3F73" w:rsidRDefault="00B62AF1" w:rsidP="00762278">
      <w:pPr>
        <w:pStyle w:val="Standard"/>
        <w:spacing w:after="0" w:line="23" w:lineRule="atLeast"/>
        <w:ind w:left="2160"/>
      </w:pPr>
      <w:r>
        <w:rPr>
          <w:rFonts w:ascii="Courier New" w:hAnsi="Courier New" w:cs="Courier New"/>
          <w:sz w:val="24"/>
          <w:szCs w:val="24"/>
        </w:rPr>
        <w:t xml:space="preserve">  </w:t>
      </w:r>
      <w:r w:rsidR="00C860B7">
        <w:rPr>
          <w:rFonts w:ascii="Courier New" w:hAnsi="Courier New" w:cs="Courier New"/>
          <w:sz w:val="24"/>
          <w:szCs w:val="24"/>
        </w:rPr>
        <w:t>&lt;A</w:t>
      </w:r>
      <w:r w:rsidR="00FC6AF8">
        <w:rPr>
          <w:rFonts w:ascii="Courier New" w:hAnsi="Courier New" w:cs="Courier New"/>
          <w:sz w:val="24"/>
          <w:szCs w:val="24"/>
        </w:rPr>
        <w:t>ssessment-unit&gt;</w:t>
      </w:r>
    </w:p>
    <w:p w14:paraId="3244AE68" w14:textId="2BBE23C1" w:rsidR="001D3F73" w:rsidRDefault="00FC6AF8" w:rsidP="00762278">
      <w:pPr>
        <w:pStyle w:val="Standard"/>
        <w:spacing w:after="0" w:line="23" w:lineRule="atLeast"/>
        <w:ind w:left="1440" w:firstLine="720"/>
        <w:rPr>
          <w:rFonts w:ascii="Courier New" w:hAnsi="Courier New" w:cs="Courier New"/>
          <w:sz w:val="24"/>
          <w:szCs w:val="24"/>
        </w:rPr>
      </w:pPr>
      <w:r>
        <w:rPr>
          <w:rFonts w:ascii="Courier New" w:hAnsi="Courier New" w:cs="Courier New"/>
          <w:sz w:val="24"/>
          <w:szCs w:val="24"/>
        </w:rPr>
        <w:t xml:space="preserve">  </w:t>
      </w:r>
      <w:r w:rsidR="00B62AF1">
        <w:rPr>
          <w:rFonts w:ascii="Courier New" w:hAnsi="Courier New" w:cs="Courier New"/>
          <w:sz w:val="24"/>
          <w:szCs w:val="24"/>
        </w:rPr>
        <w:t xml:space="preserve">  &lt;Overall-category&gt;LC&lt;/Overall-category&gt;</w:t>
      </w:r>
    </w:p>
    <w:p w14:paraId="38D7DA5D" w14:textId="6612ABC9" w:rsidR="00B62AF1" w:rsidRPr="00B62AF1" w:rsidRDefault="00B62AF1" w:rsidP="00762278">
      <w:pPr>
        <w:pStyle w:val="Standard"/>
        <w:spacing w:after="0" w:line="23" w:lineRule="atLeast"/>
        <w:ind w:left="1440" w:firstLine="720"/>
        <w:rPr>
          <w:rFonts w:ascii="Courier New" w:hAnsi="Courier New" w:cs="Courier New"/>
          <w:sz w:val="24"/>
          <w:szCs w:val="24"/>
        </w:rPr>
      </w:pPr>
      <w:r>
        <w:rPr>
          <w:rFonts w:ascii="Courier New" w:hAnsi="Courier New" w:cs="Courier New"/>
          <w:sz w:val="24"/>
          <w:szCs w:val="24"/>
        </w:rPr>
        <w:tab/>
      </w:r>
      <w:r w:rsidRPr="00B62AF1">
        <w:rPr>
          <w:rFonts w:ascii="Courier New" w:hAnsi="Courier New" w:cs="Courier New"/>
          <w:sz w:val="24"/>
          <w:szCs w:val="24"/>
        </w:rPr>
        <w:t>&lt;Criterion RAP="</w:t>
      </w:r>
      <w:r>
        <w:rPr>
          <w:rFonts w:ascii="Courier New" w:hAnsi="Courier New" w:cs="Courier New"/>
          <w:sz w:val="24"/>
          <w:szCs w:val="24"/>
        </w:rPr>
        <w:t>IUCN RLE 1.0</w:t>
      </w:r>
      <w:r w:rsidRPr="00B62AF1">
        <w:rPr>
          <w:rFonts w:ascii="Courier New" w:hAnsi="Courier New" w:cs="Courier New"/>
          <w:sz w:val="24"/>
          <w:szCs w:val="24"/>
        </w:rPr>
        <w:t>" name="</w:t>
      </w:r>
      <w:r>
        <w:rPr>
          <w:rFonts w:ascii="Courier New" w:hAnsi="Courier New" w:cs="Courier New"/>
          <w:sz w:val="24"/>
          <w:szCs w:val="24"/>
        </w:rPr>
        <w:t>A"&gt;</w:t>
      </w:r>
    </w:p>
    <w:p w14:paraId="4BE1037E" w14:textId="3D4DCF4A" w:rsidR="00B62AF1" w:rsidRPr="00B62AF1" w:rsidRDefault="00B62AF1" w:rsidP="00762278">
      <w:pPr>
        <w:pStyle w:val="Standard"/>
        <w:spacing w:after="0" w:line="23" w:lineRule="atLeast"/>
        <w:ind w:left="1440" w:firstLine="720"/>
        <w:rPr>
          <w:rFonts w:ascii="Courier New" w:hAnsi="Courier New" w:cs="Courier New"/>
          <w:sz w:val="24"/>
          <w:szCs w:val="24"/>
        </w:rPr>
      </w:pPr>
      <w:r w:rsidRPr="00B62AF1">
        <w:rPr>
          <w:rFonts w:ascii="Courier New" w:hAnsi="Courier New" w:cs="Courier New"/>
          <w:sz w:val="24"/>
          <w:szCs w:val="24"/>
        </w:rPr>
        <w:tab/>
      </w:r>
      <w:r w:rsidRPr="00B62AF1">
        <w:rPr>
          <w:rFonts w:ascii="Courier New" w:hAnsi="Courier New" w:cs="Courier New"/>
          <w:sz w:val="24"/>
          <w:szCs w:val="24"/>
        </w:rPr>
        <w:tab/>
      </w:r>
      <w:r w:rsidRPr="00B62AF1">
        <w:rPr>
          <w:rFonts w:ascii="Courier New" w:hAnsi="Courier New" w:cs="Courier New"/>
          <w:sz w:val="24"/>
          <w:szCs w:val="24"/>
        </w:rPr>
        <w:tab/>
      </w:r>
      <w:r w:rsidRPr="00B62AF1">
        <w:rPr>
          <w:rFonts w:ascii="Courier New" w:hAnsi="Courier New" w:cs="Courier New"/>
          <w:sz w:val="24"/>
          <w:szCs w:val="24"/>
        </w:rPr>
        <w:tab/>
        <w:t>&lt;Rationale&gt;</w:t>
      </w:r>
      <w:r w:rsidR="00E37F71">
        <w:rPr>
          <w:rFonts w:ascii="Courier New" w:hAnsi="Courier New" w:cs="Courier New"/>
          <w:sz w:val="24"/>
          <w:szCs w:val="24"/>
        </w:rPr>
        <w:t>This ecosystem is Critically Endangered under criterion A</w:t>
      </w:r>
      <w:r w:rsidRPr="00B62AF1">
        <w:rPr>
          <w:rFonts w:ascii="Courier New" w:hAnsi="Courier New" w:cs="Courier New"/>
          <w:sz w:val="24"/>
          <w:szCs w:val="24"/>
        </w:rPr>
        <w:t>&lt;/Rationale&gt;</w:t>
      </w:r>
    </w:p>
    <w:p w14:paraId="124FCD39" w14:textId="593B966B" w:rsidR="00B62AF1" w:rsidRPr="00B62AF1" w:rsidRDefault="00B62AF1" w:rsidP="00762278">
      <w:pPr>
        <w:pStyle w:val="Standard"/>
        <w:spacing w:after="0" w:line="23" w:lineRule="atLeast"/>
        <w:ind w:left="1440" w:firstLine="720"/>
        <w:rPr>
          <w:rFonts w:ascii="Courier New" w:hAnsi="Courier New" w:cs="Courier New"/>
          <w:sz w:val="24"/>
          <w:szCs w:val="24"/>
        </w:rPr>
      </w:pPr>
      <w:r w:rsidRPr="00B62AF1">
        <w:rPr>
          <w:rFonts w:ascii="Courier New" w:hAnsi="Courier New" w:cs="Courier New"/>
          <w:sz w:val="24"/>
          <w:szCs w:val="24"/>
        </w:rPr>
        <w:tab/>
      </w:r>
      <w:r w:rsidRPr="00B62AF1">
        <w:rPr>
          <w:rFonts w:ascii="Courier New" w:hAnsi="Courier New" w:cs="Courier New"/>
          <w:sz w:val="24"/>
          <w:szCs w:val="24"/>
        </w:rPr>
        <w:tab/>
      </w:r>
      <w:r w:rsidRPr="00B62AF1">
        <w:rPr>
          <w:rFonts w:ascii="Courier New" w:hAnsi="Courier New" w:cs="Courier New"/>
          <w:sz w:val="24"/>
          <w:szCs w:val="24"/>
        </w:rPr>
        <w:tab/>
      </w:r>
      <w:r w:rsidRPr="00B62AF1">
        <w:rPr>
          <w:rFonts w:ascii="Courier New" w:hAnsi="Courier New" w:cs="Courier New"/>
          <w:sz w:val="24"/>
          <w:szCs w:val="24"/>
        </w:rPr>
        <w:tab/>
        <w:t>&lt;Category&gt;</w:t>
      </w:r>
      <w:r w:rsidR="00E37F71">
        <w:rPr>
          <w:rFonts w:ascii="Courier New" w:hAnsi="Courier New" w:cs="Courier New"/>
          <w:sz w:val="24"/>
          <w:szCs w:val="24"/>
        </w:rPr>
        <w:t>CR</w:t>
      </w:r>
      <w:r w:rsidRPr="00B62AF1">
        <w:rPr>
          <w:rFonts w:ascii="Courier New" w:hAnsi="Courier New" w:cs="Courier New"/>
          <w:sz w:val="24"/>
          <w:szCs w:val="24"/>
        </w:rPr>
        <w:t>&lt;/Category&gt;</w:t>
      </w:r>
    </w:p>
    <w:p w14:paraId="43BABC97" w14:textId="25747CB3" w:rsidR="001D3F73" w:rsidRDefault="00B62AF1" w:rsidP="00762278">
      <w:pPr>
        <w:pStyle w:val="Standard"/>
        <w:spacing w:after="0" w:line="23" w:lineRule="atLeast"/>
        <w:ind w:left="1440" w:firstLine="720"/>
      </w:pPr>
      <w:r w:rsidRPr="00B62AF1">
        <w:rPr>
          <w:rFonts w:ascii="Courier New" w:hAnsi="Courier New" w:cs="Courier New"/>
          <w:sz w:val="24"/>
          <w:szCs w:val="24"/>
        </w:rPr>
        <w:tab/>
      </w:r>
      <w:r w:rsidRPr="00B62AF1">
        <w:rPr>
          <w:rFonts w:ascii="Courier New" w:hAnsi="Courier New" w:cs="Courier New"/>
          <w:sz w:val="24"/>
          <w:szCs w:val="24"/>
        </w:rPr>
        <w:tab/>
      </w:r>
      <w:r w:rsidRPr="00B62AF1">
        <w:rPr>
          <w:rFonts w:ascii="Courier New" w:hAnsi="Courier New" w:cs="Courier New"/>
          <w:sz w:val="24"/>
          <w:szCs w:val="24"/>
        </w:rPr>
        <w:tab/>
      </w:r>
      <w:r w:rsidRPr="00B62AF1">
        <w:rPr>
          <w:rFonts w:ascii="Courier New" w:hAnsi="Courier New" w:cs="Courier New"/>
          <w:sz w:val="24"/>
          <w:szCs w:val="24"/>
        </w:rPr>
        <w:tab/>
        <w:t>&lt;Plausible-bounds lower="</w:t>
      </w:r>
      <w:r w:rsidR="00E37F71">
        <w:rPr>
          <w:rFonts w:ascii="Courier New" w:hAnsi="Courier New" w:cs="Courier New"/>
          <w:sz w:val="24"/>
          <w:szCs w:val="24"/>
        </w:rPr>
        <w:t>" upper=""&gt;&lt;/Plausible-bounds&gt;</w:t>
      </w:r>
      <w:r w:rsidR="00E37F71">
        <w:rPr>
          <w:rFonts w:ascii="Courier New" w:hAnsi="Courier New" w:cs="Courier New"/>
          <w:sz w:val="24"/>
          <w:szCs w:val="24"/>
        </w:rPr>
        <w:tab/>
      </w:r>
    </w:p>
    <w:p w14:paraId="6DE1C21F" w14:textId="49BE529F" w:rsidR="001D3F73" w:rsidRDefault="00FC6AF8" w:rsidP="00762278">
      <w:pPr>
        <w:pStyle w:val="Standard"/>
        <w:spacing w:after="0" w:line="23" w:lineRule="atLeast"/>
        <w:ind w:left="1440" w:firstLine="720"/>
      </w:pPr>
      <w:r>
        <w:rPr>
          <w:rFonts w:ascii="Courier New" w:hAnsi="Courier New" w:cs="Courier New"/>
          <w:sz w:val="24"/>
          <w:szCs w:val="24"/>
        </w:rPr>
        <w:t>&lt;/</w:t>
      </w:r>
      <w:r w:rsidR="004619F7">
        <w:rPr>
          <w:rFonts w:ascii="Courier New" w:hAnsi="Courier New" w:cs="Courier New"/>
          <w:sz w:val="24"/>
          <w:szCs w:val="24"/>
        </w:rPr>
        <w:t>A</w:t>
      </w:r>
      <w:r>
        <w:rPr>
          <w:rFonts w:ascii="Courier New" w:hAnsi="Courier New" w:cs="Courier New"/>
          <w:sz w:val="24"/>
          <w:szCs w:val="24"/>
        </w:rPr>
        <w:t>ssessment-unit&gt; &lt;/</w:t>
      </w:r>
      <w:r w:rsidR="004619F7">
        <w:rPr>
          <w:rFonts w:ascii="Courier New" w:hAnsi="Courier New" w:cs="Courier New"/>
          <w:sz w:val="24"/>
          <w:szCs w:val="24"/>
        </w:rPr>
        <w:t>Ecosystem-Risk-Assessment</w:t>
      </w:r>
      <w:r>
        <w:rPr>
          <w:rFonts w:ascii="Courier New" w:hAnsi="Courier New" w:cs="Courier New"/>
          <w:sz w:val="24"/>
          <w:szCs w:val="24"/>
        </w:rPr>
        <w:t>&gt;</w:t>
      </w:r>
    </w:p>
    <w:p w14:paraId="08E1143A" w14:textId="77777777" w:rsidR="001D3F73" w:rsidRDefault="00FC6AF8" w:rsidP="00762278">
      <w:pPr>
        <w:pStyle w:val="Standard"/>
        <w:spacing w:after="0" w:line="23" w:lineRule="atLeast"/>
        <w:ind w:left="1440" w:firstLine="720"/>
      </w:pPr>
      <w:r>
        <w:rPr>
          <w:rFonts w:ascii="Courier New" w:hAnsi="Courier New" w:cs="Courier New"/>
          <w:sz w:val="24"/>
          <w:szCs w:val="24"/>
        </w:rPr>
        <w:t>&lt;/Case-Study&gt;</w:t>
      </w:r>
      <w:r w:rsidR="009F359C">
        <w:rPr>
          <w:rStyle w:val="Refdecomentario"/>
        </w:rPr>
        <w:commentReference w:id="86"/>
      </w:r>
      <w:commentRangeEnd w:id="85"/>
      <w:r w:rsidR="002B202D">
        <w:rPr>
          <w:rStyle w:val="Refdecomentario"/>
        </w:rPr>
        <w:commentReference w:id="85"/>
      </w:r>
    </w:p>
    <w:p w14:paraId="6F0590C7" w14:textId="77777777" w:rsidR="00AD16FC" w:rsidRDefault="00AD16FC" w:rsidP="00AD16FC">
      <w:pPr>
        <w:pStyle w:val="Standard"/>
        <w:spacing w:line="276" w:lineRule="auto"/>
        <w:jc w:val="both"/>
        <w:rPr>
          <w:ins w:id="87" w:author="Utility" w:date="2019-08-12T12:58:00Z"/>
          <w:rFonts w:ascii="Bookman Old Style" w:hAnsi="Bookman Old Style"/>
          <w:sz w:val="24"/>
          <w:szCs w:val="24"/>
        </w:rPr>
      </w:pPr>
    </w:p>
    <w:p w14:paraId="5B76872A" w14:textId="02DA8089" w:rsidR="00AD16FC" w:rsidRDefault="00AD16FC" w:rsidP="005134D2">
      <w:pPr>
        <w:pStyle w:val="Standard"/>
        <w:spacing w:line="276" w:lineRule="auto"/>
        <w:ind w:firstLine="360"/>
        <w:jc w:val="both"/>
        <w:rPr>
          <w:ins w:id="88" w:author="Utility" w:date="2019-08-12T12:59:00Z"/>
          <w:rFonts w:ascii="Bookman Old Style" w:hAnsi="Bookman Old Style"/>
          <w:sz w:val="24"/>
          <w:szCs w:val="24"/>
        </w:rPr>
      </w:pPr>
      <w:ins w:id="89" w:author="Utility" w:date="2019-08-12T12:58:00Z">
        <w:r w:rsidRPr="00132134">
          <w:rPr>
            <w:rFonts w:ascii="Bookman Old Style" w:hAnsi="Bookman Old Style"/>
            <w:sz w:val="24"/>
            <w:szCs w:val="24"/>
          </w:rPr>
          <w:t xml:space="preserve">The following section specifies the format, type of content and purpose of each of the nodes (tags) that are part of the XML structure for </w:t>
        </w:r>
        <w:r>
          <w:rPr>
            <w:rFonts w:ascii="Bookman Old Style" w:hAnsi="Bookman Old Style"/>
            <w:sz w:val="24"/>
            <w:szCs w:val="24"/>
          </w:rPr>
          <w:t>documenting c</w:t>
        </w:r>
        <w:r w:rsidRPr="00132134">
          <w:rPr>
            <w:rFonts w:ascii="Bookman Old Style" w:hAnsi="Bookman Old Style"/>
            <w:sz w:val="24"/>
            <w:szCs w:val="24"/>
          </w:rPr>
          <w:t>ase studies. However, there are some general aspects to consider</w:t>
        </w:r>
      </w:ins>
      <w:ins w:id="90" w:author="Utility" w:date="2019-08-12T13:27:00Z">
        <w:r w:rsidR="002C1AE8">
          <w:rPr>
            <w:rFonts w:ascii="Bookman Old Style" w:hAnsi="Bookman Old Style"/>
            <w:sz w:val="24"/>
            <w:szCs w:val="24"/>
          </w:rPr>
          <w:t xml:space="preserve"> in the entire document</w:t>
        </w:r>
      </w:ins>
      <w:ins w:id="91" w:author="Utility" w:date="2019-08-12T12:58:00Z">
        <w:r w:rsidRPr="00132134">
          <w:rPr>
            <w:rFonts w:ascii="Bookman Old Style" w:hAnsi="Bookman Old Style"/>
            <w:sz w:val="24"/>
            <w:szCs w:val="24"/>
          </w:rPr>
          <w:t>:</w:t>
        </w:r>
      </w:ins>
    </w:p>
    <w:p w14:paraId="24B7BE9C" w14:textId="14DF8534" w:rsidR="00FE363C" w:rsidRDefault="00FE363C">
      <w:pPr>
        <w:pStyle w:val="Standard"/>
        <w:numPr>
          <w:ilvl w:val="0"/>
          <w:numId w:val="32"/>
        </w:numPr>
        <w:spacing w:line="276" w:lineRule="auto"/>
        <w:jc w:val="both"/>
        <w:rPr>
          <w:ins w:id="92" w:author="Utility" w:date="2019-08-12T13:30:00Z"/>
          <w:rFonts w:ascii="Bookman Old Style" w:hAnsi="Bookman Old Style"/>
          <w:sz w:val="24"/>
          <w:szCs w:val="24"/>
        </w:rPr>
        <w:pPrChange w:id="93" w:author="Utility" w:date="2019-08-12T12:59:00Z">
          <w:pPr>
            <w:pStyle w:val="Standard"/>
            <w:spacing w:line="276" w:lineRule="auto"/>
            <w:jc w:val="both"/>
          </w:pPr>
        </w:pPrChange>
      </w:pPr>
      <w:ins w:id="94" w:author="Utility" w:date="2019-08-12T13:30:00Z">
        <w:r w:rsidRPr="00FE363C">
          <w:rPr>
            <w:rFonts w:ascii="Bookman Old Style" w:hAnsi="Bookman Old Style"/>
            <w:sz w:val="24"/>
            <w:szCs w:val="24"/>
          </w:rPr>
          <w:t>if there is no information available for a particular node in the original document, it must be closed using the forward slash "/" (see text below)</w:t>
        </w:r>
      </w:ins>
      <w:ins w:id="95" w:author="Michelle Castellanos" w:date="2019-08-26T21:51:00Z">
        <w:r w:rsidR="00D02103">
          <w:rPr>
            <w:rFonts w:ascii="Bookman Old Style" w:hAnsi="Bookman Old Style"/>
            <w:sz w:val="24"/>
            <w:szCs w:val="24"/>
          </w:rPr>
          <w:t>.</w:t>
        </w:r>
      </w:ins>
      <w:ins w:id="96" w:author="Utility" w:date="2019-08-12T13:30:00Z">
        <w:r w:rsidRPr="00FE363C">
          <w:rPr>
            <w:rFonts w:ascii="Bookman Old Style" w:hAnsi="Bookman Old Style"/>
            <w:sz w:val="24"/>
            <w:szCs w:val="24"/>
          </w:rPr>
          <w:t xml:space="preserve"> </w:t>
        </w:r>
      </w:ins>
    </w:p>
    <w:p w14:paraId="056C896E" w14:textId="11F37C62" w:rsidR="00987138" w:rsidRDefault="007330B1">
      <w:pPr>
        <w:pStyle w:val="Standard"/>
        <w:numPr>
          <w:ilvl w:val="0"/>
          <w:numId w:val="32"/>
        </w:numPr>
        <w:spacing w:line="276" w:lineRule="auto"/>
        <w:jc w:val="both"/>
        <w:rPr>
          <w:ins w:id="97" w:author="Utility" w:date="2019-08-12T13:08:00Z"/>
          <w:rFonts w:ascii="Bookman Old Style" w:hAnsi="Bookman Old Style"/>
          <w:sz w:val="24"/>
          <w:szCs w:val="24"/>
        </w:rPr>
        <w:pPrChange w:id="98" w:author="Utility" w:date="2019-08-12T12:59:00Z">
          <w:pPr>
            <w:pStyle w:val="Standard"/>
            <w:spacing w:line="276" w:lineRule="auto"/>
            <w:jc w:val="both"/>
          </w:pPr>
        </w:pPrChange>
      </w:pPr>
      <w:ins w:id="99" w:author="Utility" w:date="2019-08-12T13:05:00Z">
        <w:r w:rsidRPr="007330B1">
          <w:rPr>
            <w:rFonts w:ascii="Bookman Old Style" w:hAnsi="Bookman Old Style"/>
            <w:sz w:val="24"/>
            <w:szCs w:val="24"/>
          </w:rPr>
          <w:t xml:space="preserve">If in a case study there is no information for a given node, the use of the </w:t>
        </w:r>
      </w:ins>
      <w:ins w:id="100" w:author="Utility" w:date="2019-08-12T13:06:00Z">
        <w:r>
          <w:rPr>
            <w:rFonts w:ascii="Bookman Old Style" w:hAnsi="Bookman Old Style"/>
            <w:sz w:val="24"/>
            <w:szCs w:val="24"/>
          </w:rPr>
          <w:t>forward slash “/” at the end of the tag</w:t>
        </w:r>
      </w:ins>
      <w:ins w:id="101" w:author="Utility" w:date="2019-08-12T13:05:00Z">
        <w:r w:rsidRPr="007330B1">
          <w:rPr>
            <w:rFonts w:ascii="Bookman Old Style" w:hAnsi="Bookman Old Style"/>
            <w:sz w:val="24"/>
            <w:szCs w:val="24"/>
          </w:rPr>
          <w:t xml:space="preserve"> must be placed in the </w:t>
        </w:r>
      </w:ins>
      <w:ins w:id="102" w:author="Utility" w:date="2019-08-21T08:16:00Z">
        <w:r w:rsidR="00807C61">
          <w:rPr>
            <w:rFonts w:ascii="Bookman Old Style" w:hAnsi="Bookman Old Style"/>
            <w:sz w:val="24"/>
            <w:szCs w:val="24"/>
          </w:rPr>
          <w:t>lowest</w:t>
        </w:r>
      </w:ins>
      <w:ins w:id="103" w:author="Utility" w:date="2019-08-12T13:05:00Z">
        <w:r w:rsidRPr="007330B1">
          <w:rPr>
            <w:rFonts w:ascii="Bookman Old Style" w:hAnsi="Bookman Old Style"/>
            <w:sz w:val="24"/>
            <w:szCs w:val="24"/>
          </w:rPr>
          <w:t xml:space="preserve"> order node for which information is lacking</w:t>
        </w:r>
      </w:ins>
      <w:ins w:id="104" w:author="Michelle Castellanos" w:date="2019-08-26T21:58:00Z">
        <w:r w:rsidR="00C16510">
          <w:rPr>
            <w:rFonts w:ascii="Bookman Old Style" w:hAnsi="Bookman Old Style"/>
            <w:sz w:val="24"/>
            <w:szCs w:val="24"/>
          </w:rPr>
          <w:t xml:space="preserve"> (children nodes)</w:t>
        </w:r>
      </w:ins>
      <w:ins w:id="105" w:author="Utility" w:date="2019-08-12T13:05:00Z">
        <w:r w:rsidRPr="007330B1">
          <w:rPr>
            <w:rFonts w:ascii="Bookman Old Style" w:hAnsi="Bookman Old Style"/>
            <w:sz w:val="24"/>
            <w:szCs w:val="24"/>
          </w:rPr>
          <w:t>. For example, if there is no characteristic biota description, it is recommended to close the node as follows:</w:t>
        </w:r>
      </w:ins>
    </w:p>
    <w:p w14:paraId="2C3EE018" w14:textId="1E0C2F75" w:rsidR="007330B1" w:rsidRPr="004B32F4" w:rsidDel="006B0480" w:rsidRDefault="007330B1">
      <w:pPr>
        <w:pStyle w:val="Standard"/>
        <w:numPr>
          <w:ilvl w:val="1"/>
          <w:numId w:val="32"/>
        </w:numPr>
        <w:spacing w:line="276" w:lineRule="auto"/>
        <w:jc w:val="both"/>
        <w:rPr>
          <w:ins w:id="106" w:author="Utility" w:date="2019-08-12T12:58:00Z"/>
          <w:del w:id="107" w:author="Michelle Castellanos" w:date="2019-08-26T21:59:00Z"/>
          <w:rFonts w:ascii="Bookman Old Style" w:hAnsi="Bookman Old Style"/>
          <w:sz w:val="24"/>
          <w:szCs w:val="24"/>
        </w:rPr>
        <w:pPrChange w:id="108" w:author="Utility" w:date="2019-08-12T13:08:00Z">
          <w:pPr>
            <w:pStyle w:val="Standard"/>
            <w:spacing w:line="276" w:lineRule="auto"/>
            <w:jc w:val="both"/>
          </w:pPr>
        </w:pPrChange>
      </w:pPr>
      <w:commentRangeStart w:id="109"/>
      <w:ins w:id="110" w:author="Utility" w:date="2019-08-12T13:08:00Z">
        <w:del w:id="111" w:author="Michelle Castellanos" w:date="2019-08-26T21:59:00Z">
          <w:r w:rsidDel="006B0480">
            <w:rPr>
              <w:rFonts w:ascii="Bookman Old Style" w:hAnsi="Bookman Old Style"/>
              <w:b/>
              <w:sz w:val="24"/>
              <w:szCs w:val="24"/>
            </w:rPr>
            <w:delText>Original xml structure for &lt;Characteristic-biota&gt;</w:delText>
          </w:r>
        </w:del>
      </w:ins>
    </w:p>
    <w:p w14:paraId="062F97CB" w14:textId="54855F3D" w:rsidR="007330B1" w:rsidRPr="007330B1" w:rsidDel="006B0480" w:rsidRDefault="007330B1">
      <w:pPr>
        <w:pStyle w:val="Standard"/>
        <w:spacing w:after="0" w:line="240" w:lineRule="auto"/>
        <w:ind w:left="1440"/>
        <w:jc w:val="both"/>
        <w:rPr>
          <w:ins w:id="112" w:author="Utility" w:date="2019-08-12T13:09:00Z"/>
          <w:del w:id="113" w:author="Michelle Castellanos" w:date="2019-08-26T21:59:00Z"/>
          <w:rFonts w:ascii="Bookman Old Style" w:hAnsi="Bookman Old Style"/>
          <w:sz w:val="24"/>
          <w:szCs w:val="24"/>
        </w:rPr>
        <w:pPrChange w:id="114" w:author="Utility" w:date="2019-08-12T13:09:00Z">
          <w:pPr>
            <w:pStyle w:val="Standard"/>
            <w:spacing w:line="276" w:lineRule="auto"/>
            <w:jc w:val="both"/>
          </w:pPr>
        </w:pPrChange>
      </w:pPr>
      <w:ins w:id="115" w:author="Utility" w:date="2019-08-12T13:09:00Z">
        <w:del w:id="116" w:author="Michelle Castellanos" w:date="2019-08-26T21:59:00Z">
          <w:r w:rsidRPr="007330B1" w:rsidDel="006B0480">
            <w:rPr>
              <w:rFonts w:ascii="Bookman Old Style" w:hAnsi="Bookman Old Style"/>
              <w:sz w:val="24"/>
              <w:szCs w:val="24"/>
            </w:rPr>
            <w:delText>&lt;Characteristic-biota&gt;</w:delText>
          </w:r>
        </w:del>
      </w:ins>
    </w:p>
    <w:p w14:paraId="6ADF05FC" w14:textId="1BA388CB" w:rsidR="007330B1" w:rsidRPr="007330B1" w:rsidDel="006B0480" w:rsidRDefault="007330B1">
      <w:pPr>
        <w:pStyle w:val="Standard"/>
        <w:spacing w:after="0" w:line="240" w:lineRule="auto"/>
        <w:ind w:left="1440"/>
        <w:jc w:val="both"/>
        <w:rPr>
          <w:ins w:id="117" w:author="Utility" w:date="2019-08-12T13:09:00Z"/>
          <w:del w:id="118" w:author="Michelle Castellanos" w:date="2019-08-26T21:59:00Z"/>
          <w:rFonts w:ascii="Bookman Old Style" w:hAnsi="Bookman Old Style"/>
          <w:sz w:val="24"/>
          <w:szCs w:val="24"/>
        </w:rPr>
        <w:pPrChange w:id="119" w:author="Utility" w:date="2019-08-12T13:09:00Z">
          <w:pPr>
            <w:pStyle w:val="Standard"/>
            <w:spacing w:line="276" w:lineRule="auto"/>
            <w:jc w:val="both"/>
          </w:pPr>
        </w:pPrChange>
      </w:pPr>
      <w:ins w:id="120" w:author="Utility" w:date="2019-08-12T13:09:00Z">
        <w:del w:id="121" w:author="Michelle Castellanos" w:date="2019-08-26T21:59:00Z">
          <w:r w:rsidRPr="007330B1" w:rsidDel="006B0480">
            <w:rPr>
              <w:rFonts w:ascii="Bookman Old Style" w:hAnsi="Bookman Old Style"/>
              <w:sz w:val="24"/>
              <w:szCs w:val="24"/>
            </w:rPr>
            <w:delText xml:space="preserve">   &lt;taxons&gt;</w:delText>
          </w:r>
        </w:del>
      </w:ins>
    </w:p>
    <w:p w14:paraId="08F57A14" w14:textId="472755C3" w:rsidR="007330B1" w:rsidRPr="007330B1" w:rsidDel="006B0480" w:rsidRDefault="007330B1">
      <w:pPr>
        <w:pStyle w:val="Standard"/>
        <w:spacing w:after="0" w:line="240" w:lineRule="auto"/>
        <w:ind w:left="1440"/>
        <w:jc w:val="both"/>
        <w:rPr>
          <w:ins w:id="122" w:author="Utility" w:date="2019-08-12T13:09:00Z"/>
          <w:del w:id="123" w:author="Michelle Castellanos" w:date="2019-08-26T21:59:00Z"/>
          <w:rFonts w:ascii="Bookman Old Style" w:hAnsi="Bookman Old Style"/>
          <w:sz w:val="24"/>
          <w:szCs w:val="24"/>
        </w:rPr>
        <w:pPrChange w:id="124" w:author="Utility" w:date="2019-08-12T13:09:00Z">
          <w:pPr>
            <w:pStyle w:val="Standard"/>
            <w:spacing w:line="276" w:lineRule="auto"/>
            <w:jc w:val="both"/>
          </w:pPr>
        </w:pPrChange>
      </w:pPr>
      <w:ins w:id="125" w:author="Utility" w:date="2019-08-12T13:09:00Z">
        <w:del w:id="126" w:author="Michelle Castellanos" w:date="2019-08-26T21:59:00Z">
          <w:r w:rsidRPr="007330B1" w:rsidDel="006B0480">
            <w:rPr>
              <w:rFonts w:ascii="Bookman Old Style" w:hAnsi="Bookman Old Style"/>
              <w:sz w:val="24"/>
              <w:szCs w:val="24"/>
            </w:rPr>
            <w:delText xml:space="preserve">     &lt;taxon</w:delText>
          </w:r>
        </w:del>
      </w:ins>
      <w:ins w:id="127" w:author="Utility" w:date="2019-08-21T08:17:00Z">
        <w:del w:id="128" w:author="Michelle Castellanos" w:date="2019-08-26T21:59:00Z">
          <w:r w:rsidR="00807C61" w:rsidDel="006B0480">
            <w:rPr>
              <w:rFonts w:ascii="Bookman Old Style" w:hAnsi="Bookman Old Style"/>
              <w:sz w:val="24"/>
              <w:szCs w:val="24"/>
            </w:rPr>
            <w:delText>/</w:delText>
          </w:r>
        </w:del>
      </w:ins>
      <w:ins w:id="129" w:author="Utility" w:date="2019-08-12T13:09:00Z">
        <w:del w:id="130" w:author="Michelle Castellanos" w:date="2019-08-26T21:59:00Z">
          <w:r w:rsidRPr="007330B1" w:rsidDel="006B0480">
            <w:rPr>
              <w:rFonts w:ascii="Bookman Old Style" w:hAnsi="Bookman Old Style"/>
              <w:sz w:val="24"/>
              <w:szCs w:val="24"/>
            </w:rPr>
            <w:delText>&gt;</w:delText>
          </w:r>
        </w:del>
      </w:ins>
    </w:p>
    <w:p w14:paraId="4C590989" w14:textId="4B11FDF2" w:rsidR="007330B1" w:rsidRPr="007330B1" w:rsidDel="006B0480" w:rsidRDefault="007330B1">
      <w:pPr>
        <w:pStyle w:val="Standard"/>
        <w:spacing w:after="0" w:line="240" w:lineRule="auto"/>
        <w:ind w:left="1440"/>
        <w:jc w:val="both"/>
        <w:rPr>
          <w:ins w:id="131" w:author="Utility" w:date="2019-08-12T13:09:00Z"/>
          <w:del w:id="132" w:author="Michelle Castellanos" w:date="2019-08-26T21:59:00Z"/>
          <w:rFonts w:ascii="Bookman Old Style" w:hAnsi="Bookman Old Style"/>
          <w:sz w:val="24"/>
          <w:szCs w:val="24"/>
        </w:rPr>
        <w:pPrChange w:id="133" w:author="Utility" w:date="2019-08-12T13:09:00Z">
          <w:pPr>
            <w:pStyle w:val="Standard"/>
            <w:spacing w:line="276" w:lineRule="auto"/>
            <w:jc w:val="both"/>
          </w:pPr>
        </w:pPrChange>
      </w:pPr>
      <w:ins w:id="134" w:author="Utility" w:date="2019-08-12T13:09:00Z">
        <w:del w:id="135" w:author="Michelle Castellanos" w:date="2019-08-26T21:59:00Z">
          <w:r w:rsidRPr="007330B1" w:rsidDel="006B0480">
            <w:rPr>
              <w:rFonts w:ascii="Bookman Old Style" w:hAnsi="Bookman Old Style"/>
              <w:sz w:val="24"/>
              <w:szCs w:val="24"/>
            </w:rPr>
            <w:lastRenderedPageBreak/>
            <w:delText xml:space="preserve">   &lt;/taxons&gt;</w:delText>
          </w:r>
        </w:del>
      </w:ins>
    </w:p>
    <w:p w14:paraId="0ECFB66C" w14:textId="0C47FA2B" w:rsidR="007330B1" w:rsidRPr="007330B1" w:rsidDel="006B0480" w:rsidRDefault="007330B1">
      <w:pPr>
        <w:pStyle w:val="Standard"/>
        <w:spacing w:after="0" w:line="240" w:lineRule="auto"/>
        <w:ind w:left="1440"/>
        <w:jc w:val="both"/>
        <w:rPr>
          <w:ins w:id="136" w:author="Utility" w:date="2019-08-12T13:09:00Z"/>
          <w:del w:id="137" w:author="Michelle Castellanos" w:date="2019-08-26T21:59:00Z"/>
          <w:rFonts w:ascii="Bookman Old Style" w:hAnsi="Bookman Old Style"/>
          <w:sz w:val="24"/>
          <w:szCs w:val="24"/>
        </w:rPr>
        <w:pPrChange w:id="138" w:author="Utility" w:date="2019-08-12T13:09:00Z">
          <w:pPr>
            <w:pStyle w:val="Standard"/>
            <w:spacing w:line="276" w:lineRule="auto"/>
            <w:jc w:val="both"/>
          </w:pPr>
        </w:pPrChange>
      </w:pPr>
      <w:ins w:id="139" w:author="Utility" w:date="2019-08-12T13:09:00Z">
        <w:del w:id="140" w:author="Michelle Castellanos" w:date="2019-08-26T21:59:00Z">
          <w:r w:rsidRPr="007330B1" w:rsidDel="006B0480">
            <w:rPr>
              <w:rFonts w:ascii="Bookman Old Style" w:hAnsi="Bookman Old Style"/>
              <w:sz w:val="24"/>
              <w:szCs w:val="24"/>
            </w:rPr>
            <w:delText xml:space="preserve"> &lt;Biota-Summaries&gt;</w:delText>
          </w:r>
        </w:del>
      </w:ins>
    </w:p>
    <w:p w14:paraId="5196050E" w14:textId="40550183" w:rsidR="007330B1" w:rsidRPr="007330B1" w:rsidDel="006B0480" w:rsidRDefault="007330B1">
      <w:pPr>
        <w:pStyle w:val="Standard"/>
        <w:spacing w:after="0" w:line="240" w:lineRule="auto"/>
        <w:ind w:left="1440"/>
        <w:jc w:val="both"/>
        <w:rPr>
          <w:ins w:id="141" w:author="Utility" w:date="2019-08-12T13:09:00Z"/>
          <w:del w:id="142" w:author="Michelle Castellanos" w:date="2019-08-26T21:59:00Z"/>
          <w:rFonts w:ascii="Bookman Old Style" w:hAnsi="Bookman Old Style"/>
          <w:sz w:val="24"/>
          <w:szCs w:val="24"/>
        </w:rPr>
        <w:pPrChange w:id="143" w:author="Utility" w:date="2019-08-12T13:09:00Z">
          <w:pPr>
            <w:pStyle w:val="Standard"/>
            <w:spacing w:line="276" w:lineRule="auto"/>
            <w:jc w:val="both"/>
          </w:pPr>
        </w:pPrChange>
      </w:pPr>
      <w:ins w:id="144" w:author="Utility" w:date="2019-08-12T13:09:00Z">
        <w:del w:id="145" w:author="Michelle Castellanos" w:date="2019-08-26T21:59:00Z">
          <w:r w:rsidRPr="007330B1" w:rsidDel="006B0480">
            <w:rPr>
              <w:rFonts w:ascii="Bookman Old Style" w:hAnsi="Bookman Old Style"/>
              <w:sz w:val="24"/>
              <w:szCs w:val="24"/>
            </w:rPr>
            <w:delText xml:space="preserve">    &lt;Biota-Summary lang=""&gt;&lt;/Biota-Summary&gt;</w:delText>
          </w:r>
        </w:del>
      </w:ins>
    </w:p>
    <w:p w14:paraId="034CD04B" w14:textId="1827D9C8" w:rsidR="007330B1" w:rsidRPr="007330B1" w:rsidDel="006B0480" w:rsidRDefault="007330B1">
      <w:pPr>
        <w:pStyle w:val="Standard"/>
        <w:spacing w:after="0" w:line="240" w:lineRule="auto"/>
        <w:ind w:left="1440"/>
        <w:jc w:val="both"/>
        <w:rPr>
          <w:ins w:id="146" w:author="Utility" w:date="2019-08-12T13:09:00Z"/>
          <w:del w:id="147" w:author="Michelle Castellanos" w:date="2019-08-26T21:59:00Z"/>
          <w:rFonts w:ascii="Bookman Old Style" w:hAnsi="Bookman Old Style"/>
          <w:sz w:val="24"/>
          <w:szCs w:val="24"/>
        </w:rPr>
        <w:pPrChange w:id="148" w:author="Utility" w:date="2019-08-12T13:09:00Z">
          <w:pPr>
            <w:pStyle w:val="Standard"/>
            <w:spacing w:line="276" w:lineRule="auto"/>
            <w:jc w:val="both"/>
          </w:pPr>
        </w:pPrChange>
      </w:pPr>
      <w:ins w:id="149" w:author="Utility" w:date="2019-08-12T13:09:00Z">
        <w:del w:id="150" w:author="Michelle Castellanos" w:date="2019-08-26T21:59:00Z">
          <w:r w:rsidRPr="007330B1" w:rsidDel="006B0480">
            <w:rPr>
              <w:rFonts w:ascii="Bookman Old Style" w:hAnsi="Bookman Old Style"/>
              <w:sz w:val="24"/>
              <w:szCs w:val="24"/>
            </w:rPr>
            <w:delText xml:space="preserve">  &lt;/Biota-Summaries&gt;</w:delText>
          </w:r>
        </w:del>
      </w:ins>
    </w:p>
    <w:p w14:paraId="6A4B3BBB" w14:textId="36120966" w:rsidR="00EA04B8" w:rsidDel="006B0480" w:rsidRDefault="007330B1">
      <w:pPr>
        <w:pStyle w:val="Standard"/>
        <w:spacing w:after="0" w:line="240" w:lineRule="auto"/>
        <w:ind w:left="1440"/>
        <w:jc w:val="both"/>
        <w:rPr>
          <w:ins w:id="151" w:author="Utility" w:date="2019-08-12T13:09:00Z"/>
          <w:del w:id="152" w:author="Michelle Castellanos" w:date="2019-08-26T21:59:00Z"/>
          <w:rFonts w:ascii="Bookman Old Style" w:hAnsi="Bookman Old Style"/>
          <w:sz w:val="24"/>
          <w:szCs w:val="24"/>
        </w:rPr>
        <w:pPrChange w:id="153" w:author="Utility" w:date="2019-08-12T13:09:00Z">
          <w:pPr>
            <w:pStyle w:val="Standard"/>
            <w:spacing w:line="276" w:lineRule="auto"/>
            <w:jc w:val="both"/>
          </w:pPr>
        </w:pPrChange>
      </w:pPr>
      <w:ins w:id="154" w:author="Utility" w:date="2019-08-12T13:09:00Z">
        <w:del w:id="155" w:author="Michelle Castellanos" w:date="2019-08-26T21:59:00Z">
          <w:r w:rsidRPr="007330B1" w:rsidDel="006B0480">
            <w:rPr>
              <w:rFonts w:ascii="Bookman Old Style" w:hAnsi="Bookman Old Style"/>
              <w:sz w:val="24"/>
              <w:szCs w:val="24"/>
            </w:rPr>
            <w:delText>&lt;/Characteristic-biota&gt;</w:delText>
          </w:r>
        </w:del>
      </w:ins>
      <w:commentRangeEnd w:id="109"/>
      <w:r w:rsidR="006B0480">
        <w:rPr>
          <w:rStyle w:val="Refdecomentario"/>
        </w:rPr>
        <w:commentReference w:id="109"/>
      </w:r>
    </w:p>
    <w:p w14:paraId="0B3EED06" w14:textId="77777777" w:rsidR="007330B1" w:rsidRDefault="007330B1">
      <w:pPr>
        <w:pStyle w:val="Standard"/>
        <w:spacing w:after="0" w:line="240" w:lineRule="auto"/>
        <w:ind w:left="1440"/>
        <w:jc w:val="both"/>
        <w:rPr>
          <w:ins w:id="156" w:author="Utility" w:date="2019-08-12T13:09:00Z"/>
          <w:rFonts w:ascii="Bookman Old Style" w:hAnsi="Bookman Old Style"/>
          <w:sz w:val="24"/>
          <w:szCs w:val="24"/>
        </w:rPr>
        <w:pPrChange w:id="157" w:author="Utility" w:date="2019-08-12T13:09:00Z">
          <w:pPr>
            <w:pStyle w:val="Standard"/>
            <w:spacing w:line="276" w:lineRule="auto"/>
            <w:jc w:val="both"/>
          </w:pPr>
        </w:pPrChange>
      </w:pPr>
    </w:p>
    <w:p w14:paraId="7F818DF3" w14:textId="4A397C38" w:rsidR="007330B1" w:rsidRPr="004B32F4" w:rsidRDefault="007330B1" w:rsidP="007330B1">
      <w:pPr>
        <w:pStyle w:val="Standard"/>
        <w:numPr>
          <w:ilvl w:val="1"/>
          <w:numId w:val="32"/>
        </w:numPr>
        <w:spacing w:line="276" w:lineRule="auto"/>
        <w:jc w:val="both"/>
        <w:rPr>
          <w:ins w:id="158" w:author="Utility" w:date="2019-08-12T13:09:00Z"/>
          <w:rFonts w:ascii="Bookman Old Style" w:hAnsi="Bookman Old Style"/>
          <w:sz w:val="24"/>
          <w:szCs w:val="24"/>
        </w:rPr>
      </w:pPr>
      <w:ins w:id="159" w:author="Utility" w:date="2019-08-12T13:10:00Z">
        <w:r>
          <w:rPr>
            <w:rFonts w:ascii="Bookman Old Style" w:hAnsi="Bookman Old Style"/>
            <w:b/>
            <w:sz w:val="24"/>
            <w:szCs w:val="24"/>
          </w:rPr>
          <w:t>Recommended use of “/”</w:t>
        </w:r>
      </w:ins>
      <w:ins w:id="160" w:author="Utility" w:date="2019-08-12T13:09:00Z">
        <w:r>
          <w:rPr>
            <w:rFonts w:ascii="Bookman Old Style" w:hAnsi="Bookman Old Style"/>
            <w:b/>
            <w:sz w:val="24"/>
            <w:szCs w:val="24"/>
          </w:rPr>
          <w:t xml:space="preserve"> </w:t>
        </w:r>
      </w:ins>
      <w:ins w:id="161" w:author="Utility" w:date="2019-08-12T13:10:00Z">
        <w:r>
          <w:rPr>
            <w:rFonts w:ascii="Bookman Old Style" w:hAnsi="Bookman Old Style"/>
            <w:b/>
            <w:sz w:val="24"/>
            <w:szCs w:val="24"/>
          </w:rPr>
          <w:t>for</w:t>
        </w:r>
      </w:ins>
      <w:ins w:id="162" w:author="Michelle Castellanos" w:date="2019-08-26T21:59:00Z">
        <w:r w:rsidR="00C16510">
          <w:rPr>
            <w:rFonts w:ascii="Bookman Old Style" w:hAnsi="Bookman Old Style"/>
            <w:b/>
            <w:sz w:val="24"/>
            <w:szCs w:val="24"/>
          </w:rPr>
          <w:t xml:space="preserve"> </w:t>
        </w:r>
      </w:ins>
      <w:ins w:id="163" w:author="Utility" w:date="2019-08-12T13:09:00Z">
        <w:r>
          <w:rPr>
            <w:rFonts w:ascii="Bookman Old Style" w:hAnsi="Bookman Old Style"/>
            <w:b/>
            <w:sz w:val="24"/>
            <w:szCs w:val="24"/>
          </w:rPr>
          <w:t>&lt;Characteristic-biota&gt;</w:t>
        </w:r>
      </w:ins>
    </w:p>
    <w:p w14:paraId="4429CD1E" w14:textId="63CF5DA2" w:rsidR="00B31D69" w:rsidRDefault="00A35F5A" w:rsidP="006B0480">
      <w:pPr>
        <w:pStyle w:val="Standard"/>
        <w:numPr>
          <w:ilvl w:val="0"/>
          <w:numId w:val="34"/>
        </w:numPr>
        <w:spacing w:after="0" w:line="240" w:lineRule="auto"/>
        <w:jc w:val="both"/>
        <w:rPr>
          <w:ins w:id="164" w:author="Utility" w:date="2019-08-12T13:14:00Z"/>
          <w:rFonts w:ascii="Bookman Old Style" w:hAnsi="Bookman Old Style"/>
          <w:sz w:val="24"/>
          <w:szCs w:val="24"/>
        </w:rPr>
      </w:pPr>
      <w:ins w:id="165" w:author="Utility" w:date="2019-08-12T13:23:00Z">
        <w:r>
          <w:rPr>
            <w:rFonts w:ascii="Bookman Old Style" w:hAnsi="Bookman Old Style"/>
            <w:sz w:val="24"/>
            <w:szCs w:val="24"/>
          </w:rPr>
          <w:t>In case there is not data for characteristic biota</w:t>
        </w:r>
      </w:ins>
      <w:ins w:id="166" w:author="Utility" w:date="2019-08-12T13:11:00Z">
        <w:r w:rsidR="00B31D69">
          <w:rPr>
            <w:rFonts w:ascii="Bookman Old Style" w:hAnsi="Bookman Old Style"/>
            <w:sz w:val="24"/>
            <w:szCs w:val="24"/>
          </w:rPr>
          <w:t>:</w:t>
        </w:r>
      </w:ins>
    </w:p>
    <w:p w14:paraId="52AF42BC" w14:textId="77777777" w:rsidR="006B0480" w:rsidRDefault="006B0480" w:rsidP="006B0480">
      <w:pPr>
        <w:pStyle w:val="Standard"/>
        <w:spacing w:after="0" w:line="240" w:lineRule="auto"/>
        <w:ind w:left="720"/>
        <w:jc w:val="both"/>
        <w:rPr>
          <w:ins w:id="167" w:author="Michelle Castellanos" w:date="2019-08-26T22:02:00Z"/>
          <w:rFonts w:ascii="Bookman Old Style" w:hAnsi="Bookman Old Style"/>
          <w:sz w:val="24"/>
          <w:szCs w:val="24"/>
        </w:rPr>
      </w:pPr>
    </w:p>
    <w:p w14:paraId="49449DE7" w14:textId="77777777" w:rsidR="00807C61" w:rsidRPr="007330B1" w:rsidRDefault="00807C61" w:rsidP="006B0480">
      <w:pPr>
        <w:pStyle w:val="Standard"/>
        <w:spacing w:after="0" w:line="240" w:lineRule="auto"/>
        <w:ind w:left="720"/>
        <w:jc w:val="both"/>
        <w:rPr>
          <w:ins w:id="168" w:author="Utility" w:date="2019-08-21T08:16:00Z"/>
          <w:rFonts w:ascii="Bookman Old Style" w:hAnsi="Bookman Old Style"/>
          <w:sz w:val="24"/>
          <w:szCs w:val="24"/>
        </w:rPr>
      </w:pPr>
      <w:ins w:id="169" w:author="Utility" w:date="2019-08-21T08:16:00Z">
        <w:r w:rsidRPr="007330B1">
          <w:rPr>
            <w:rFonts w:ascii="Bookman Old Style" w:hAnsi="Bookman Old Style"/>
            <w:sz w:val="24"/>
            <w:szCs w:val="24"/>
          </w:rPr>
          <w:t>&lt;Characteristic-biota&gt;</w:t>
        </w:r>
      </w:ins>
    </w:p>
    <w:p w14:paraId="686A9150" w14:textId="418C3C64" w:rsidR="00807C61" w:rsidRPr="007330B1" w:rsidRDefault="00807C61" w:rsidP="006B0480">
      <w:pPr>
        <w:pStyle w:val="Standard"/>
        <w:spacing w:after="0" w:line="240" w:lineRule="auto"/>
        <w:ind w:left="720" w:firstLine="720"/>
        <w:jc w:val="both"/>
        <w:rPr>
          <w:ins w:id="170" w:author="Utility" w:date="2019-08-21T08:16:00Z"/>
          <w:rFonts w:ascii="Bookman Old Style" w:hAnsi="Bookman Old Style"/>
          <w:sz w:val="24"/>
          <w:szCs w:val="24"/>
        </w:rPr>
      </w:pPr>
      <w:ins w:id="171" w:author="Utility" w:date="2019-08-21T08:16:00Z">
        <w:r w:rsidRPr="007330B1">
          <w:rPr>
            <w:rFonts w:ascii="Bookman Old Style" w:hAnsi="Bookman Old Style"/>
            <w:sz w:val="24"/>
            <w:szCs w:val="24"/>
          </w:rPr>
          <w:t>&lt;taxons&gt;</w:t>
        </w:r>
      </w:ins>
    </w:p>
    <w:p w14:paraId="5B55A791" w14:textId="304B9A82" w:rsidR="00807C61" w:rsidRPr="007330B1" w:rsidRDefault="00807C61" w:rsidP="006B0480">
      <w:pPr>
        <w:pStyle w:val="Standard"/>
        <w:spacing w:after="0" w:line="240" w:lineRule="auto"/>
        <w:ind w:left="1440" w:firstLine="720"/>
        <w:jc w:val="both"/>
        <w:rPr>
          <w:ins w:id="172" w:author="Utility" w:date="2019-08-21T08:16:00Z"/>
          <w:rFonts w:ascii="Bookman Old Style" w:hAnsi="Bookman Old Style"/>
          <w:sz w:val="24"/>
          <w:szCs w:val="24"/>
        </w:rPr>
      </w:pPr>
      <w:ins w:id="173" w:author="Utility" w:date="2019-08-21T08:16:00Z">
        <w:r w:rsidRPr="007330B1">
          <w:rPr>
            <w:rFonts w:ascii="Bookman Old Style" w:hAnsi="Bookman Old Style"/>
            <w:sz w:val="24"/>
            <w:szCs w:val="24"/>
          </w:rPr>
          <w:t>&lt;taxon</w:t>
        </w:r>
      </w:ins>
      <w:ins w:id="174" w:author="Utility" w:date="2019-08-21T08:17:00Z">
        <w:r>
          <w:rPr>
            <w:rFonts w:ascii="Bookman Old Style" w:hAnsi="Bookman Old Style"/>
            <w:sz w:val="24"/>
            <w:szCs w:val="24"/>
          </w:rPr>
          <w:t>/</w:t>
        </w:r>
      </w:ins>
      <w:ins w:id="175" w:author="Utility" w:date="2019-08-21T08:16:00Z">
        <w:r w:rsidRPr="007330B1">
          <w:rPr>
            <w:rFonts w:ascii="Bookman Old Style" w:hAnsi="Bookman Old Style"/>
            <w:sz w:val="24"/>
            <w:szCs w:val="24"/>
          </w:rPr>
          <w:t>&gt;</w:t>
        </w:r>
      </w:ins>
    </w:p>
    <w:p w14:paraId="000A4909" w14:textId="1F18EB46" w:rsidR="00807C61" w:rsidRPr="007330B1" w:rsidRDefault="00807C61" w:rsidP="006B0480">
      <w:pPr>
        <w:pStyle w:val="Standard"/>
        <w:spacing w:after="0" w:line="240" w:lineRule="auto"/>
        <w:ind w:left="720" w:firstLine="720"/>
        <w:jc w:val="both"/>
        <w:rPr>
          <w:ins w:id="176" w:author="Utility" w:date="2019-08-21T08:16:00Z"/>
          <w:rFonts w:ascii="Bookman Old Style" w:hAnsi="Bookman Old Style"/>
          <w:sz w:val="24"/>
          <w:szCs w:val="24"/>
        </w:rPr>
      </w:pPr>
      <w:ins w:id="177" w:author="Utility" w:date="2019-08-21T08:16:00Z">
        <w:r w:rsidRPr="007330B1">
          <w:rPr>
            <w:rFonts w:ascii="Bookman Old Style" w:hAnsi="Bookman Old Style"/>
            <w:sz w:val="24"/>
            <w:szCs w:val="24"/>
          </w:rPr>
          <w:t>&lt;/taxons&gt;</w:t>
        </w:r>
      </w:ins>
    </w:p>
    <w:p w14:paraId="25A08C34" w14:textId="5C9D61E6" w:rsidR="00807C61" w:rsidRPr="007330B1" w:rsidRDefault="00807C61" w:rsidP="006B0480">
      <w:pPr>
        <w:pStyle w:val="Standard"/>
        <w:spacing w:after="0" w:line="240" w:lineRule="auto"/>
        <w:ind w:left="720" w:firstLine="720"/>
        <w:jc w:val="both"/>
        <w:rPr>
          <w:ins w:id="178" w:author="Utility" w:date="2019-08-21T08:16:00Z"/>
          <w:rFonts w:ascii="Bookman Old Style" w:hAnsi="Bookman Old Style"/>
          <w:sz w:val="24"/>
          <w:szCs w:val="24"/>
        </w:rPr>
      </w:pPr>
      <w:ins w:id="179" w:author="Utility" w:date="2019-08-21T08:16:00Z">
        <w:r w:rsidRPr="007330B1">
          <w:rPr>
            <w:rFonts w:ascii="Bookman Old Style" w:hAnsi="Bookman Old Style"/>
            <w:sz w:val="24"/>
            <w:szCs w:val="24"/>
          </w:rPr>
          <w:t>&lt;Biota-Summaries&gt;</w:t>
        </w:r>
      </w:ins>
    </w:p>
    <w:p w14:paraId="1B2F67A2" w14:textId="00353AA3" w:rsidR="00807C61" w:rsidRPr="007330B1" w:rsidRDefault="00807C61" w:rsidP="006B0480">
      <w:pPr>
        <w:pStyle w:val="Standard"/>
        <w:spacing w:after="0" w:line="240" w:lineRule="auto"/>
        <w:ind w:left="1440" w:firstLine="720"/>
        <w:jc w:val="both"/>
        <w:rPr>
          <w:ins w:id="180" w:author="Utility" w:date="2019-08-21T08:16:00Z"/>
          <w:rFonts w:ascii="Bookman Old Style" w:hAnsi="Bookman Old Style"/>
          <w:sz w:val="24"/>
          <w:szCs w:val="24"/>
        </w:rPr>
      </w:pPr>
      <w:ins w:id="181" w:author="Utility" w:date="2019-08-21T08:16:00Z">
        <w:r w:rsidRPr="007330B1">
          <w:rPr>
            <w:rFonts w:ascii="Bookman Old Style" w:hAnsi="Bookman Old Style"/>
            <w:sz w:val="24"/>
            <w:szCs w:val="24"/>
          </w:rPr>
          <w:t>&lt;Biota-Summary lang=""</w:t>
        </w:r>
      </w:ins>
      <w:ins w:id="182" w:author="Utility" w:date="2019-08-21T08:17:00Z">
        <w:r>
          <w:rPr>
            <w:rFonts w:ascii="Bookman Old Style" w:hAnsi="Bookman Old Style"/>
            <w:sz w:val="24"/>
            <w:szCs w:val="24"/>
          </w:rPr>
          <w:t>/</w:t>
        </w:r>
      </w:ins>
      <w:ins w:id="183" w:author="Utility" w:date="2019-08-21T08:16:00Z">
        <w:r w:rsidRPr="007330B1">
          <w:rPr>
            <w:rFonts w:ascii="Bookman Old Style" w:hAnsi="Bookman Old Style"/>
            <w:sz w:val="24"/>
            <w:szCs w:val="24"/>
          </w:rPr>
          <w:t>&gt;</w:t>
        </w:r>
      </w:ins>
    </w:p>
    <w:p w14:paraId="04A77092" w14:textId="787857A2" w:rsidR="00807C61" w:rsidRPr="007330B1" w:rsidRDefault="00807C61" w:rsidP="006B0480">
      <w:pPr>
        <w:pStyle w:val="Standard"/>
        <w:spacing w:after="0" w:line="240" w:lineRule="auto"/>
        <w:ind w:left="1440"/>
        <w:jc w:val="both"/>
        <w:rPr>
          <w:ins w:id="184" w:author="Utility" w:date="2019-08-21T08:16:00Z"/>
          <w:rFonts w:ascii="Bookman Old Style" w:hAnsi="Bookman Old Style"/>
          <w:sz w:val="24"/>
          <w:szCs w:val="24"/>
        </w:rPr>
      </w:pPr>
      <w:ins w:id="185" w:author="Utility" w:date="2019-08-21T08:16:00Z">
        <w:r w:rsidRPr="007330B1">
          <w:rPr>
            <w:rFonts w:ascii="Bookman Old Style" w:hAnsi="Bookman Old Style"/>
            <w:sz w:val="24"/>
            <w:szCs w:val="24"/>
          </w:rPr>
          <w:t>&lt;/Biota-Summaries&gt;</w:t>
        </w:r>
      </w:ins>
    </w:p>
    <w:p w14:paraId="269645CA" w14:textId="77777777" w:rsidR="00807C61" w:rsidRDefault="00807C61" w:rsidP="006B0480">
      <w:pPr>
        <w:pStyle w:val="Standard"/>
        <w:spacing w:after="0" w:line="240" w:lineRule="auto"/>
        <w:ind w:left="720"/>
        <w:jc w:val="both"/>
        <w:rPr>
          <w:ins w:id="186" w:author="Utility" w:date="2019-08-21T08:16:00Z"/>
          <w:rFonts w:ascii="Bookman Old Style" w:hAnsi="Bookman Old Style"/>
          <w:sz w:val="24"/>
          <w:szCs w:val="24"/>
        </w:rPr>
      </w:pPr>
      <w:ins w:id="187" w:author="Utility" w:date="2019-08-21T08:16:00Z">
        <w:r w:rsidRPr="007330B1">
          <w:rPr>
            <w:rFonts w:ascii="Bookman Old Style" w:hAnsi="Bookman Old Style"/>
            <w:sz w:val="24"/>
            <w:szCs w:val="24"/>
          </w:rPr>
          <w:t>&lt;/Characteristic-biota&gt;</w:t>
        </w:r>
      </w:ins>
    </w:p>
    <w:p w14:paraId="3B0CFED1" w14:textId="4371E31C" w:rsidR="00427DCE" w:rsidRDefault="00427DCE" w:rsidP="006B0480">
      <w:pPr>
        <w:pStyle w:val="Standard"/>
        <w:spacing w:after="0" w:line="240" w:lineRule="auto"/>
        <w:jc w:val="both"/>
        <w:rPr>
          <w:ins w:id="188" w:author="Utility" w:date="2019-08-12T13:11:00Z"/>
          <w:rFonts w:ascii="Bookman Old Style" w:hAnsi="Bookman Old Style"/>
          <w:sz w:val="24"/>
          <w:szCs w:val="24"/>
        </w:rPr>
      </w:pPr>
    </w:p>
    <w:p w14:paraId="390ACD6E" w14:textId="3755AD85" w:rsidR="00B31D69" w:rsidRDefault="00A35F5A" w:rsidP="006B0480">
      <w:pPr>
        <w:pStyle w:val="Standard"/>
        <w:numPr>
          <w:ilvl w:val="0"/>
          <w:numId w:val="34"/>
        </w:numPr>
        <w:spacing w:after="0" w:line="240" w:lineRule="auto"/>
        <w:jc w:val="both"/>
        <w:rPr>
          <w:ins w:id="189" w:author="Utility" w:date="2019-08-12T13:12:00Z"/>
          <w:rFonts w:ascii="Bookman Old Style" w:hAnsi="Bookman Old Style"/>
          <w:sz w:val="24"/>
          <w:szCs w:val="24"/>
        </w:rPr>
      </w:pPr>
      <w:commentRangeStart w:id="190"/>
      <w:ins w:id="191" w:author="Utility" w:date="2019-08-12T13:23:00Z">
        <w:r>
          <w:rPr>
            <w:rFonts w:ascii="Bookman Old Style" w:hAnsi="Bookman Old Style"/>
            <w:sz w:val="24"/>
            <w:szCs w:val="24"/>
          </w:rPr>
          <w:t>In case the only data missing in the original assessment is biota description</w:t>
        </w:r>
      </w:ins>
      <w:ins w:id="192" w:author="Utility" w:date="2019-08-12T13:11:00Z">
        <w:r w:rsidR="00B31D69">
          <w:rPr>
            <w:rFonts w:ascii="Bookman Old Style" w:hAnsi="Bookman Old Style"/>
            <w:sz w:val="24"/>
            <w:szCs w:val="24"/>
          </w:rPr>
          <w:t>:</w:t>
        </w:r>
      </w:ins>
      <w:commentRangeEnd w:id="190"/>
      <w:r w:rsidR="006B0480">
        <w:rPr>
          <w:rStyle w:val="Refdecomentario"/>
        </w:rPr>
        <w:commentReference w:id="190"/>
      </w:r>
    </w:p>
    <w:p w14:paraId="62307C47" w14:textId="77777777" w:rsidR="006B0480" w:rsidRDefault="006B0480" w:rsidP="006B0480">
      <w:pPr>
        <w:pStyle w:val="Standard"/>
        <w:spacing w:after="0" w:line="240" w:lineRule="auto"/>
        <w:ind w:left="720"/>
        <w:jc w:val="both"/>
        <w:rPr>
          <w:ins w:id="193" w:author="Michelle Castellanos" w:date="2019-08-26T22:02:00Z"/>
          <w:rFonts w:ascii="Bookman Old Style" w:hAnsi="Bookman Old Style"/>
          <w:sz w:val="24"/>
          <w:szCs w:val="24"/>
        </w:rPr>
      </w:pPr>
    </w:p>
    <w:p w14:paraId="65C7B04A" w14:textId="77777777" w:rsidR="00427DCE" w:rsidRPr="007330B1" w:rsidRDefault="00427DCE" w:rsidP="006B0480">
      <w:pPr>
        <w:pStyle w:val="Standard"/>
        <w:spacing w:after="0" w:line="240" w:lineRule="auto"/>
        <w:ind w:left="720"/>
        <w:jc w:val="both"/>
        <w:rPr>
          <w:ins w:id="194" w:author="Utility" w:date="2019-08-12T13:12:00Z"/>
          <w:rFonts w:ascii="Bookman Old Style" w:hAnsi="Bookman Old Style"/>
          <w:sz w:val="24"/>
          <w:szCs w:val="24"/>
        </w:rPr>
      </w:pPr>
      <w:ins w:id="195" w:author="Utility" w:date="2019-08-12T13:12:00Z">
        <w:r w:rsidRPr="007330B1">
          <w:rPr>
            <w:rFonts w:ascii="Bookman Old Style" w:hAnsi="Bookman Old Style"/>
            <w:sz w:val="24"/>
            <w:szCs w:val="24"/>
          </w:rPr>
          <w:t>&lt;Characteristic-biota&gt;</w:t>
        </w:r>
      </w:ins>
    </w:p>
    <w:p w14:paraId="38C3001E" w14:textId="2A203222" w:rsidR="00427DCE" w:rsidRPr="007330B1" w:rsidRDefault="00427DCE" w:rsidP="006B0480">
      <w:pPr>
        <w:pStyle w:val="Standard"/>
        <w:spacing w:after="0" w:line="240" w:lineRule="auto"/>
        <w:ind w:left="720" w:firstLine="720"/>
        <w:jc w:val="both"/>
        <w:rPr>
          <w:ins w:id="196" w:author="Utility" w:date="2019-08-12T13:12:00Z"/>
          <w:rFonts w:ascii="Bookman Old Style" w:hAnsi="Bookman Old Style"/>
          <w:sz w:val="24"/>
          <w:szCs w:val="24"/>
        </w:rPr>
      </w:pPr>
      <w:ins w:id="197" w:author="Utility" w:date="2019-08-12T13:12:00Z">
        <w:r w:rsidRPr="007330B1">
          <w:rPr>
            <w:rFonts w:ascii="Bookman Old Style" w:hAnsi="Bookman Old Style"/>
            <w:sz w:val="24"/>
            <w:szCs w:val="24"/>
          </w:rPr>
          <w:t>&lt;taxons&gt;</w:t>
        </w:r>
      </w:ins>
    </w:p>
    <w:p w14:paraId="2BE854B1" w14:textId="7A3A2C31" w:rsidR="00427DCE" w:rsidRPr="007330B1" w:rsidRDefault="00427DCE" w:rsidP="006B0480">
      <w:pPr>
        <w:pStyle w:val="Standard"/>
        <w:spacing w:after="0" w:line="240" w:lineRule="auto"/>
        <w:ind w:left="1440" w:firstLine="720"/>
        <w:jc w:val="both"/>
        <w:rPr>
          <w:ins w:id="198" w:author="Utility" w:date="2019-08-12T13:12:00Z"/>
          <w:rFonts w:ascii="Bookman Old Style" w:hAnsi="Bookman Old Style"/>
          <w:sz w:val="24"/>
          <w:szCs w:val="24"/>
        </w:rPr>
      </w:pPr>
      <w:ins w:id="199" w:author="Utility" w:date="2019-08-12T13:12:00Z">
        <w:r w:rsidRPr="007330B1">
          <w:rPr>
            <w:rFonts w:ascii="Bookman Old Style" w:hAnsi="Bookman Old Style"/>
            <w:sz w:val="24"/>
            <w:szCs w:val="24"/>
          </w:rPr>
          <w:t>&lt;taxon&gt;</w:t>
        </w:r>
      </w:ins>
      <w:ins w:id="200" w:author="Utility" w:date="2019-08-12T13:14:00Z">
        <w:r>
          <w:rPr>
            <w:rFonts w:ascii="Bookman Old Style" w:hAnsi="Bookman Old Style"/>
            <w:sz w:val="24"/>
            <w:szCs w:val="24"/>
          </w:rPr>
          <w:t>Chelonia mydas</w:t>
        </w:r>
      </w:ins>
      <w:ins w:id="201" w:author="Utility" w:date="2019-08-12T13:12:00Z">
        <w:r w:rsidRPr="007330B1">
          <w:rPr>
            <w:rFonts w:ascii="Bookman Old Style" w:hAnsi="Bookman Old Style"/>
            <w:sz w:val="24"/>
            <w:szCs w:val="24"/>
          </w:rPr>
          <w:t>&lt;/taxon&gt;</w:t>
        </w:r>
      </w:ins>
    </w:p>
    <w:p w14:paraId="0B05E352" w14:textId="21A06AF7" w:rsidR="00427DCE" w:rsidRPr="007330B1" w:rsidRDefault="00427DCE" w:rsidP="006B0480">
      <w:pPr>
        <w:pStyle w:val="Standard"/>
        <w:spacing w:after="0" w:line="240" w:lineRule="auto"/>
        <w:ind w:left="720" w:firstLine="720"/>
        <w:jc w:val="both"/>
        <w:rPr>
          <w:ins w:id="202" w:author="Utility" w:date="2019-08-12T13:12:00Z"/>
          <w:rFonts w:ascii="Bookman Old Style" w:hAnsi="Bookman Old Style"/>
          <w:sz w:val="24"/>
          <w:szCs w:val="24"/>
        </w:rPr>
      </w:pPr>
      <w:ins w:id="203" w:author="Utility" w:date="2019-08-12T13:12:00Z">
        <w:r w:rsidRPr="007330B1">
          <w:rPr>
            <w:rFonts w:ascii="Bookman Old Style" w:hAnsi="Bookman Old Style"/>
            <w:sz w:val="24"/>
            <w:szCs w:val="24"/>
          </w:rPr>
          <w:t>&lt;/taxons&gt;</w:t>
        </w:r>
      </w:ins>
    </w:p>
    <w:p w14:paraId="1BC015ED" w14:textId="77777777" w:rsidR="00807C61" w:rsidRPr="006B0480" w:rsidRDefault="00807C61" w:rsidP="006B0480">
      <w:pPr>
        <w:pStyle w:val="Standard"/>
        <w:spacing w:after="0" w:line="240" w:lineRule="auto"/>
        <w:ind w:left="1440" w:firstLine="720"/>
        <w:jc w:val="both"/>
        <w:rPr>
          <w:ins w:id="204" w:author="Utility" w:date="2019-08-21T08:18:00Z"/>
          <w:rFonts w:ascii="Bookman Old Style" w:hAnsi="Bookman Old Style"/>
          <w:sz w:val="24"/>
          <w:szCs w:val="24"/>
          <w:u w:val="single"/>
        </w:rPr>
      </w:pPr>
      <w:ins w:id="205" w:author="Utility" w:date="2019-08-21T08:18:00Z">
        <w:r w:rsidRPr="006B0480">
          <w:rPr>
            <w:rFonts w:ascii="Bookman Old Style" w:hAnsi="Bookman Old Style"/>
            <w:sz w:val="24"/>
            <w:szCs w:val="24"/>
            <w:u w:val="single"/>
          </w:rPr>
          <w:t>&lt;Biota-Summaries&gt;</w:t>
        </w:r>
      </w:ins>
    </w:p>
    <w:p w14:paraId="3315E876" w14:textId="77777777" w:rsidR="00807C61" w:rsidRPr="006B0480" w:rsidRDefault="00807C61" w:rsidP="006B0480">
      <w:pPr>
        <w:pStyle w:val="Standard"/>
        <w:spacing w:after="0" w:line="240" w:lineRule="auto"/>
        <w:ind w:left="2160" w:firstLine="720"/>
        <w:jc w:val="both"/>
        <w:rPr>
          <w:ins w:id="206" w:author="Utility" w:date="2019-08-21T08:18:00Z"/>
          <w:rFonts w:ascii="Bookman Old Style" w:hAnsi="Bookman Old Style"/>
          <w:sz w:val="24"/>
          <w:szCs w:val="24"/>
          <w:u w:val="single"/>
        </w:rPr>
      </w:pPr>
      <w:ins w:id="207" w:author="Utility" w:date="2019-08-21T08:18:00Z">
        <w:r w:rsidRPr="006B0480">
          <w:rPr>
            <w:rFonts w:ascii="Bookman Old Style" w:hAnsi="Bookman Old Style"/>
            <w:sz w:val="24"/>
            <w:szCs w:val="24"/>
            <w:u w:val="single"/>
          </w:rPr>
          <w:t>&lt;Biota-Summary lang=""/&gt;</w:t>
        </w:r>
      </w:ins>
    </w:p>
    <w:p w14:paraId="6A83B5A8" w14:textId="77777777" w:rsidR="00807C61" w:rsidRPr="007330B1" w:rsidRDefault="00807C61" w:rsidP="006B0480">
      <w:pPr>
        <w:pStyle w:val="Standard"/>
        <w:spacing w:after="0" w:line="240" w:lineRule="auto"/>
        <w:ind w:left="1440" w:firstLine="720"/>
        <w:jc w:val="both"/>
        <w:rPr>
          <w:ins w:id="208" w:author="Utility" w:date="2019-08-21T08:18:00Z"/>
          <w:rFonts w:ascii="Bookman Old Style" w:hAnsi="Bookman Old Style"/>
          <w:sz w:val="24"/>
          <w:szCs w:val="24"/>
        </w:rPr>
      </w:pPr>
      <w:ins w:id="209" w:author="Utility" w:date="2019-08-21T08:18:00Z">
        <w:r w:rsidRPr="006B0480">
          <w:rPr>
            <w:rFonts w:ascii="Bookman Old Style" w:hAnsi="Bookman Old Style"/>
            <w:sz w:val="24"/>
            <w:szCs w:val="24"/>
            <w:u w:val="single"/>
          </w:rPr>
          <w:t>&lt;/Biota-Summaries&gt;</w:t>
        </w:r>
      </w:ins>
    </w:p>
    <w:p w14:paraId="2C8A8AC6" w14:textId="740441BA" w:rsidR="00427DCE" w:rsidRDefault="00427DCE" w:rsidP="006B0480">
      <w:pPr>
        <w:pStyle w:val="Standard"/>
        <w:spacing w:after="0" w:line="240" w:lineRule="auto"/>
        <w:ind w:left="720" w:firstLine="720"/>
        <w:jc w:val="both"/>
        <w:rPr>
          <w:ins w:id="210" w:author="Utility" w:date="2019-08-12T13:12:00Z"/>
          <w:rFonts w:ascii="Bookman Old Style" w:hAnsi="Bookman Old Style"/>
          <w:sz w:val="24"/>
          <w:szCs w:val="24"/>
        </w:rPr>
      </w:pPr>
      <w:ins w:id="211" w:author="Utility" w:date="2019-08-12T13:12:00Z">
        <w:r w:rsidRPr="007330B1">
          <w:rPr>
            <w:rFonts w:ascii="Bookman Old Style" w:hAnsi="Bookman Old Style"/>
            <w:sz w:val="24"/>
            <w:szCs w:val="24"/>
          </w:rPr>
          <w:t>&lt;/Characteristic-biota&gt;</w:t>
        </w:r>
      </w:ins>
    </w:p>
    <w:p w14:paraId="0FF9CBC3" w14:textId="77777777" w:rsidR="00427DCE" w:rsidRDefault="00427DCE" w:rsidP="006B0480">
      <w:pPr>
        <w:pStyle w:val="Standard"/>
        <w:spacing w:after="0" w:line="240" w:lineRule="auto"/>
        <w:ind w:left="720"/>
        <w:jc w:val="both"/>
        <w:rPr>
          <w:ins w:id="212" w:author="Utility" w:date="2019-08-12T13:11:00Z"/>
          <w:rFonts w:ascii="Bookman Old Style" w:hAnsi="Bookman Old Style"/>
          <w:sz w:val="24"/>
          <w:szCs w:val="24"/>
        </w:rPr>
      </w:pPr>
    </w:p>
    <w:p w14:paraId="4E0778EF" w14:textId="77777777" w:rsidR="00B9169E" w:rsidRDefault="007A45F7">
      <w:pPr>
        <w:pStyle w:val="Standard"/>
        <w:numPr>
          <w:ilvl w:val="0"/>
          <w:numId w:val="32"/>
        </w:numPr>
        <w:spacing w:after="0" w:line="240" w:lineRule="auto"/>
        <w:jc w:val="both"/>
        <w:rPr>
          <w:ins w:id="213" w:author="Utility" w:date="2019-08-12T13:41:00Z"/>
          <w:rFonts w:ascii="Bookman Old Style" w:hAnsi="Bookman Old Style"/>
          <w:sz w:val="24"/>
          <w:szCs w:val="24"/>
        </w:rPr>
        <w:pPrChange w:id="214" w:author="Utility" w:date="2019-08-12T13:36:00Z">
          <w:pPr>
            <w:pStyle w:val="Standard"/>
            <w:spacing w:line="276" w:lineRule="auto"/>
            <w:jc w:val="both"/>
          </w:pPr>
        </w:pPrChange>
      </w:pPr>
      <w:ins w:id="215" w:author="Utility" w:date="2019-08-12T13:36:00Z">
        <w:r>
          <w:rPr>
            <w:rFonts w:ascii="Bookman Old Style" w:hAnsi="Bookman Old Style"/>
            <w:sz w:val="24"/>
            <w:szCs w:val="24"/>
          </w:rPr>
          <w:t xml:space="preserve">In general, the </w:t>
        </w:r>
      </w:ins>
      <w:ins w:id="216" w:author="Utility" w:date="2019-08-12T13:40:00Z">
        <w:r w:rsidR="001B23B9">
          <w:rPr>
            <w:rFonts w:ascii="Bookman Old Style" w:hAnsi="Bookman Old Style"/>
            <w:sz w:val="24"/>
            <w:szCs w:val="24"/>
          </w:rPr>
          <w:t xml:space="preserve">formal language used for </w:t>
        </w:r>
      </w:ins>
      <w:ins w:id="217" w:author="Utility" w:date="2019-08-12T13:36:00Z">
        <w:r>
          <w:rPr>
            <w:rFonts w:ascii="Bookman Old Style" w:hAnsi="Bookman Old Style"/>
            <w:sz w:val="24"/>
            <w:szCs w:val="24"/>
          </w:rPr>
          <w:t>text description</w:t>
        </w:r>
      </w:ins>
      <w:ins w:id="218" w:author="Utility" w:date="2019-08-12T13:39:00Z">
        <w:r w:rsidR="007313E8">
          <w:rPr>
            <w:rFonts w:ascii="Bookman Old Style" w:hAnsi="Bookman Old Style"/>
            <w:sz w:val="24"/>
            <w:szCs w:val="24"/>
          </w:rPr>
          <w:t xml:space="preserve"> </w:t>
        </w:r>
        <w:r w:rsidR="001B23B9">
          <w:rPr>
            <w:rFonts w:ascii="Bookman Old Style" w:hAnsi="Bookman Old Style"/>
            <w:sz w:val="24"/>
            <w:szCs w:val="24"/>
          </w:rPr>
          <w:t>within</w:t>
        </w:r>
      </w:ins>
      <w:ins w:id="219" w:author="Utility" w:date="2019-08-12T13:40:00Z">
        <w:r w:rsidR="001B23B9">
          <w:rPr>
            <w:rFonts w:ascii="Bookman Old Style" w:hAnsi="Bookman Old Style"/>
            <w:sz w:val="24"/>
            <w:szCs w:val="24"/>
          </w:rPr>
          <w:t xml:space="preserve"> each node is “English”, only nodes using the @lang attribute could include descriptions in a different language. </w:t>
        </w:r>
      </w:ins>
    </w:p>
    <w:p w14:paraId="53960690" w14:textId="1D20B66F" w:rsidR="00B31D69" w:rsidRPr="00D02103" w:rsidRDefault="001B23B9" w:rsidP="00D02103">
      <w:pPr>
        <w:pStyle w:val="Standard"/>
        <w:numPr>
          <w:ilvl w:val="0"/>
          <w:numId w:val="32"/>
        </w:numPr>
        <w:spacing w:after="0" w:line="240" w:lineRule="auto"/>
        <w:jc w:val="both"/>
        <w:rPr>
          <w:rFonts w:ascii="Bookman Old Style" w:hAnsi="Bookman Old Style"/>
          <w:sz w:val="24"/>
          <w:szCs w:val="24"/>
        </w:rPr>
      </w:pPr>
      <w:ins w:id="220" w:author="Utility" w:date="2019-08-12T13:39:00Z">
        <w:r>
          <w:rPr>
            <w:rFonts w:ascii="Bookman Old Style" w:hAnsi="Bookman Old Style"/>
            <w:sz w:val="24"/>
            <w:szCs w:val="24"/>
          </w:rPr>
          <w:t xml:space="preserve"> </w:t>
        </w:r>
      </w:ins>
      <w:ins w:id="221" w:author="Utility" w:date="2019-08-13T11:17:00Z">
        <w:r w:rsidR="00E826F1" w:rsidRPr="00E826F1">
          <w:rPr>
            <w:rFonts w:ascii="Bookman Old Style" w:hAnsi="Bookman Old Style"/>
            <w:sz w:val="24"/>
            <w:szCs w:val="24"/>
          </w:rPr>
          <w:t>Some nodes in the structure that will be developed below will be taken as a reference to establish "search filters" corresponding to hierarchical classification systems</w:t>
        </w:r>
      </w:ins>
      <w:ins w:id="222" w:author="Michelle Castellanos" w:date="2019-08-26T22:03:00Z">
        <w:r w:rsidR="005134D2">
          <w:rPr>
            <w:rFonts w:ascii="Bookman Old Style" w:hAnsi="Bookman Old Style"/>
            <w:sz w:val="24"/>
            <w:szCs w:val="24"/>
          </w:rPr>
          <w:t>.</w:t>
        </w:r>
      </w:ins>
      <w:ins w:id="223" w:author="Utility" w:date="2019-08-13T11:17:00Z">
        <w:del w:id="224" w:author="Michelle Castellanos" w:date="2019-08-26T22:03:00Z">
          <w:r w:rsidR="00E826F1" w:rsidRPr="00E826F1" w:rsidDel="005134D2">
            <w:rPr>
              <w:rFonts w:ascii="Bookman Old Style" w:hAnsi="Bookman Old Style"/>
              <w:sz w:val="24"/>
              <w:szCs w:val="24"/>
            </w:rPr>
            <w:delText>,</w:delText>
          </w:r>
        </w:del>
        <w:r w:rsidR="00E826F1" w:rsidRPr="00E826F1">
          <w:rPr>
            <w:rFonts w:ascii="Bookman Old Style" w:hAnsi="Bookman Old Style"/>
            <w:sz w:val="24"/>
            <w:szCs w:val="24"/>
          </w:rPr>
          <w:t xml:space="preserve"> </w:t>
        </w:r>
      </w:ins>
      <w:ins w:id="225" w:author="Michelle Castellanos" w:date="2019-08-26T22:04:00Z">
        <w:r w:rsidR="005134D2">
          <w:rPr>
            <w:rFonts w:ascii="Bookman Old Style" w:hAnsi="Bookman Old Style"/>
            <w:sz w:val="24"/>
            <w:szCs w:val="24"/>
          </w:rPr>
          <w:t>T</w:t>
        </w:r>
      </w:ins>
      <w:ins w:id="226" w:author="Utility" w:date="2019-08-13T11:17:00Z">
        <w:del w:id="227" w:author="Michelle Castellanos" w:date="2019-08-26T22:04:00Z">
          <w:r w:rsidR="00E826F1" w:rsidRPr="00E826F1" w:rsidDel="005134D2">
            <w:rPr>
              <w:rFonts w:ascii="Bookman Old Style" w:hAnsi="Bookman Old Style"/>
              <w:sz w:val="24"/>
              <w:szCs w:val="24"/>
            </w:rPr>
            <w:delText>t</w:delText>
          </w:r>
        </w:del>
        <w:r w:rsidR="00E826F1" w:rsidRPr="00E826F1">
          <w:rPr>
            <w:rFonts w:ascii="Bookman Old Style" w:hAnsi="Bookman Old Style"/>
            <w:sz w:val="24"/>
            <w:szCs w:val="24"/>
          </w:rPr>
          <w:t>hese nodes must be transcribed with the exact name used in the classification scheme, since any typing error can generate a category in duplicate. These nodes are:</w:t>
        </w:r>
      </w:ins>
      <w:ins w:id="228" w:author="Michelle Castellanos" w:date="2019-08-26T21:55:00Z">
        <w:r w:rsidR="00D02103">
          <w:rPr>
            <w:rFonts w:ascii="Bookman Old Style" w:hAnsi="Bookman Old Style"/>
            <w:sz w:val="24"/>
            <w:szCs w:val="24"/>
          </w:rPr>
          <w:t xml:space="preserve"> </w:t>
        </w:r>
        <w:r w:rsidR="00D02103" w:rsidRPr="00E826F1">
          <w:rPr>
            <w:rFonts w:ascii="Bookman Old Style" w:hAnsi="Bookman Old Style"/>
            <w:sz w:val="24"/>
            <w:szCs w:val="24"/>
          </w:rPr>
          <w:t>&lt;Scope-classification-element&gt;</w:t>
        </w:r>
        <w:r w:rsidR="00D02103">
          <w:rPr>
            <w:rFonts w:ascii="Bookman Old Style" w:hAnsi="Bookman Old Style"/>
            <w:sz w:val="24"/>
            <w:szCs w:val="24"/>
          </w:rPr>
          <w:t xml:space="preserve">, </w:t>
        </w:r>
        <w:r w:rsidR="00D02103" w:rsidRPr="00E826F1">
          <w:rPr>
            <w:rFonts w:ascii="Bookman Old Style" w:hAnsi="Bookman Old Style"/>
            <w:sz w:val="24"/>
            <w:szCs w:val="24"/>
          </w:rPr>
          <w:t>&lt;Threat-Classification-element&gt;,</w:t>
        </w:r>
        <w:r w:rsidR="00D02103">
          <w:rPr>
            <w:rFonts w:ascii="Bookman Old Style" w:hAnsi="Bookman Old Style"/>
            <w:sz w:val="24"/>
            <w:szCs w:val="24"/>
          </w:rPr>
          <w:t xml:space="preserve"> </w:t>
        </w:r>
        <w:r w:rsidR="00D02103" w:rsidRPr="00E826F1">
          <w:rPr>
            <w:rFonts w:ascii="Bookman Old Style" w:hAnsi="Bookman Old Style"/>
            <w:sz w:val="24"/>
            <w:szCs w:val="24"/>
          </w:rPr>
          <w:t>&lt;Conservation-action-classification-element&gt;,</w:t>
        </w:r>
      </w:ins>
      <w:ins w:id="229" w:author="Michelle Castellanos" w:date="2019-08-26T21:56:00Z">
        <w:r w:rsidR="00D02103">
          <w:rPr>
            <w:rFonts w:ascii="Bookman Old Style" w:hAnsi="Bookman Old Style"/>
            <w:sz w:val="24"/>
            <w:szCs w:val="24"/>
          </w:rPr>
          <w:t xml:space="preserve"> </w:t>
        </w:r>
        <w:r w:rsidR="00D02103" w:rsidRPr="00E826F1">
          <w:rPr>
            <w:rFonts w:ascii="Bookman Old Style" w:hAnsi="Bookman Old Style"/>
            <w:sz w:val="24"/>
            <w:szCs w:val="24"/>
          </w:rPr>
          <w:t>&lt;Research-needed-classification-element&gt;</w:t>
        </w:r>
        <w:r w:rsidR="00D02103">
          <w:rPr>
            <w:rFonts w:ascii="Bookman Old Style" w:hAnsi="Bookman Old Style"/>
            <w:sz w:val="24"/>
            <w:szCs w:val="24"/>
          </w:rPr>
          <w:t xml:space="preserve">, </w:t>
        </w:r>
        <w:r w:rsidR="00D02103" w:rsidRPr="00E826F1">
          <w:rPr>
            <w:rFonts w:ascii="Bookman Old Style" w:hAnsi="Bookman Old Style"/>
            <w:sz w:val="24"/>
            <w:szCs w:val="24"/>
          </w:rPr>
          <w:t>&lt;Classification-element&gt;,</w:t>
        </w:r>
      </w:ins>
      <w:ins w:id="230" w:author="Michelle Castellanos" w:date="2019-08-26T21:58:00Z">
        <w:r w:rsidR="00D02103">
          <w:rPr>
            <w:rFonts w:ascii="Bookman Old Style" w:hAnsi="Bookman Old Style"/>
            <w:sz w:val="24"/>
            <w:szCs w:val="24"/>
          </w:rPr>
          <w:t xml:space="preserve"> </w:t>
        </w:r>
      </w:ins>
      <w:r w:rsidR="00E826F1" w:rsidRPr="00D02103">
        <w:rPr>
          <w:rFonts w:ascii="Bookman Old Style" w:hAnsi="Bookman Old Style"/>
          <w:sz w:val="24"/>
          <w:szCs w:val="24"/>
        </w:rPr>
        <w:t>&lt;Region-classification-element</w:t>
      </w:r>
      <w:r w:rsidR="00D02103">
        <w:rPr>
          <w:rFonts w:ascii="Bookman Old Style" w:hAnsi="Bookman Old Style"/>
          <w:sz w:val="24"/>
          <w:szCs w:val="24"/>
        </w:rPr>
        <w:t>&gt;</w:t>
      </w:r>
      <w:ins w:id="231" w:author="Michelle Castellanos" w:date="2019-08-26T21:57:00Z">
        <w:r w:rsidR="00D02103">
          <w:rPr>
            <w:rFonts w:ascii="Bookman Old Style" w:hAnsi="Bookman Old Style"/>
            <w:sz w:val="24"/>
            <w:szCs w:val="24"/>
          </w:rPr>
          <w:t>.</w:t>
        </w:r>
      </w:ins>
      <w:del w:id="232" w:author="Michelle Castellanos" w:date="2019-08-26T21:57:00Z">
        <w:r w:rsidR="00E826F1" w:rsidRPr="00D02103" w:rsidDel="00D02103">
          <w:rPr>
            <w:rFonts w:ascii="Bookman Old Style" w:hAnsi="Bookman Old Style"/>
            <w:sz w:val="24"/>
            <w:szCs w:val="24"/>
          </w:rPr>
          <w:delText xml:space="preserve">, </w:delText>
        </w:r>
      </w:del>
    </w:p>
    <w:p w14:paraId="0F07A612" w14:textId="54FA032C" w:rsidR="00D81BA3" w:rsidRDefault="00D81BA3" w:rsidP="005134D2">
      <w:pPr>
        <w:pStyle w:val="Standard"/>
        <w:numPr>
          <w:ilvl w:val="0"/>
          <w:numId w:val="32"/>
        </w:numPr>
        <w:spacing w:after="0" w:line="240" w:lineRule="auto"/>
        <w:jc w:val="both"/>
        <w:rPr>
          <w:rFonts w:ascii="Bookman Old Style" w:hAnsi="Bookman Old Style"/>
          <w:sz w:val="24"/>
          <w:szCs w:val="24"/>
        </w:rPr>
      </w:pPr>
      <w:r w:rsidRPr="00D81BA3">
        <w:rPr>
          <w:rFonts w:ascii="Bookman Old Style" w:hAnsi="Bookman Old Style"/>
          <w:sz w:val="24"/>
          <w:szCs w:val="24"/>
        </w:rPr>
        <w:t>For all those nodes that contain numerical information, the decimal units will be separated with a period ".". For example: &lt;Indicator-value units = km2&gt; 357.28 &lt;/Indicator-value&gt;</w:t>
      </w:r>
      <w:ins w:id="233" w:author="Michelle Castellanos" w:date="2019-08-26T22:04:00Z">
        <w:r w:rsidR="005134D2">
          <w:rPr>
            <w:rFonts w:ascii="Bookman Old Style" w:hAnsi="Bookman Old Style"/>
            <w:sz w:val="24"/>
            <w:szCs w:val="24"/>
          </w:rPr>
          <w:t>.</w:t>
        </w:r>
      </w:ins>
    </w:p>
    <w:p w14:paraId="40D1FE1C" w14:textId="03D8F8DC" w:rsidR="007B0C0D" w:rsidRDefault="003B384E" w:rsidP="005134D2">
      <w:pPr>
        <w:pStyle w:val="Standard"/>
        <w:numPr>
          <w:ilvl w:val="0"/>
          <w:numId w:val="32"/>
        </w:numPr>
        <w:spacing w:after="0" w:line="240" w:lineRule="auto"/>
        <w:jc w:val="both"/>
        <w:rPr>
          <w:ins w:id="234" w:author="Michelle Castellanos" w:date="2019-09-01T23:06:00Z"/>
          <w:rFonts w:ascii="Bookman Old Style" w:hAnsi="Bookman Old Style"/>
          <w:sz w:val="24"/>
          <w:szCs w:val="24"/>
        </w:rPr>
      </w:pPr>
      <w:ins w:id="235" w:author="Michelle Castellanos" w:date="2019-09-01T22:55:00Z">
        <w:r>
          <w:rPr>
            <w:rFonts w:ascii="Bookman Old Style" w:hAnsi="Bookman Old Style"/>
            <w:sz w:val="24"/>
            <w:szCs w:val="24"/>
          </w:rPr>
          <w:lastRenderedPageBreak/>
          <w:t>When filling a descripting node</w:t>
        </w:r>
      </w:ins>
      <w:ins w:id="236" w:author="Michelle Castellanos" w:date="2019-09-01T22:56:00Z">
        <w:r>
          <w:rPr>
            <w:rFonts w:ascii="Bookman Old Style" w:hAnsi="Bookman Old Style"/>
            <w:sz w:val="24"/>
            <w:szCs w:val="24"/>
          </w:rPr>
          <w:t>, the text shoul</w:t>
        </w:r>
      </w:ins>
      <w:ins w:id="237" w:author="Michelle Castellanos" w:date="2019-09-01T23:04:00Z">
        <w:r w:rsidR="007B0C0D">
          <w:rPr>
            <w:rFonts w:ascii="Bookman Old Style" w:hAnsi="Bookman Old Style"/>
            <w:sz w:val="24"/>
            <w:szCs w:val="24"/>
          </w:rPr>
          <w:t>d</w:t>
        </w:r>
      </w:ins>
      <w:ins w:id="238" w:author="Michelle Castellanos" w:date="2019-09-01T22:56:00Z">
        <w:r>
          <w:rPr>
            <w:rFonts w:ascii="Bookman Old Style" w:hAnsi="Bookman Old Style"/>
            <w:sz w:val="24"/>
            <w:szCs w:val="24"/>
          </w:rPr>
          <w:t xml:space="preserve"> </w:t>
        </w:r>
      </w:ins>
      <w:ins w:id="239" w:author="Michelle Castellanos" w:date="2019-09-01T22:59:00Z">
        <w:r>
          <w:rPr>
            <w:rFonts w:ascii="Bookman Old Style" w:hAnsi="Bookman Old Style"/>
            <w:sz w:val="24"/>
            <w:szCs w:val="24"/>
          </w:rPr>
          <w:t>end with a period</w:t>
        </w:r>
      </w:ins>
      <w:ins w:id="240" w:author="Michelle Castellanos" w:date="2019-09-01T22:56:00Z">
        <w:r>
          <w:rPr>
            <w:rFonts w:ascii="Bookman Old Style" w:hAnsi="Bookman Old Style"/>
            <w:sz w:val="24"/>
            <w:szCs w:val="24"/>
          </w:rPr>
          <w:t xml:space="preserve"> </w:t>
        </w:r>
      </w:ins>
      <w:ins w:id="241" w:author="Michelle Castellanos" w:date="2019-09-01T22:57:00Z">
        <w:r>
          <w:rPr>
            <w:rFonts w:ascii="Bookman Old Style" w:hAnsi="Bookman Old Style"/>
            <w:sz w:val="24"/>
            <w:szCs w:val="24"/>
          </w:rPr>
          <w:t>“.”</w:t>
        </w:r>
      </w:ins>
      <w:ins w:id="242" w:author="Michelle Castellanos" w:date="2019-09-01T22:59:00Z">
        <w:r>
          <w:rPr>
            <w:rFonts w:ascii="Bookman Old Style" w:hAnsi="Bookman Old Style"/>
            <w:sz w:val="24"/>
            <w:szCs w:val="24"/>
          </w:rPr>
          <w:t>.</w:t>
        </w:r>
      </w:ins>
      <w:ins w:id="243" w:author="Michelle Castellanos" w:date="2019-09-01T23:05:00Z">
        <w:r w:rsidR="007B0C0D">
          <w:rPr>
            <w:rFonts w:ascii="Bookman Old Style" w:hAnsi="Bookman Old Style"/>
            <w:sz w:val="24"/>
            <w:szCs w:val="24"/>
          </w:rPr>
          <w:t xml:space="preserve"> Ex</w:t>
        </w:r>
      </w:ins>
      <w:r w:rsidR="00DA2BE4">
        <w:rPr>
          <w:rFonts w:ascii="Bookman Old Style" w:hAnsi="Bookman Old Style"/>
          <w:sz w:val="24"/>
          <w:szCs w:val="24"/>
        </w:rPr>
        <w:t>a</w:t>
      </w:r>
      <w:ins w:id="244" w:author="Michelle Castellanos" w:date="2019-09-01T23:05:00Z">
        <w:r w:rsidR="007B0C0D">
          <w:rPr>
            <w:rFonts w:ascii="Bookman Old Style" w:hAnsi="Bookman Old Style"/>
            <w:sz w:val="24"/>
            <w:szCs w:val="24"/>
          </w:rPr>
          <w:t xml:space="preserve">mple: </w:t>
        </w:r>
      </w:ins>
    </w:p>
    <w:p w14:paraId="2E30C472" w14:textId="3788917A" w:rsidR="007B0C0D" w:rsidRDefault="007B0C0D" w:rsidP="007B0C0D">
      <w:pPr>
        <w:pStyle w:val="Standard"/>
        <w:spacing w:after="0" w:line="240" w:lineRule="auto"/>
        <w:ind w:left="1418" w:firstLine="22"/>
        <w:jc w:val="both"/>
        <w:rPr>
          <w:ins w:id="245" w:author="Michelle Castellanos" w:date="2019-09-01T23:05:00Z"/>
          <w:rFonts w:ascii="Bookman Old Style" w:hAnsi="Bookman Old Style"/>
          <w:sz w:val="24"/>
          <w:szCs w:val="24"/>
        </w:rPr>
      </w:pPr>
      <w:ins w:id="246" w:author="Michelle Castellanos" w:date="2019-09-01T23:06:00Z">
        <w:r w:rsidRPr="007B0C0D">
          <w:rPr>
            <w:rFonts w:ascii="Bookman Old Style" w:hAnsi="Bookman Old Style"/>
            <w:sz w:val="24"/>
            <w:szCs w:val="24"/>
          </w:rPr>
          <w:t>&lt;Abiotic-Summary lang="en"&gt;Kelp forests are confined to cold, nutrient-rich, open, rocky coastal waters. A dependence upon light for photosynthesis restricts them to clear shallow water, rarely deeper than 15-40m.&lt;/Abiotic-Summary&gt;</w:t>
        </w:r>
      </w:ins>
    </w:p>
    <w:p w14:paraId="096807B6" w14:textId="57CB5DE7" w:rsidR="003B384E" w:rsidRDefault="003B384E" w:rsidP="005134D2">
      <w:pPr>
        <w:pStyle w:val="Standard"/>
        <w:numPr>
          <w:ilvl w:val="0"/>
          <w:numId w:val="32"/>
        </w:numPr>
        <w:spacing w:after="0" w:line="240" w:lineRule="auto"/>
        <w:jc w:val="both"/>
        <w:rPr>
          <w:ins w:id="247" w:author="Michelle Castellanos" w:date="2019-09-01T23:07:00Z"/>
          <w:rFonts w:ascii="Bookman Old Style" w:hAnsi="Bookman Old Style"/>
          <w:sz w:val="24"/>
          <w:szCs w:val="24"/>
        </w:rPr>
      </w:pPr>
      <w:ins w:id="248" w:author="Michelle Castellanos" w:date="2019-09-01T22:59:00Z">
        <w:r>
          <w:rPr>
            <w:rFonts w:ascii="Bookman Old Style" w:hAnsi="Bookman Old Style"/>
            <w:sz w:val="24"/>
            <w:szCs w:val="24"/>
          </w:rPr>
          <w:t>When filling c</w:t>
        </w:r>
      </w:ins>
      <w:ins w:id="249" w:author="Michelle Castellanos" w:date="2019-09-01T23:05:00Z">
        <w:r w:rsidR="007B0C0D">
          <w:rPr>
            <w:rFonts w:ascii="Bookman Old Style" w:hAnsi="Bookman Old Style"/>
            <w:sz w:val="24"/>
            <w:szCs w:val="24"/>
          </w:rPr>
          <w:t>a</w:t>
        </w:r>
      </w:ins>
      <w:ins w:id="250" w:author="Michelle Castellanos" w:date="2019-09-01T22:59:00Z">
        <w:r w:rsidR="007B0C0D">
          <w:rPr>
            <w:rFonts w:ascii="Bookman Old Style" w:hAnsi="Bookman Old Style"/>
            <w:sz w:val="24"/>
            <w:szCs w:val="24"/>
          </w:rPr>
          <w:t>t</w:t>
        </w:r>
        <w:r>
          <w:rPr>
            <w:rFonts w:ascii="Bookman Old Style" w:hAnsi="Bookman Old Style"/>
            <w:sz w:val="24"/>
            <w:szCs w:val="24"/>
          </w:rPr>
          <w:t>egories</w:t>
        </w:r>
      </w:ins>
      <w:ins w:id="251" w:author="Michelle Castellanos" w:date="2019-09-01T23:05:00Z">
        <w:r w:rsidR="007B0C0D">
          <w:rPr>
            <w:rFonts w:ascii="Bookman Old Style" w:hAnsi="Bookman Old Style"/>
            <w:sz w:val="24"/>
            <w:szCs w:val="24"/>
          </w:rPr>
          <w:t xml:space="preserve"> nodes or names, the category/name </w:t>
        </w:r>
      </w:ins>
      <w:ins w:id="252" w:author="Michelle Castellanos" w:date="2019-09-01T23:07:00Z">
        <w:r w:rsidR="007B0C0D">
          <w:rPr>
            <w:rFonts w:ascii="Bookman Old Style" w:hAnsi="Bookman Old Style"/>
            <w:sz w:val="24"/>
            <w:szCs w:val="24"/>
          </w:rPr>
          <w:t>should end without a</w:t>
        </w:r>
      </w:ins>
      <w:ins w:id="253" w:author="Michelle Castellanos" w:date="2019-09-01T22:59:00Z">
        <w:r>
          <w:rPr>
            <w:rFonts w:ascii="Bookman Old Style" w:hAnsi="Bookman Old Style"/>
            <w:sz w:val="24"/>
            <w:szCs w:val="24"/>
          </w:rPr>
          <w:t xml:space="preserve"> period.</w:t>
        </w:r>
      </w:ins>
      <w:ins w:id="254" w:author="Michelle Castellanos" w:date="2019-09-01T23:07:00Z">
        <w:r w:rsidR="007B0C0D">
          <w:rPr>
            <w:rFonts w:ascii="Bookman Old Style" w:hAnsi="Bookman Old Style"/>
            <w:sz w:val="24"/>
            <w:szCs w:val="24"/>
          </w:rPr>
          <w:t xml:space="preserve"> Examples: </w:t>
        </w:r>
      </w:ins>
    </w:p>
    <w:p w14:paraId="2FDE493A" w14:textId="7E31544B" w:rsidR="007B0C0D" w:rsidRDefault="007B0C0D" w:rsidP="007B0C0D">
      <w:pPr>
        <w:pStyle w:val="Standard"/>
        <w:spacing w:after="0" w:line="240" w:lineRule="auto"/>
        <w:ind w:left="1080" w:firstLine="360"/>
        <w:jc w:val="both"/>
        <w:rPr>
          <w:ins w:id="255" w:author="Michelle Castellanos" w:date="2019-09-01T23:08:00Z"/>
          <w:rFonts w:ascii="Bookman Old Style" w:hAnsi="Bookman Old Style"/>
          <w:sz w:val="24"/>
          <w:szCs w:val="24"/>
        </w:rPr>
      </w:pPr>
      <w:ins w:id="256" w:author="Michelle Castellanos" w:date="2019-09-01T23:07:00Z">
        <w:r w:rsidRPr="007B0C0D">
          <w:rPr>
            <w:rFonts w:ascii="Bookman Old Style" w:hAnsi="Bookman Old Style"/>
            <w:sz w:val="24"/>
            <w:szCs w:val="24"/>
          </w:rPr>
          <w:t>&lt;AT-name lang="en"&gt;Giant Kelp forests&lt;/AT-name&gt;</w:t>
        </w:r>
      </w:ins>
    </w:p>
    <w:p w14:paraId="029BC1CA" w14:textId="1C47EC61" w:rsidR="007B0C0D" w:rsidRDefault="007B0C0D" w:rsidP="007B0C0D">
      <w:pPr>
        <w:pStyle w:val="Standard"/>
        <w:spacing w:after="0" w:line="240" w:lineRule="auto"/>
        <w:ind w:left="720" w:firstLine="698"/>
        <w:jc w:val="both"/>
        <w:rPr>
          <w:ins w:id="257" w:author="Michelle Castellanos" w:date="2019-09-01T23:08:00Z"/>
          <w:rFonts w:ascii="Bookman Old Style" w:hAnsi="Bookman Old Style"/>
          <w:sz w:val="24"/>
          <w:szCs w:val="24"/>
        </w:rPr>
      </w:pPr>
      <w:ins w:id="258" w:author="Michelle Castellanos" w:date="2019-09-01T23:08:00Z">
        <w:r w:rsidRPr="007B0C0D">
          <w:rPr>
            <w:rFonts w:ascii="Bookman Old Style" w:hAnsi="Bookman Old Style"/>
            <w:sz w:val="24"/>
            <w:szCs w:val="24"/>
          </w:rPr>
          <w:t>&lt;taxon&gt;Laminaria groenlandica&lt;/taxon&gt;</w:t>
        </w:r>
      </w:ins>
    </w:p>
    <w:p w14:paraId="436E2776" w14:textId="5AC35796" w:rsidR="007B0C0D" w:rsidRDefault="007B0C0D" w:rsidP="007B0C0D">
      <w:pPr>
        <w:pStyle w:val="Standard"/>
        <w:spacing w:after="0" w:line="240" w:lineRule="auto"/>
        <w:ind w:left="1418"/>
        <w:jc w:val="both"/>
        <w:rPr>
          <w:ins w:id="259" w:author="Michelle Castellanos" w:date="2019-09-01T23:15:00Z"/>
          <w:rFonts w:ascii="Bookman Old Style" w:hAnsi="Bookman Old Style"/>
          <w:sz w:val="24"/>
          <w:szCs w:val="24"/>
        </w:rPr>
      </w:pPr>
      <w:ins w:id="260" w:author="Michelle Castellanos" w:date="2019-09-01T23:08:00Z">
        <w:r w:rsidRPr="007B0C0D">
          <w:rPr>
            <w:rFonts w:ascii="Bookman Old Style" w:hAnsi="Bookman Old Style"/>
            <w:sz w:val="24"/>
            <w:szCs w:val="24"/>
          </w:rPr>
          <w:t>&lt;Threat-classification-element level="1"&gt;5. Biological resource use&lt;/Threat-classification-element&gt;</w:t>
        </w:r>
      </w:ins>
    </w:p>
    <w:p w14:paraId="249FE2E8" w14:textId="345CFDC4" w:rsidR="00345246" w:rsidRDefault="00345246" w:rsidP="007B0C0D">
      <w:pPr>
        <w:pStyle w:val="Standard"/>
        <w:spacing w:after="0" w:line="240" w:lineRule="auto"/>
        <w:ind w:left="1418"/>
        <w:jc w:val="both"/>
        <w:rPr>
          <w:ins w:id="261" w:author="Michelle Castellanos" w:date="2019-09-01T22:59:00Z"/>
          <w:rFonts w:ascii="Bookman Old Style" w:hAnsi="Bookman Old Style"/>
          <w:sz w:val="24"/>
          <w:szCs w:val="24"/>
        </w:rPr>
      </w:pPr>
      <w:ins w:id="262" w:author="Michelle Castellanos" w:date="2019-09-01T23:15:00Z">
        <w:r w:rsidRPr="00345246">
          <w:rPr>
            <w:rFonts w:ascii="Bookman Old Style" w:hAnsi="Bookman Old Style"/>
            <w:sz w:val="24"/>
            <w:szCs w:val="24"/>
          </w:rPr>
          <w:t>&lt;Threat-Scope id="IUCN" version="3.2" selected="no" assigned-by="RLE team"&gt;Affec</w:t>
        </w:r>
        <w:r>
          <w:rPr>
            <w:rFonts w:ascii="Bookman Old Style" w:hAnsi="Bookman Old Style"/>
            <w:sz w:val="24"/>
            <w:szCs w:val="24"/>
          </w:rPr>
          <w:t>t the majority of the assessment target</w:t>
        </w:r>
        <w:r w:rsidRPr="00345246">
          <w:rPr>
            <w:rFonts w:ascii="Bookman Old Style" w:hAnsi="Bookman Old Style"/>
            <w:sz w:val="24"/>
            <w:szCs w:val="24"/>
          </w:rPr>
          <w:t xml:space="preserve"> (50-90%)&lt;/Threat-Scope&gt;</w:t>
        </w:r>
      </w:ins>
    </w:p>
    <w:p w14:paraId="04C348FD" w14:textId="77777777" w:rsidR="00345246" w:rsidRDefault="003B384E" w:rsidP="005134D2">
      <w:pPr>
        <w:pStyle w:val="Standard"/>
        <w:numPr>
          <w:ilvl w:val="0"/>
          <w:numId w:val="32"/>
        </w:numPr>
        <w:spacing w:after="0" w:line="240" w:lineRule="auto"/>
        <w:jc w:val="both"/>
        <w:rPr>
          <w:ins w:id="263" w:author="Michelle Castellanos" w:date="2019-09-01T23:12:00Z"/>
          <w:rFonts w:ascii="Bookman Old Style" w:hAnsi="Bookman Old Style"/>
          <w:sz w:val="24"/>
          <w:szCs w:val="24"/>
        </w:rPr>
      </w:pPr>
      <w:ins w:id="264" w:author="Michelle Castellanos" w:date="2019-09-01T23:00:00Z">
        <w:r>
          <w:rPr>
            <w:rFonts w:ascii="Bookman Old Style" w:hAnsi="Bookman Old Style"/>
            <w:sz w:val="24"/>
            <w:szCs w:val="24"/>
          </w:rPr>
          <w:t>Texts should not include</w:t>
        </w:r>
      </w:ins>
      <w:ins w:id="265" w:author="Michelle Castellanos" w:date="2019-09-01T23:09:00Z">
        <w:r w:rsidR="007B0C0D">
          <w:rPr>
            <w:rFonts w:ascii="Bookman Old Style" w:hAnsi="Bookman Old Style"/>
            <w:sz w:val="24"/>
            <w:szCs w:val="24"/>
          </w:rPr>
          <w:t xml:space="preserve"> the spetial character</w:t>
        </w:r>
      </w:ins>
      <w:ins w:id="266" w:author="Michelle Castellanos" w:date="2019-09-01T23:10:00Z">
        <w:r w:rsidR="007B0C0D">
          <w:rPr>
            <w:rFonts w:ascii="Bookman Old Style" w:hAnsi="Bookman Old Style"/>
            <w:sz w:val="24"/>
            <w:szCs w:val="24"/>
          </w:rPr>
          <w:t>s</w:t>
        </w:r>
      </w:ins>
      <w:ins w:id="267" w:author="Michelle Castellanos" w:date="2019-09-01T23:09:00Z">
        <w:r w:rsidR="007B0C0D">
          <w:rPr>
            <w:rFonts w:ascii="Bookman Old Style" w:hAnsi="Bookman Old Style"/>
            <w:sz w:val="24"/>
            <w:szCs w:val="24"/>
          </w:rPr>
          <w:t xml:space="preserve"> “&amp;”</w:t>
        </w:r>
      </w:ins>
      <w:ins w:id="268" w:author="Michelle Castellanos" w:date="2019-09-01T23:10:00Z">
        <w:r w:rsidR="007B0C0D">
          <w:rPr>
            <w:rFonts w:ascii="Bookman Old Style" w:hAnsi="Bookman Old Style"/>
            <w:sz w:val="24"/>
            <w:szCs w:val="24"/>
          </w:rPr>
          <w:t xml:space="preserve"> “&lt;” “&gt;”</w:t>
        </w:r>
      </w:ins>
      <w:ins w:id="269" w:author="Michelle Castellanos" w:date="2019-09-01T23:09:00Z">
        <w:r w:rsidR="007B0C0D">
          <w:rPr>
            <w:rFonts w:ascii="Bookman Old Style" w:hAnsi="Bookman Old Style"/>
            <w:sz w:val="24"/>
            <w:szCs w:val="24"/>
          </w:rPr>
          <w:t>,</w:t>
        </w:r>
      </w:ins>
      <w:ins w:id="270" w:author="Michelle Castellanos" w:date="2019-09-01T23:10:00Z">
        <w:r w:rsidR="007B0C0D">
          <w:rPr>
            <w:rFonts w:ascii="Bookman Old Style" w:hAnsi="Bookman Old Style"/>
            <w:sz w:val="24"/>
            <w:szCs w:val="24"/>
          </w:rPr>
          <w:t xml:space="preserve"> because they are not readed as text in the XML file.</w:t>
        </w:r>
      </w:ins>
      <w:ins w:id="271" w:author="Michelle Castellanos" w:date="2019-09-01T23:09:00Z">
        <w:r w:rsidR="007B0C0D">
          <w:rPr>
            <w:rFonts w:ascii="Bookman Old Style" w:hAnsi="Bookman Old Style"/>
            <w:sz w:val="24"/>
            <w:szCs w:val="24"/>
          </w:rPr>
          <w:t xml:space="preserve"> </w:t>
        </w:r>
      </w:ins>
      <w:ins w:id="272" w:author="Michelle Castellanos" w:date="2019-09-01T23:11:00Z">
        <w:r w:rsidR="007B0C0D">
          <w:rPr>
            <w:rFonts w:ascii="Bookman Old Style" w:hAnsi="Bookman Old Style"/>
            <w:sz w:val="24"/>
            <w:szCs w:val="24"/>
          </w:rPr>
          <w:t>They</w:t>
        </w:r>
      </w:ins>
      <w:ins w:id="273" w:author="Michelle Castellanos" w:date="2019-09-01T23:09:00Z">
        <w:r w:rsidR="007B0C0D">
          <w:rPr>
            <w:rFonts w:ascii="Bookman Old Style" w:hAnsi="Bookman Old Style"/>
            <w:sz w:val="24"/>
            <w:szCs w:val="24"/>
          </w:rPr>
          <w:t xml:space="preserve"> should be replaced by an </w:t>
        </w:r>
      </w:ins>
      <w:ins w:id="274" w:author="Michelle Castellanos" w:date="2019-09-01T23:10:00Z">
        <w:r w:rsidR="007B0C0D">
          <w:rPr>
            <w:rFonts w:ascii="Bookman Old Style" w:hAnsi="Bookman Old Style"/>
            <w:sz w:val="24"/>
            <w:szCs w:val="24"/>
          </w:rPr>
          <w:t>“and”</w:t>
        </w:r>
      </w:ins>
      <w:ins w:id="275" w:author="Michelle Castellanos" w:date="2019-09-01T23:11:00Z">
        <w:r w:rsidR="007B0C0D">
          <w:rPr>
            <w:rFonts w:ascii="Bookman Old Style" w:hAnsi="Bookman Old Style"/>
            <w:sz w:val="24"/>
            <w:szCs w:val="24"/>
          </w:rPr>
          <w:t xml:space="preserve"> “less than” or “more than”</w:t>
        </w:r>
      </w:ins>
      <w:ins w:id="276" w:author="Michelle Castellanos" w:date="2019-09-01T23:10:00Z">
        <w:r w:rsidR="007B0C0D">
          <w:rPr>
            <w:rFonts w:ascii="Bookman Old Style" w:hAnsi="Bookman Old Style"/>
            <w:sz w:val="24"/>
            <w:szCs w:val="24"/>
          </w:rPr>
          <w:t>.</w:t>
        </w:r>
      </w:ins>
      <w:ins w:id="277" w:author="Michelle Castellanos" w:date="2019-09-01T23:00:00Z">
        <w:r>
          <w:rPr>
            <w:rFonts w:ascii="Bookman Old Style" w:hAnsi="Bookman Old Style"/>
            <w:sz w:val="24"/>
            <w:szCs w:val="24"/>
          </w:rPr>
          <w:t xml:space="preserve"> </w:t>
        </w:r>
      </w:ins>
    </w:p>
    <w:p w14:paraId="05C61171" w14:textId="2E452170" w:rsidR="003B384E" w:rsidRDefault="00345246" w:rsidP="005134D2">
      <w:pPr>
        <w:pStyle w:val="Standard"/>
        <w:numPr>
          <w:ilvl w:val="0"/>
          <w:numId w:val="32"/>
        </w:numPr>
        <w:spacing w:after="0" w:line="240" w:lineRule="auto"/>
        <w:jc w:val="both"/>
        <w:rPr>
          <w:rFonts w:ascii="Bookman Old Style" w:hAnsi="Bookman Old Style"/>
          <w:sz w:val="24"/>
          <w:szCs w:val="24"/>
        </w:rPr>
      </w:pPr>
      <w:ins w:id="278" w:author="Michelle Castellanos" w:date="2019-09-01T23:12:00Z">
        <w:r>
          <w:rPr>
            <w:rFonts w:ascii="Bookman Old Style" w:hAnsi="Bookman Old Style"/>
            <w:sz w:val="24"/>
            <w:szCs w:val="24"/>
          </w:rPr>
          <w:t>P</w:t>
        </w:r>
      </w:ins>
      <w:ins w:id="279" w:author="Michelle Castellanos" w:date="2019-09-01T23:11:00Z">
        <w:r w:rsidR="007B0C0D">
          <w:rPr>
            <w:rFonts w:ascii="Bookman Old Style" w:hAnsi="Bookman Old Style"/>
            <w:sz w:val="24"/>
            <w:szCs w:val="24"/>
          </w:rPr>
          <w:t>hrases as</w:t>
        </w:r>
      </w:ins>
      <w:ins w:id="280" w:author="Michelle Castellanos" w:date="2019-09-01T23:00:00Z">
        <w:r w:rsidR="007B0C0D">
          <w:rPr>
            <w:rFonts w:ascii="Bookman Old Style" w:hAnsi="Bookman Old Style"/>
            <w:sz w:val="24"/>
            <w:szCs w:val="24"/>
          </w:rPr>
          <w:t xml:space="preserve"> </w:t>
        </w:r>
      </w:ins>
      <w:ins w:id="281" w:author="Michelle Castellanos" w:date="2019-09-01T23:12:00Z">
        <w:r w:rsidR="007B0C0D">
          <w:rPr>
            <w:rFonts w:ascii="Bookman Old Style" w:hAnsi="Bookman Old Style"/>
            <w:sz w:val="24"/>
            <w:szCs w:val="24"/>
          </w:rPr>
          <w:t>“T</w:t>
        </w:r>
      </w:ins>
      <w:ins w:id="282" w:author="Michelle Castellanos" w:date="2019-09-01T23:00:00Z">
        <w:r w:rsidR="007B0C0D">
          <w:rPr>
            <w:rFonts w:ascii="Bookman Old Style" w:hAnsi="Bookman Old Style"/>
            <w:sz w:val="24"/>
            <w:szCs w:val="24"/>
          </w:rPr>
          <w:t>able</w:t>
        </w:r>
      </w:ins>
      <w:ins w:id="283" w:author="Michelle Castellanos" w:date="2019-09-01T23:12:00Z">
        <w:r w:rsidR="007B0C0D">
          <w:rPr>
            <w:rFonts w:ascii="Bookman Old Style" w:hAnsi="Bookman Old Style"/>
            <w:sz w:val="24"/>
            <w:szCs w:val="24"/>
          </w:rPr>
          <w:t xml:space="preserve"> 1.” “Figure 2”</w:t>
        </w:r>
      </w:ins>
      <w:ins w:id="284" w:author="Michelle Castellanos" w:date="2019-09-01T23:00:00Z">
        <w:r w:rsidR="003B384E">
          <w:rPr>
            <w:rFonts w:ascii="Bookman Old Style" w:hAnsi="Bookman Old Style"/>
            <w:sz w:val="24"/>
            <w:szCs w:val="24"/>
          </w:rPr>
          <w:t xml:space="preserve">, </w:t>
        </w:r>
      </w:ins>
      <w:ins w:id="285" w:author="Michelle Castellanos" w:date="2019-09-01T23:12:00Z">
        <w:r w:rsidR="007B0C0D">
          <w:rPr>
            <w:rFonts w:ascii="Bookman Old Style" w:hAnsi="Bookman Old Style"/>
            <w:sz w:val="24"/>
            <w:szCs w:val="24"/>
          </w:rPr>
          <w:t>“</w:t>
        </w:r>
      </w:ins>
      <w:ins w:id="286" w:author="Michelle Castellanos" w:date="2019-09-01T23:00:00Z">
        <w:r w:rsidR="007B0C0D">
          <w:rPr>
            <w:rFonts w:ascii="Bookman Old Style" w:hAnsi="Bookman Old Style"/>
            <w:sz w:val="24"/>
            <w:szCs w:val="24"/>
          </w:rPr>
          <w:t xml:space="preserve">see </w:t>
        </w:r>
      </w:ins>
      <w:ins w:id="287" w:author="Michelle Castellanos" w:date="2019-09-01T23:12:00Z">
        <w:r w:rsidR="007B0C0D">
          <w:rPr>
            <w:rFonts w:ascii="Bookman Old Style" w:hAnsi="Bookman Old Style"/>
            <w:sz w:val="24"/>
            <w:szCs w:val="24"/>
          </w:rPr>
          <w:t>here”</w:t>
        </w:r>
      </w:ins>
      <w:ins w:id="288" w:author="Michelle Castellanos" w:date="2019-09-01T23:00:00Z">
        <w:r w:rsidR="003B384E">
          <w:rPr>
            <w:rFonts w:ascii="Bookman Old Style" w:hAnsi="Bookman Old Style"/>
            <w:sz w:val="24"/>
            <w:szCs w:val="24"/>
          </w:rPr>
          <w:t>…..</w:t>
        </w:r>
      </w:ins>
      <w:ins w:id="289" w:author="Michelle Castellanos" w:date="2019-09-01T23:12:00Z">
        <w:r>
          <w:rPr>
            <w:rFonts w:ascii="Bookman Old Style" w:hAnsi="Bookman Old Style"/>
            <w:sz w:val="24"/>
            <w:szCs w:val="24"/>
          </w:rPr>
          <w:t xml:space="preserve"> should be deleted because the material related to these phrases will not be included</w:t>
        </w:r>
        <w:commentRangeStart w:id="290"/>
        <w:r>
          <w:rPr>
            <w:rFonts w:ascii="Bookman Old Style" w:hAnsi="Bookman Old Style"/>
            <w:sz w:val="24"/>
            <w:szCs w:val="24"/>
          </w:rPr>
          <w:t>.</w:t>
        </w:r>
      </w:ins>
      <w:commentRangeEnd w:id="290"/>
      <w:r w:rsidR="00261DA8">
        <w:rPr>
          <w:rStyle w:val="Refdecomentario"/>
        </w:rPr>
        <w:commentReference w:id="290"/>
      </w:r>
      <w:ins w:id="292" w:author="Michelle Castellanos" w:date="2019-09-01T23:12:00Z">
        <w:r>
          <w:rPr>
            <w:rFonts w:ascii="Bookman Old Style" w:hAnsi="Bookman Old Style"/>
            <w:sz w:val="24"/>
            <w:szCs w:val="24"/>
          </w:rPr>
          <w:t xml:space="preserve"> </w:t>
        </w:r>
      </w:ins>
    </w:p>
    <w:p w14:paraId="60B6AD28" w14:textId="77777777" w:rsidR="00D81BA3" w:rsidRPr="00B31D69" w:rsidRDefault="00D81BA3" w:rsidP="007B0C0D">
      <w:pPr>
        <w:pStyle w:val="Standard"/>
        <w:spacing w:after="0" w:line="240" w:lineRule="auto"/>
        <w:ind w:left="360"/>
        <w:jc w:val="both"/>
        <w:rPr>
          <w:rFonts w:ascii="Bookman Old Style" w:hAnsi="Bookman Old Style"/>
          <w:sz w:val="24"/>
          <w:szCs w:val="24"/>
        </w:rPr>
      </w:pPr>
    </w:p>
    <w:p w14:paraId="325AF094" w14:textId="086C5C38" w:rsidR="001D3F73" w:rsidRPr="00D50883" w:rsidRDefault="00FC6AF8" w:rsidP="004E6551">
      <w:pPr>
        <w:pStyle w:val="Ttulo1"/>
        <w:numPr>
          <w:ilvl w:val="0"/>
          <w:numId w:val="29"/>
        </w:numPr>
        <w:rPr>
          <w:rStyle w:val="ListLabel1"/>
          <w:b/>
        </w:rPr>
      </w:pPr>
      <w:bookmarkStart w:id="293" w:name="_Toc528812636"/>
      <w:bookmarkStart w:id="294" w:name="_Toc10659920"/>
      <w:bookmarkStart w:id="295" w:name="_Toc10989850"/>
      <w:bookmarkEnd w:id="293"/>
      <w:r w:rsidRPr="00D50883">
        <w:rPr>
          <w:rStyle w:val="ListLabel1"/>
          <w:b/>
        </w:rPr>
        <w:t>Structure of Red List of Ecosystem xml-documents</w:t>
      </w:r>
      <w:bookmarkEnd w:id="294"/>
      <w:bookmarkEnd w:id="295"/>
    </w:p>
    <w:p w14:paraId="65CC3C66" w14:textId="2851B84E" w:rsidR="001D3F73" w:rsidRDefault="00FC6AF8" w:rsidP="00762278">
      <w:pPr>
        <w:pStyle w:val="Standard"/>
        <w:spacing w:line="276" w:lineRule="auto"/>
        <w:ind w:firstLine="720"/>
        <w:jc w:val="both"/>
      </w:pPr>
      <w:r>
        <w:rPr>
          <w:rFonts w:ascii="Bookman Old Style" w:hAnsi="Bookman Old Style"/>
          <w:sz w:val="24"/>
          <w:szCs w:val="24"/>
        </w:rPr>
        <w:t xml:space="preserve">In order to document ecosystem assessments, a common, minimal structure is needed. This structure is used to order the data in logical units within </w:t>
      </w:r>
      <w:r w:rsidR="0087731B">
        <w:rPr>
          <w:rFonts w:ascii="Bookman Old Style" w:hAnsi="Bookman Old Style"/>
          <w:sz w:val="24"/>
          <w:szCs w:val="24"/>
        </w:rPr>
        <w:t xml:space="preserve">a </w:t>
      </w:r>
      <w:r>
        <w:rPr>
          <w:rFonts w:ascii="Bookman Old Style" w:hAnsi="Bookman Old Style"/>
          <w:sz w:val="24"/>
          <w:szCs w:val="24"/>
        </w:rPr>
        <w:t>hiera</w:t>
      </w:r>
      <w:r w:rsidR="005E4FCA">
        <w:rPr>
          <w:rFonts w:ascii="Bookman Old Style" w:hAnsi="Bookman Old Style"/>
          <w:sz w:val="24"/>
          <w:szCs w:val="24"/>
        </w:rPr>
        <w:t>r</w:t>
      </w:r>
      <w:r>
        <w:rPr>
          <w:rFonts w:ascii="Bookman Old Style" w:hAnsi="Bookman Old Style"/>
          <w:sz w:val="24"/>
          <w:szCs w:val="24"/>
        </w:rPr>
        <w:t xml:space="preserve">chy, </w:t>
      </w:r>
      <w:r w:rsidR="0087731B">
        <w:rPr>
          <w:rFonts w:ascii="Bookman Old Style" w:hAnsi="Bookman Old Style"/>
          <w:sz w:val="24"/>
          <w:szCs w:val="24"/>
        </w:rPr>
        <w:t>while also allowing for certain flexibility</w:t>
      </w:r>
      <w:r>
        <w:rPr>
          <w:rFonts w:ascii="Bookman Old Style" w:hAnsi="Bookman Old Style"/>
          <w:sz w:val="24"/>
          <w:szCs w:val="24"/>
        </w:rPr>
        <w:t>. We will call each element in this structure a "node</w:t>
      </w:r>
      <w:r w:rsidR="00AD7A1E">
        <w:rPr>
          <w:rFonts w:ascii="Bookman Old Style" w:hAnsi="Bookman Old Style"/>
          <w:sz w:val="24"/>
          <w:szCs w:val="24"/>
        </w:rPr>
        <w:t>.</w:t>
      </w:r>
      <w:r>
        <w:rPr>
          <w:rFonts w:ascii="Bookman Old Style" w:hAnsi="Bookman Old Style"/>
          <w:sz w:val="24"/>
          <w:szCs w:val="24"/>
        </w:rPr>
        <w:t>"</w:t>
      </w:r>
    </w:p>
    <w:p w14:paraId="0FA8BDF8" w14:textId="14AE35E1" w:rsidR="007771BB" w:rsidRPr="007771BB" w:rsidRDefault="0087731B" w:rsidP="007771BB">
      <w:pPr>
        <w:pStyle w:val="Standard"/>
        <w:spacing w:line="276" w:lineRule="auto"/>
        <w:ind w:firstLine="720"/>
        <w:jc w:val="both"/>
        <w:rPr>
          <w:rFonts w:ascii="Bookman Old Style" w:hAnsi="Bookman Old Style"/>
          <w:sz w:val="24"/>
          <w:szCs w:val="24"/>
          <w:rPrChange w:id="296" w:author="Utility" w:date="2019-08-12T13:55:00Z">
            <w:rPr/>
          </w:rPrChange>
        </w:rPr>
      </w:pPr>
      <w:r>
        <w:rPr>
          <w:rFonts w:ascii="Bookman Old Style" w:hAnsi="Bookman Old Style"/>
          <w:sz w:val="24"/>
          <w:szCs w:val="24"/>
        </w:rPr>
        <w:t>The first step is to develop a list of all the available reference documents</w:t>
      </w:r>
      <w:r w:rsidR="00FC6AF8">
        <w:rPr>
          <w:rFonts w:ascii="Bookman Old Style" w:hAnsi="Bookman Old Style"/>
          <w:sz w:val="24"/>
          <w:szCs w:val="24"/>
        </w:rPr>
        <w:t xml:space="preserve"> ("References" document</w:t>
      </w:r>
      <w:r w:rsidR="00FB2DCB">
        <w:rPr>
          <w:rFonts w:ascii="Bookman Old Style" w:hAnsi="Bookman Old Style"/>
          <w:sz w:val="24"/>
          <w:szCs w:val="24"/>
        </w:rPr>
        <w:t>s</w:t>
      </w:r>
      <w:r w:rsidR="00FC6AF8">
        <w:rPr>
          <w:rFonts w:ascii="Bookman Old Style" w:hAnsi="Bookman Old Style"/>
          <w:sz w:val="24"/>
          <w:szCs w:val="24"/>
        </w:rPr>
        <w:t xml:space="preserve">), </w:t>
      </w:r>
      <w:r w:rsidR="00AD7A1E">
        <w:rPr>
          <w:rFonts w:ascii="Bookman Old Style" w:hAnsi="Bookman Old Style"/>
          <w:sz w:val="24"/>
          <w:szCs w:val="24"/>
        </w:rPr>
        <w:t>T</w:t>
      </w:r>
      <w:r w:rsidR="00FC6AF8">
        <w:rPr>
          <w:rFonts w:ascii="Bookman Old Style" w:hAnsi="Bookman Old Style"/>
          <w:sz w:val="24"/>
          <w:szCs w:val="24"/>
        </w:rPr>
        <w:t xml:space="preserve">he next step is the development of </w:t>
      </w:r>
      <w:r w:rsidR="007771BB">
        <w:rPr>
          <w:rFonts w:ascii="Bookman Old Style" w:hAnsi="Bookman Old Style"/>
          <w:sz w:val="24"/>
          <w:szCs w:val="24"/>
        </w:rPr>
        <w:t>the</w:t>
      </w:r>
      <w:r w:rsidR="00FC6AF8">
        <w:rPr>
          <w:rFonts w:ascii="Bookman Old Style" w:hAnsi="Bookman Old Style"/>
          <w:sz w:val="24"/>
          <w:szCs w:val="24"/>
        </w:rPr>
        <w:t xml:space="preserve"> document describing the actual </w:t>
      </w:r>
      <w:r>
        <w:rPr>
          <w:rFonts w:ascii="Bookman Old Style" w:hAnsi="Bookman Old Style"/>
          <w:sz w:val="24"/>
          <w:szCs w:val="24"/>
        </w:rPr>
        <w:t xml:space="preserve">risk </w:t>
      </w:r>
      <w:r w:rsidR="00FC6AF8">
        <w:rPr>
          <w:rFonts w:ascii="Bookman Old Style" w:hAnsi="Bookman Old Style"/>
          <w:sz w:val="24"/>
          <w:szCs w:val="24"/>
        </w:rPr>
        <w:t>assessment for each ecosystem ("Case studies" documents).</w:t>
      </w:r>
      <w:ins w:id="297" w:author="Utility" w:date="2019-08-12T13:56:00Z">
        <w:r w:rsidR="007771BB">
          <w:rPr>
            <w:rFonts w:ascii="Bookman Old Style" w:hAnsi="Bookman Old Style"/>
            <w:sz w:val="24"/>
            <w:szCs w:val="24"/>
          </w:rPr>
          <w:t xml:space="preserve"> </w:t>
        </w:r>
      </w:ins>
    </w:p>
    <w:p w14:paraId="64B526AD" w14:textId="5B9729EB" w:rsidR="0087731B" w:rsidRDefault="0087731B" w:rsidP="00762278">
      <w:pPr>
        <w:pStyle w:val="Standard"/>
        <w:spacing w:line="276" w:lineRule="auto"/>
        <w:ind w:firstLine="720"/>
        <w:jc w:val="both"/>
        <w:rPr>
          <w:rFonts w:ascii="Bookman Old Style" w:hAnsi="Bookman Old Style"/>
          <w:sz w:val="24"/>
          <w:szCs w:val="24"/>
        </w:rPr>
      </w:pPr>
      <w:r>
        <w:rPr>
          <w:rFonts w:ascii="Bookman Old Style" w:hAnsi="Bookman Old Style"/>
          <w:sz w:val="24"/>
          <w:szCs w:val="24"/>
        </w:rPr>
        <w:t>In the next sections, you will find a detailed explanation of</w:t>
      </w:r>
      <w:r w:rsidR="00FC6AF8">
        <w:rPr>
          <w:rFonts w:ascii="Bookman Old Style" w:hAnsi="Bookman Old Style"/>
          <w:sz w:val="24"/>
          <w:szCs w:val="24"/>
        </w:rPr>
        <w:t xml:space="preserve"> the structure of a typical "case stud</w:t>
      </w:r>
      <w:ins w:id="298" w:author="Michelle Castellanos" w:date="2019-08-26T22:07:00Z">
        <w:r w:rsidR="00FB2DCB">
          <w:rPr>
            <w:rFonts w:ascii="Bookman Old Style" w:hAnsi="Bookman Old Style"/>
            <w:sz w:val="24"/>
            <w:szCs w:val="24"/>
          </w:rPr>
          <w:t>ies</w:t>
        </w:r>
      </w:ins>
      <w:del w:id="299" w:author="Michelle Castellanos" w:date="2019-08-26T22:07:00Z">
        <w:r w:rsidR="00FC6AF8" w:rsidDel="00FB2DCB">
          <w:rPr>
            <w:rFonts w:ascii="Bookman Old Style" w:hAnsi="Bookman Old Style"/>
            <w:sz w:val="24"/>
            <w:szCs w:val="24"/>
          </w:rPr>
          <w:delText>y</w:delText>
        </w:r>
      </w:del>
      <w:r w:rsidR="00FC6AF8">
        <w:rPr>
          <w:rFonts w:ascii="Bookman Old Style" w:hAnsi="Bookman Old Style"/>
          <w:sz w:val="24"/>
          <w:szCs w:val="24"/>
        </w:rPr>
        <w:t xml:space="preserve">" xml-document, providing a standardized system to summarize: </w:t>
      </w:r>
    </w:p>
    <w:p w14:paraId="73E392DF" w14:textId="7DD5FB0A" w:rsidR="0087731B" w:rsidRDefault="00FC6AF8" w:rsidP="00762278">
      <w:pPr>
        <w:pStyle w:val="Standard"/>
        <w:spacing w:line="276" w:lineRule="auto"/>
        <w:ind w:firstLine="720"/>
        <w:jc w:val="both"/>
        <w:rPr>
          <w:rFonts w:ascii="Bookman Old Style" w:hAnsi="Bookman Old Style"/>
          <w:sz w:val="24"/>
          <w:szCs w:val="24"/>
        </w:rPr>
      </w:pPr>
      <w:r>
        <w:rPr>
          <w:rFonts w:ascii="Bookman Old Style" w:hAnsi="Bookman Old Style"/>
          <w:sz w:val="24"/>
          <w:szCs w:val="24"/>
        </w:rPr>
        <w:t xml:space="preserve">a) </w:t>
      </w:r>
      <w:r w:rsidR="0087731B">
        <w:rPr>
          <w:rFonts w:ascii="Bookman Old Style" w:hAnsi="Bookman Old Style"/>
          <w:sz w:val="24"/>
          <w:szCs w:val="24"/>
        </w:rPr>
        <w:t>Basic</w:t>
      </w:r>
      <w:r>
        <w:rPr>
          <w:rFonts w:ascii="Bookman Old Style" w:hAnsi="Bookman Old Style"/>
          <w:sz w:val="24"/>
          <w:szCs w:val="24"/>
        </w:rPr>
        <w:t xml:space="preserve"> information of the RLE assessment (author, publishing date</w:t>
      </w:r>
      <w:ins w:id="300" w:author="Michelle Castellanos" w:date="2019-08-26T22:08:00Z">
        <w:r w:rsidR="00FB2DCB">
          <w:rPr>
            <w:rFonts w:ascii="Bookman Old Style" w:hAnsi="Bookman Old Style"/>
            <w:sz w:val="24"/>
            <w:szCs w:val="24"/>
          </w:rPr>
          <w:t>,</w:t>
        </w:r>
      </w:ins>
      <w:del w:id="301" w:author="Michelle Castellanos" w:date="2019-08-26T22:08:00Z">
        <w:r w:rsidDel="00FB2DCB">
          <w:rPr>
            <w:rFonts w:ascii="Bookman Old Style" w:hAnsi="Bookman Old Style"/>
            <w:sz w:val="24"/>
            <w:szCs w:val="24"/>
          </w:rPr>
          <w:delText xml:space="preserve"> and</w:delText>
        </w:r>
      </w:del>
      <w:r>
        <w:rPr>
          <w:rFonts w:ascii="Bookman Old Style" w:hAnsi="Bookman Old Style"/>
          <w:sz w:val="24"/>
          <w:szCs w:val="24"/>
        </w:rPr>
        <w:t xml:space="preserve"> reference label</w:t>
      </w:r>
      <w:ins w:id="302" w:author="Michelle Castellanos" w:date="2019-08-26T22:08:00Z">
        <w:r w:rsidR="00FB2DCB">
          <w:rPr>
            <w:rFonts w:ascii="Bookman Old Style" w:hAnsi="Bookman Old Style"/>
            <w:sz w:val="24"/>
            <w:szCs w:val="24"/>
          </w:rPr>
          <w:t xml:space="preserve"> and keywords</w:t>
        </w:r>
      </w:ins>
      <w:r>
        <w:rPr>
          <w:rFonts w:ascii="Bookman Old Style" w:hAnsi="Bookman Old Style"/>
          <w:sz w:val="24"/>
          <w:szCs w:val="24"/>
        </w:rPr>
        <w:t xml:space="preserve">), </w:t>
      </w:r>
    </w:p>
    <w:p w14:paraId="4A51DE76" w14:textId="6C4609E7" w:rsidR="0087731B" w:rsidRDefault="00FC6AF8" w:rsidP="00762278">
      <w:pPr>
        <w:pStyle w:val="Standard"/>
        <w:spacing w:line="276" w:lineRule="auto"/>
        <w:ind w:firstLine="720"/>
        <w:jc w:val="both"/>
        <w:rPr>
          <w:rFonts w:ascii="Bookman Old Style" w:hAnsi="Bookman Old Style"/>
          <w:sz w:val="24"/>
          <w:szCs w:val="24"/>
        </w:rPr>
      </w:pPr>
      <w:r>
        <w:rPr>
          <w:rFonts w:ascii="Bookman Old Style" w:hAnsi="Bookman Old Style"/>
          <w:sz w:val="24"/>
          <w:szCs w:val="24"/>
        </w:rPr>
        <w:t xml:space="preserve">b) </w:t>
      </w:r>
      <w:r w:rsidR="0087731B">
        <w:rPr>
          <w:rFonts w:ascii="Bookman Old Style" w:hAnsi="Bookman Old Style"/>
          <w:sz w:val="24"/>
          <w:szCs w:val="24"/>
        </w:rPr>
        <w:t>Assessment</w:t>
      </w:r>
      <w:r>
        <w:rPr>
          <w:rFonts w:ascii="Bookman Old Style" w:hAnsi="Bookman Old Style"/>
          <w:sz w:val="24"/>
          <w:szCs w:val="24"/>
        </w:rPr>
        <w:t xml:space="preserve"> </w:t>
      </w:r>
      <w:r w:rsidR="00746F72">
        <w:rPr>
          <w:rFonts w:ascii="Bookman Old Style" w:hAnsi="Bookman Old Style"/>
          <w:sz w:val="24"/>
          <w:szCs w:val="24"/>
        </w:rPr>
        <w:t>unit</w:t>
      </w:r>
      <w:r>
        <w:rPr>
          <w:rFonts w:ascii="Bookman Old Style" w:hAnsi="Bookman Old Style"/>
          <w:sz w:val="24"/>
          <w:szCs w:val="24"/>
        </w:rPr>
        <w:t xml:space="preserve"> characteristics (location, classification, </w:t>
      </w:r>
      <w:del w:id="303" w:author="Utility" w:date="2019-08-12T13:57:00Z">
        <w:r w:rsidDel="00D04738">
          <w:rPr>
            <w:rFonts w:ascii="Bookman Old Style" w:hAnsi="Bookman Old Style"/>
            <w:sz w:val="24"/>
            <w:szCs w:val="24"/>
          </w:rPr>
          <w:delText xml:space="preserve">ecological </w:delText>
        </w:r>
      </w:del>
      <w:ins w:id="304" w:author="Utility" w:date="2019-08-12T13:57:00Z">
        <w:r w:rsidR="00D04738">
          <w:rPr>
            <w:rFonts w:ascii="Bookman Old Style" w:hAnsi="Bookman Old Style"/>
            <w:sz w:val="24"/>
            <w:szCs w:val="24"/>
          </w:rPr>
          <w:t xml:space="preserve">biotic </w:t>
        </w:r>
      </w:ins>
      <w:r>
        <w:rPr>
          <w:rFonts w:ascii="Bookman Old Style" w:hAnsi="Bookman Old Style"/>
          <w:sz w:val="24"/>
          <w:szCs w:val="24"/>
        </w:rPr>
        <w:t>process</w:t>
      </w:r>
      <w:ins w:id="305" w:author="Utility" w:date="2019-08-12T13:57:00Z">
        <w:r w:rsidR="00D04738">
          <w:rPr>
            <w:rFonts w:ascii="Bookman Old Style" w:hAnsi="Bookman Old Style"/>
            <w:sz w:val="24"/>
            <w:szCs w:val="24"/>
          </w:rPr>
          <w:t>es</w:t>
        </w:r>
      </w:ins>
      <w:r>
        <w:rPr>
          <w:rFonts w:ascii="Bookman Old Style" w:hAnsi="Bookman Old Style"/>
          <w:sz w:val="24"/>
          <w:szCs w:val="24"/>
        </w:rPr>
        <w:t xml:space="preserve">, </w:t>
      </w:r>
      <w:del w:id="306" w:author="Utility" w:date="2019-08-12T13:57:00Z">
        <w:r w:rsidDel="00D04738">
          <w:rPr>
            <w:rFonts w:ascii="Bookman Old Style" w:hAnsi="Bookman Old Style"/>
            <w:sz w:val="24"/>
            <w:szCs w:val="24"/>
          </w:rPr>
          <w:delText xml:space="preserve">native </w:delText>
        </w:r>
      </w:del>
      <w:ins w:id="307" w:author="Utility" w:date="2019-08-12T13:57:00Z">
        <w:r w:rsidR="00D04738">
          <w:rPr>
            <w:rFonts w:ascii="Bookman Old Style" w:hAnsi="Bookman Old Style"/>
            <w:sz w:val="24"/>
            <w:szCs w:val="24"/>
          </w:rPr>
          <w:t xml:space="preserve">characteristic </w:t>
        </w:r>
      </w:ins>
      <w:r>
        <w:rPr>
          <w:rFonts w:ascii="Bookman Old Style" w:hAnsi="Bookman Old Style"/>
          <w:sz w:val="24"/>
          <w:szCs w:val="24"/>
        </w:rPr>
        <w:t>biota</w:t>
      </w:r>
      <w:r w:rsidR="00AD7A1E">
        <w:rPr>
          <w:rFonts w:ascii="Bookman Old Style" w:hAnsi="Bookman Old Style"/>
          <w:sz w:val="24"/>
          <w:szCs w:val="24"/>
        </w:rPr>
        <w:t>, abiotic environment, etc),</w:t>
      </w:r>
    </w:p>
    <w:p w14:paraId="1D791D94" w14:textId="57AE5437" w:rsidR="001D3F73" w:rsidRDefault="00FC6AF8" w:rsidP="00762278">
      <w:pPr>
        <w:pStyle w:val="Standard"/>
        <w:spacing w:line="276" w:lineRule="auto"/>
        <w:ind w:firstLine="720"/>
        <w:jc w:val="both"/>
        <w:rPr>
          <w:rFonts w:ascii="Bookman Old Style" w:hAnsi="Bookman Old Style"/>
          <w:sz w:val="24"/>
          <w:szCs w:val="24"/>
        </w:rPr>
      </w:pPr>
      <w:r>
        <w:rPr>
          <w:rFonts w:ascii="Bookman Old Style" w:hAnsi="Bookman Old Style"/>
          <w:sz w:val="24"/>
          <w:szCs w:val="24"/>
        </w:rPr>
        <w:t xml:space="preserve">c) </w:t>
      </w:r>
      <w:r w:rsidR="0087731B">
        <w:rPr>
          <w:rFonts w:ascii="Bookman Old Style" w:hAnsi="Bookman Old Style"/>
          <w:sz w:val="24"/>
          <w:szCs w:val="24"/>
        </w:rPr>
        <w:t>Ecosystem</w:t>
      </w:r>
      <w:r>
        <w:rPr>
          <w:rFonts w:ascii="Bookman Old Style" w:hAnsi="Bookman Old Style"/>
          <w:sz w:val="24"/>
          <w:szCs w:val="24"/>
        </w:rPr>
        <w:t xml:space="preserve"> risk assessment (ERA) information, including the results of the evaluation following IUCN crit</w:t>
      </w:r>
      <w:r w:rsidR="00AD7A1E">
        <w:rPr>
          <w:rFonts w:ascii="Bookman Old Style" w:hAnsi="Bookman Old Style"/>
          <w:sz w:val="24"/>
          <w:szCs w:val="24"/>
        </w:rPr>
        <w:t>erion or any alternative system, and</w:t>
      </w:r>
    </w:p>
    <w:p w14:paraId="6D150AF9" w14:textId="3C359F8C" w:rsidR="0087731B" w:rsidRDefault="0087731B" w:rsidP="00762278">
      <w:pPr>
        <w:pStyle w:val="Standard"/>
        <w:spacing w:line="276" w:lineRule="auto"/>
        <w:ind w:firstLine="720"/>
        <w:jc w:val="both"/>
        <w:rPr>
          <w:rFonts w:ascii="Bookman Old Style" w:hAnsi="Bookman Old Style"/>
          <w:sz w:val="24"/>
          <w:szCs w:val="24"/>
        </w:rPr>
      </w:pPr>
      <w:r>
        <w:rPr>
          <w:rFonts w:ascii="Bookman Old Style" w:hAnsi="Bookman Old Style"/>
          <w:sz w:val="24"/>
          <w:szCs w:val="24"/>
        </w:rPr>
        <w:lastRenderedPageBreak/>
        <w:t xml:space="preserve">d) Information on the revisions </w:t>
      </w:r>
      <w:r w:rsidR="00396197">
        <w:rPr>
          <w:rFonts w:ascii="Bookman Old Style" w:hAnsi="Bookman Old Style"/>
          <w:sz w:val="24"/>
          <w:szCs w:val="24"/>
        </w:rPr>
        <w:t xml:space="preserve">(curation) </w:t>
      </w:r>
      <w:r>
        <w:rPr>
          <w:rFonts w:ascii="Bookman Old Style" w:hAnsi="Bookman Old Style"/>
          <w:sz w:val="24"/>
          <w:szCs w:val="24"/>
        </w:rPr>
        <w:t>and status of the xml-document prior to its addition to the RLE Database.</w:t>
      </w:r>
    </w:p>
    <w:p w14:paraId="70369D2A" w14:textId="77777777" w:rsidR="00396197" w:rsidRDefault="00396197">
      <w:pPr>
        <w:pStyle w:val="Standard"/>
        <w:spacing w:line="276" w:lineRule="auto"/>
        <w:ind w:firstLine="720"/>
        <w:jc w:val="both"/>
      </w:pPr>
    </w:p>
    <w:p w14:paraId="4A70769B" w14:textId="5F8DF418" w:rsidR="001D3F73" w:rsidRPr="004E6551" w:rsidRDefault="00FC6AF8" w:rsidP="004E6551">
      <w:pPr>
        <w:pStyle w:val="Ttulo1"/>
        <w:numPr>
          <w:ilvl w:val="1"/>
          <w:numId w:val="29"/>
        </w:numPr>
        <w:rPr>
          <w:rStyle w:val="ListLabel1"/>
          <w:b/>
          <w:sz w:val="28"/>
        </w:rPr>
      </w:pPr>
      <w:bookmarkStart w:id="308" w:name="_Toc528812637"/>
      <w:bookmarkStart w:id="309" w:name="_Toc10659921"/>
      <w:bookmarkStart w:id="310" w:name="_Toc10989851"/>
      <w:bookmarkEnd w:id="308"/>
      <w:r w:rsidRPr="004E6551">
        <w:rPr>
          <w:rStyle w:val="ListLabel1"/>
          <w:b/>
          <w:sz w:val="28"/>
        </w:rPr>
        <w:t>Document: Case stud</w:t>
      </w:r>
      <w:ins w:id="311" w:author="Michelle Castellanos" w:date="2019-08-26T22:09:00Z">
        <w:r w:rsidR="002801DD">
          <w:rPr>
            <w:rStyle w:val="ListLabel1"/>
            <w:b/>
            <w:sz w:val="28"/>
          </w:rPr>
          <w:t>ies</w:t>
        </w:r>
      </w:ins>
      <w:del w:id="312" w:author="Michelle Castellanos" w:date="2019-08-26T22:09:00Z">
        <w:r w:rsidRPr="004E6551" w:rsidDel="002801DD">
          <w:rPr>
            <w:rStyle w:val="ListLabel1"/>
            <w:b/>
            <w:sz w:val="28"/>
          </w:rPr>
          <w:delText>y</w:delText>
        </w:r>
      </w:del>
      <w:bookmarkEnd w:id="309"/>
      <w:bookmarkEnd w:id="310"/>
    </w:p>
    <w:p w14:paraId="5782E8DB" w14:textId="17049752" w:rsidR="001D3F73" w:rsidRDefault="00FC6AF8" w:rsidP="00762278">
      <w:pPr>
        <w:pStyle w:val="Standard"/>
        <w:spacing w:line="23" w:lineRule="atLeast"/>
        <w:ind w:firstLine="720"/>
        <w:jc w:val="both"/>
      </w:pPr>
      <w:r>
        <w:rPr>
          <w:rFonts w:ascii="Bookman Old Style" w:hAnsi="Bookman Old Style"/>
          <w:sz w:val="24"/>
          <w:szCs w:val="24"/>
        </w:rPr>
        <w:t>As mentioned, this xml document aims to systematize all the information related to</w:t>
      </w:r>
      <w:r w:rsidR="002B5731">
        <w:rPr>
          <w:rFonts w:ascii="Bookman Old Style" w:hAnsi="Bookman Old Style"/>
          <w:sz w:val="24"/>
          <w:szCs w:val="24"/>
        </w:rPr>
        <w:t xml:space="preserve"> </w:t>
      </w:r>
      <w:r>
        <w:rPr>
          <w:rFonts w:ascii="Bookman Old Style" w:hAnsi="Bookman Old Style"/>
          <w:sz w:val="24"/>
          <w:szCs w:val="24"/>
        </w:rPr>
        <w:t>ecosystem</w:t>
      </w:r>
      <w:r w:rsidR="006F5131">
        <w:rPr>
          <w:rFonts w:ascii="Bookman Old Style" w:hAnsi="Bookman Old Style"/>
          <w:sz w:val="24"/>
          <w:szCs w:val="24"/>
        </w:rPr>
        <w:t>s</w:t>
      </w:r>
      <w:r w:rsidR="00AD7A1E">
        <w:rPr>
          <w:rFonts w:ascii="Bookman Old Style" w:hAnsi="Bookman Old Style"/>
          <w:sz w:val="24"/>
          <w:szCs w:val="24"/>
        </w:rPr>
        <w:t>’</w:t>
      </w:r>
      <w:r>
        <w:rPr>
          <w:rFonts w:ascii="Bookman Old Style" w:hAnsi="Bookman Old Style"/>
          <w:sz w:val="24"/>
          <w:szCs w:val="24"/>
        </w:rPr>
        <w:t xml:space="preserve"> collapse risk assessments that have applied </w:t>
      </w:r>
      <w:r w:rsidR="006F5131">
        <w:rPr>
          <w:rFonts w:ascii="Bookman Old Style" w:hAnsi="Bookman Old Style"/>
          <w:sz w:val="24"/>
          <w:szCs w:val="24"/>
        </w:rPr>
        <w:t xml:space="preserve">the IUCN </w:t>
      </w:r>
      <w:r w:rsidR="00507172">
        <w:rPr>
          <w:rFonts w:ascii="Bookman Old Style" w:hAnsi="Bookman Old Style"/>
          <w:sz w:val="24"/>
          <w:szCs w:val="24"/>
        </w:rPr>
        <w:t xml:space="preserve">RLE </w:t>
      </w:r>
      <w:r w:rsidR="006F5131">
        <w:rPr>
          <w:rFonts w:ascii="Bookman Old Style" w:hAnsi="Bookman Old Style"/>
          <w:sz w:val="24"/>
          <w:szCs w:val="24"/>
        </w:rPr>
        <w:t xml:space="preserve">Categories and Criteria </w:t>
      </w:r>
      <w:r>
        <w:rPr>
          <w:rFonts w:ascii="Bookman Old Style" w:hAnsi="Bookman Old Style"/>
          <w:sz w:val="24"/>
          <w:szCs w:val="24"/>
        </w:rPr>
        <w:t xml:space="preserve">or some other international </w:t>
      </w:r>
      <w:r w:rsidR="006F5131">
        <w:rPr>
          <w:rFonts w:ascii="Bookman Old Style" w:hAnsi="Bookman Old Style"/>
          <w:sz w:val="24"/>
          <w:szCs w:val="24"/>
        </w:rPr>
        <w:t>standard</w:t>
      </w:r>
      <w:r>
        <w:rPr>
          <w:rFonts w:ascii="Bookman Old Style" w:hAnsi="Bookman Old Style"/>
          <w:sz w:val="24"/>
          <w:szCs w:val="24"/>
        </w:rPr>
        <w:t>. Th</w:t>
      </w:r>
      <w:r w:rsidR="005006F9">
        <w:rPr>
          <w:rFonts w:ascii="Bookman Old Style" w:hAnsi="Bookman Old Style"/>
          <w:sz w:val="24"/>
          <w:szCs w:val="24"/>
        </w:rPr>
        <w:t>e</w:t>
      </w:r>
      <w:r>
        <w:rPr>
          <w:rFonts w:ascii="Bookman Old Style" w:hAnsi="Bookman Old Style"/>
          <w:sz w:val="24"/>
          <w:szCs w:val="24"/>
        </w:rPr>
        <w:t>s</w:t>
      </w:r>
      <w:r w:rsidR="005006F9">
        <w:rPr>
          <w:rFonts w:ascii="Bookman Old Style" w:hAnsi="Bookman Old Style"/>
          <w:sz w:val="24"/>
          <w:szCs w:val="24"/>
        </w:rPr>
        <w:t>e</w:t>
      </w:r>
      <w:r>
        <w:rPr>
          <w:rFonts w:ascii="Bookman Old Style" w:hAnsi="Bookman Old Style"/>
          <w:sz w:val="24"/>
          <w:szCs w:val="24"/>
        </w:rPr>
        <w:t xml:space="preserve"> assessments may vary in structure and depth of analysis, so it is essential to clarify before starting:</w:t>
      </w:r>
    </w:p>
    <w:p w14:paraId="542BFD83" w14:textId="42514672" w:rsidR="001D3F73" w:rsidRDefault="00FC6AF8" w:rsidP="00762278">
      <w:pPr>
        <w:pStyle w:val="Prrafodelista"/>
        <w:numPr>
          <w:ilvl w:val="0"/>
          <w:numId w:val="9"/>
        </w:numPr>
        <w:spacing w:line="23" w:lineRule="atLeast"/>
        <w:jc w:val="both"/>
      </w:pPr>
      <w:r>
        <w:rPr>
          <w:rFonts w:ascii="Bookman Old Style" w:hAnsi="Bookman Old Style"/>
          <w:b/>
          <w:sz w:val="24"/>
          <w:szCs w:val="24"/>
        </w:rPr>
        <w:t>What?</w:t>
      </w:r>
      <w:r w:rsidR="006F5131">
        <w:rPr>
          <w:rFonts w:ascii="Bookman Old Style" w:hAnsi="Bookman Old Style"/>
          <w:b/>
          <w:sz w:val="24"/>
          <w:szCs w:val="24"/>
        </w:rPr>
        <w:t xml:space="preserve"> T</w:t>
      </w:r>
      <w:r>
        <w:rPr>
          <w:rFonts w:ascii="Bookman Old Style" w:hAnsi="Bookman Old Style"/>
          <w:b/>
          <w:sz w:val="24"/>
          <w:szCs w:val="24"/>
        </w:rPr>
        <w:t xml:space="preserve">he methods used for the assessment, </w:t>
      </w:r>
      <w:r>
        <w:rPr>
          <w:rFonts w:ascii="Bookman Old Style" w:hAnsi="Bookman Old Style"/>
          <w:sz w:val="24"/>
          <w:szCs w:val="24"/>
        </w:rPr>
        <w:t xml:space="preserve">our xml-document is based </w:t>
      </w:r>
      <w:r w:rsidR="006F5131">
        <w:rPr>
          <w:rFonts w:ascii="Bookman Old Style" w:hAnsi="Bookman Old Style"/>
          <w:sz w:val="24"/>
          <w:szCs w:val="24"/>
        </w:rPr>
        <w:t>on</w:t>
      </w:r>
      <w:r>
        <w:rPr>
          <w:rFonts w:ascii="Bookman Old Style" w:hAnsi="Bookman Old Style"/>
          <w:sz w:val="24"/>
          <w:szCs w:val="24"/>
        </w:rPr>
        <w:t xml:space="preserve"> the IUCN Red List </w:t>
      </w:r>
      <w:r w:rsidR="006F5131">
        <w:rPr>
          <w:rFonts w:ascii="Bookman Old Style" w:hAnsi="Bookman Old Style"/>
          <w:sz w:val="24"/>
          <w:szCs w:val="24"/>
        </w:rPr>
        <w:t xml:space="preserve">of </w:t>
      </w:r>
      <w:r>
        <w:rPr>
          <w:rFonts w:ascii="Bookman Old Style" w:hAnsi="Bookman Old Style"/>
          <w:sz w:val="24"/>
          <w:szCs w:val="24"/>
        </w:rPr>
        <w:t>Ecosystem</w:t>
      </w:r>
      <w:r w:rsidR="006F5131">
        <w:rPr>
          <w:rFonts w:ascii="Bookman Old Style" w:hAnsi="Bookman Old Style"/>
          <w:sz w:val="24"/>
          <w:szCs w:val="24"/>
        </w:rPr>
        <w:t>s Categories and Criteria</w:t>
      </w:r>
      <w:r>
        <w:rPr>
          <w:rFonts w:ascii="Bookman Old Style" w:hAnsi="Bookman Old Style"/>
          <w:sz w:val="24"/>
          <w:szCs w:val="24"/>
        </w:rPr>
        <w:t xml:space="preserve">; thus, </w:t>
      </w:r>
      <w:r w:rsidR="006F5131">
        <w:rPr>
          <w:rFonts w:ascii="Bookman Old Style" w:hAnsi="Bookman Old Style"/>
          <w:sz w:val="24"/>
          <w:szCs w:val="24"/>
        </w:rPr>
        <w:t xml:space="preserve">it </w:t>
      </w:r>
      <w:r>
        <w:rPr>
          <w:rFonts w:ascii="Bookman Old Style" w:hAnsi="Bookman Old Style"/>
          <w:sz w:val="24"/>
          <w:szCs w:val="24"/>
        </w:rPr>
        <w:t xml:space="preserve">is important </w:t>
      </w:r>
      <w:r w:rsidR="005006F9">
        <w:rPr>
          <w:rFonts w:ascii="Bookman Old Style" w:hAnsi="Bookman Old Style"/>
          <w:sz w:val="24"/>
          <w:szCs w:val="24"/>
        </w:rPr>
        <w:t xml:space="preserve">to </w:t>
      </w:r>
      <w:r>
        <w:rPr>
          <w:rFonts w:ascii="Bookman Old Style" w:hAnsi="Bookman Old Style"/>
          <w:sz w:val="24"/>
          <w:szCs w:val="24"/>
        </w:rPr>
        <w:t xml:space="preserve">define a priori the protocol used by the assessors and identify how the nodes/tags adapt to the information provided. </w:t>
      </w:r>
      <w:r w:rsidRPr="00FA72EE">
        <w:rPr>
          <w:rFonts w:ascii="Bookman Old Style" w:hAnsi="Bookman Old Style"/>
          <w:i/>
          <w:sz w:val="24"/>
          <w:szCs w:val="24"/>
        </w:rPr>
        <w:t>A</w:t>
      </w:r>
      <w:r>
        <w:rPr>
          <w:rFonts w:ascii="Bookman Old Style" w:hAnsi="Bookman Old Style"/>
          <w:i/>
          <w:sz w:val="24"/>
          <w:szCs w:val="24"/>
        </w:rPr>
        <w:t xml:space="preserve">void forcing content into inappropriate categories (nodes). </w:t>
      </w:r>
      <w:r>
        <w:rPr>
          <w:rFonts w:ascii="Bookman Old Style" w:hAnsi="Bookman Old Style"/>
          <w:b/>
          <w:i/>
          <w:sz w:val="24"/>
          <w:szCs w:val="24"/>
        </w:rPr>
        <w:t xml:space="preserve"> </w:t>
      </w:r>
    </w:p>
    <w:p w14:paraId="36A97045" w14:textId="22031E29" w:rsidR="001D3F73" w:rsidRDefault="00FC6AF8" w:rsidP="00762278">
      <w:pPr>
        <w:pStyle w:val="Prrafodelista"/>
        <w:numPr>
          <w:ilvl w:val="0"/>
          <w:numId w:val="1"/>
        </w:numPr>
        <w:spacing w:line="23" w:lineRule="atLeast"/>
        <w:jc w:val="both"/>
      </w:pPr>
      <w:r>
        <w:rPr>
          <w:rFonts w:ascii="Bookman Old Style" w:hAnsi="Bookman Old Style"/>
          <w:b/>
          <w:sz w:val="24"/>
          <w:szCs w:val="24"/>
        </w:rPr>
        <w:t xml:space="preserve">Why? </w:t>
      </w:r>
      <w:r w:rsidR="006F5131">
        <w:rPr>
          <w:rFonts w:ascii="Bookman Old Style" w:hAnsi="Bookman Old Style"/>
          <w:b/>
          <w:sz w:val="24"/>
          <w:szCs w:val="24"/>
        </w:rPr>
        <w:t>T</w:t>
      </w:r>
      <w:r>
        <w:rPr>
          <w:rFonts w:ascii="Bookman Old Style" w:hAnsi="Bookman Old Style"/>
          <w:b/>
          <w:sz w:val="24"/>
          <w:szCs w:val="24"/>
        </w:rPr>
        <w:t>he objective of the assessment</w:t>
      </w:r>
      <w:r>
        <w:rPr>
          <w:rFonts w:ascii="Bookman Old Style" w:hAnsi="Bookman Old Style"/>
          <w:sz w:val="24"/>
          <w:szCs w:val="24"/>
        </w:rPr>
        <w:t xml:space="preserve">, in some cases, the </w:t>
      </w:r>
      <w:r w:rsidR="006F5131">
        <w:rPr>
          <w:rFonts w:ascii="Bookman Old Style" w:hAnsi="Bookman Old Style"/>
          <w:sz w:val="24"/>
          <w:szCs w:val="24"/>
        </w:rPr>
        <w:t xml:space="preserve">assessment </w:t>
      </w:r>
      <w:r>
        <w:rPr>
          <w:rFonts w:ascii="Bookman Old Style" w:hAnsi="Bookman Old Style"/>
          <w:sz w:val="24"/>
          <w:szCs w:val="24"/>
        </w:rPr>
        <w:t>aims to assign a category of risk to the ecosystem and in other cases one or more criteria are applied as part of an exercise to validate methods. Understanding this difference keep</w:t>
      </w:r>
      <w:r w:rsidR="005006F9">
        <w:rPr>
          <w:rFonts w:ascii="Bookman Old Style" w:hAnsi="Bookman Old Style"/>
          <w:sz w:val="24"/>
          <w:szCs w:val="24"/>
        </w:rPr>
        <w:t>s</w:t>
      </w:r>
      <w:r>
        <w:rPr>
          <w:rFonts w:ascii="Bookman Old Style" w:hAnsi="Bookman Old Style"/>
          <w:sz w:val="24"/>
          <w:szCs w:val="24"/>
        </w:rPr>
        <w:t xml:space="preserve"> clear the scope of the assessment and the type of data available, </w:t>
      </w:r>
      <w:r>
        <w:rPr>
          <w:rFonts w:ascii="Bookman Old Style" w:hAnsi="Bookman Old Style"/>
          <w:i/>
          <w:sz w:val="24"/>
          <w:szCs w:val="24"/>
        </w:rPr>
        <w:t>one of the most common errors is to assume information that is</w:t>
      </w:r>
      <w:r w:rsidR="006F5131">
        <w:rPr>
          <w:rFonts w:ascii="Bookman Old Style" w:hAnsi="Bookman Old Style"/>
          <w:i/>
          <w:sz w:val="24"/>
          <w:szCs w:val="24"/>
        </w:rPr>
        <w:t xml:space="preserve"> </w:t>
      </w:r>
      <w:r>
        <w:rPr>
          <w:rFonts w:ascii="Bookman Old Style" w:hAnsi="Bookman Old Style"/>
          <w:i/>
          <w:sz w:val="24"/>
          <w:szCs w:val="24"/>
        </w:rPr>
        <w:t>not provided by the author of the</w:t>
      </w:r>
      <w:r w:rsidR="006F5131">
        <w:rPr>
          <w:rFonts w:ascii="Bookman Old Style" w:hAnsi="Bookman Old Style"/>
          <w:i/>
          <w:sz w:val="24"/>
          <w:szCs w:val="24"/>
        </w:rPr>
        <w:t xml:space="preserve"> assessment</w:t>
      </w:r>
      <w:r>
        <w:rPr>
          <w:rFonts w:ascii="Bookman Old Style" w:hAnsi="Bookman Old Style"/>
          <w:i/>
          <w:sz w:val="24"/>
          <w:szCs w:val="24"/>
        </w:rPr>
        <w:t>.</w:t>
      </w:r>
    </w:p>
    <w:p w14:paraId="1D44CD34" w14:textId="23841DD4" w:rsidR="001D3F73" w:rsidRDefault="00FC6AF8" w:rsidP="00762278">
      <w:pPr>
        <w:pStyle w:val="Prrafodelista"/>
        <w:numPr>
          <w:ilvl w:val="0"/>
          <w:numId w:val="1"/>
        </w:numPr>
        <w:spacing w:line="23" w:lineRule="atLeast"/>
        <w:jc w:val="both"/>
      </w:pPr>
      <w:r>
        <w:rPr>
          <w:rFonts w:ascii="Bookman Old Style" w:hAnsi="Bookman Old Style"/>
          <w:b/>
          <w:sz w:val="24"/>
          <w:szCs w:val="24"/>
        </w:rPr>
        <w:t>How?</w:t>
      </w:r>
      <w:r w:rsidR="006F5131">
        <w:rPr>
          <w:rFonts w:ascii="Bookman Old Style" w:hAnsi="Bookman Old Style"/>
          <w:b/>
          <w:sz w:val="24"/>
          <w:szCs w:val="24"/>
        </w:rPr>
        <w:t xml:space="preserve"> T</w:t>
      </w:r>
      <w:r>
        <w:rPr>
          <w:rFonts w:ascii="Bookman Old Style" w:hAnsi="Bookman Old Style"/>
          <w:b/>
          <w:sz w:val="24"/>
          <w:szCs w:val="24"/>
        </w:rPr>
        <w:t>he quality and extent of the information</w:t>
      </w:r>
      <w:r>
        <w:rPr>
          <w:rFonts w:ascii="Bookman Old Style" w:hAnsi="Bookman Old Style"/>
          <w:sz w:val="24"/>
          <w:szCs w:val="24"/>
        </w:rPr>
        <w:t>, the method used in the assessment (qualitative or quantitative) must be clear in the xml-document</w:t>
      </w:r>
      <w:r w:rsidR="006F5131">
        <w:rPr>
          <w:rFonts w:ascii="Bookman Old Style" w:hAnsi="Bookman Old Style"/>
          <w:sz w:val="24"/>
          <w:szCs w:val="24"/>
        </w:rPr>
        <w:t>. S</w:t>
      </w:r>
      <w:r>
        <w:rPr>
          <w:rFonts w:ascii="Bookman Old Style" w:hAnsi="Bookman Old Style"/>
          <w:sz w:val="24"/>
          <w:szCs w:val="24"/>
        </w:rPr>
        <w:t xml:space="preserve">ometimes indicators are provided </w:t>
      </w:r>
      <w:r w:rsidR="006F5131">
        <w:rPr>
          <w:rFonts w:ascii="Bookman Old Style" w:hAnsi="Bookman Old Style"/>
          <w:sz w:val="24"/>
          <w:szCs w:val="24"/>
        </w:rPr>
        <w:t xml:space="preserve">based on a bibliographic review </w:t>
      </w:r>
      <w:r>
        <w:rPr>
          <w:rFonts w:ascii="Bookman Old Style" w:hAnsi="Bookman Old Style"/>
          <w:sz w:val="24"/>
          <w:szCs w:val="24"/>
        </w:rPr>
        <w:t xml:space="preserve">and in other cases by quantitative estimations; </w:t>
      </w:r>
      <w:r>
        <w:rPr>
          <w:rFonts w:ascii="Bookman Old Style" w:hAnsi="Bookman Old Style"/>
          <w:i/>
          <w:sz w:val="24"/>
          <w:szCs w:val="24"/>
        </w:rPr>
        <w:t>a good case study documentation must clarify the source of data to allow the effective monitoring of the ecosystem in the future.</w:t>
      </w:r>
    </w:p>
    <w:p w14:paraId="2061F305" w14:textId="6F1FB1D6" w:rsidR="0095026F" w:rsidRDefault="00B007D4" w:rsidP="00762278">
      <w:pPr>
        <w:pStyle w:val="Standard"/>
        <w:spacing w:line="23" w:lineRule="atLeast"/>
        <w:ind w:firstLine="720"/>
        <w:jc w:val="both"/>
        <w:rPr>
          <w:ins w:id="313" w:author="Michelle Castellanos" w:date="2019-08-26T22:26:00Z"/>
          <w:rFonts w:ascii="Bookman Old Style" w:hAnsi="Bookman Old Style"/>
          <w:sz w:val="24"/>
          <w:szCs w:val="24"/>
        </w:rPr>
      </w:pPr>
      <w:ins w:id="314" w:author="Michelle Castellanos" w:date="2019-08-26T22:23:00Z">
        <w:r>
          <w:rPr>
            <w:rFonts w:ascii="Bookman Old Style" w:hAnsi="Bookman Old Style"/>
            <w:sz w:val="24"/>
            <w:szCs w:val="24"/>
          </w:rPr>
          <w:t>Each reference should have associated only one case studies document. That is why, i</w:t>
        </w:r>
      </w:ins>
      <w:ins w:id="315" w:author="Utility" w:date="2019-08-12T13:58:00Z">
        <w:del w:id="316" w:author="Michelle Castellanos" w:date="2019-08-26T22:23:00Z">
          <w:r w:rsidR="0095026F" w:rsidDel="00B007D4">
            <w:rPr>
              <w:rFonts w:ascii="Bookman Old Style" w:hAnsi="Bookman Old Style"/>
              <w:sz w:val="24"/>
              <w:szCs w:val="24"/>
            </w:rPr>
            <w:delText>I</w:delText>
          </w:r>
        </w:del>
        <w:r w:rsidR="0095026F">
          <w:rPr>
            <w:rFonts w:ascii="Bookman Old Style" w:hAnsi="Bookman Old Style"/>
            <w:sz w:val="24"/>
            <w:szCs w:val="24"/>
          </w:rPr>
          <w:t>n the process of documenting case studies in XML format,</w:t>
        </w:r>
      </w:ins>
      <w:ins w:id="317" w:author="Michelle Castellanos" w:date="2019-08-26T22:17:00Z">
        <w:r w:rsidR="002801DD">
          <w:rPr>
            <w:rFonts w:ascii="Bookman Old Style" w:hAnsi="Bookman Old Style"/>
            <w:sz w:val="24"/>
            <w:szCs w:val="24"/>
          </w:rPr>
          <w:t xml:space="preserve"> we will define </w:t>
        </w:r>
      </w:ins>
      <w:ins w:id="318" w:author="Utility" w:date="2019-08-12T13:58:00Z">
        <w:r w:rsidR="0095026F">
          <w:rPr>
            <w:rFonts w:ascii="Bookman Old Style" w:hAnsi="Bookman Old Style"/>
            <w:sz w:val="24"/>
            <w:szCs w:val="24"/>
          </w:rPr>
          <w:t xml:space="preserve"> two different</w:t>
        </w:r>
      </w:ins>
      <w:ins w:id="319" w:author="Michelle Castellanos" w:date="2019-08-26T22:19:00Z">
        <w:r w:rsidR="0034083E">
          <w:rPr>
            <w:rFonts w:ascii="Bookman Old Style" w:hAnsi="Bookman Old Style"/>
            <w:sz w:val="24"/>
            <w:szCs w:val="24"/>
          </w:rPr>
          <w:t xml:space="preserve"> case</w:t>
        </w:r>
      </w:ins>
      <w:ins w:id="320" w:author="Utility" w:date="2019-08-12T13:58:00Z">
        <w:r w:rsidR="0095026F">
          <w:rPr>
            <w:rFonts w:ascii="Bookman Old Style" w:hAnsi="Bookman Old Style"/>
            <w:sz w:val="24"/>
            <w:szCs w:val="24"/>
          </w:rPr>
          <w:t xml:space="preserve"> </w:t>
        </w:r>
      </w:ins>
      <w:ins w:id="321" w:author="Michelle Castellanos" w:date="2019-08-26T22:18:00Z">
        <w:r w:rsidR="002801DD">
          <w:rPr>
            <w:rFonts w:ascii="Bookman Old Style" w:hAnsi="Bookman Old Style"/>
            <w:sz w:val="24"/>
            <w:szCs w:val="24"/>
          </w:rPr>
          <w:t>stud</w:t>
        </w:r>
      </w:ins>
      <w:ins w:id="322" w:author="Michelle Castellanos" w:date="2019-08-26T22:19:00Z">
        <w:r w:rsidR="0034083E">
          <w:rPr>
            <w:rFonts w:ascii="Bookman Old Style" w:hAnsi="Bookman Old Style"/>
            <w:sz w:val="24"/>
            <w:szCs w:val="24"/>
          </w:rPr>
          <w:t>ies</w:t>
        </w:r>
      </w:ins>
      <w:ins w:id="323" w:author="Michelle Castellanos" w:date="2019-08-26T22:22:00Z">
        <w:r>
          <w:rPr>
            <w:rFonts w:ascii="Bookman Old Style" w:hAnsi="Bookman Old Style"/>
            <w:sz w:val="24"/>
            <w:szCs w:val="24"/>
          </w:rPr>
          <w:t xml:space="preserve"> xml</w:t>
        </w:r>
      </w:ins>
      <w:ins w:id="324" w:author="Michelle Castellanos" w:date="2019-08-26T22:18:00Z">
        <w:r w:rsidR="002801DD">
          <w:rPr>
            <w:rFonts w:ascii="Bookman Old Style" w:hAnsi="Bookman Old Style"/>
            <w:sz w:val="24"/>
            <w:szCs w:val="24"/>
          </w:rPr>
          <w:t xml:space="preserve"> types </w:t>
        </w:r>
      </w:ins>
      <w:ins w:id="325" w:author="Utility" w:date="2019-08-12T13:58:00Z">
        <w:del w:id="326" w:author="Michelle Castellanos" w:date="2019-08-26T22:18:00Z">
          <w:r w:rsidR="0095026F" w:rsidDel="002801DD">
            <w:rPr>
              <w:rFonts w:ascii="Bookman Old Style" w:hAnsi="Bookman Old Style"/>
              <w:sz w:val="24"/>
              <w:szCs w:val="24"/>
            </w:rPr>
            <w:delText>xml</w:delText>
          </w:r>
        </w:del>
        <w:del w:id="327" w:author="Michelle Castellanos" w:date="2019-08-26T22:19:00Z">
          <w:r w:rsidR="0095026F" w:rsidDel="002801DD">
            <w:rPr>
              <w:rFonts w:ascii="Bookman Old Style" w:hAnsi="Bookman Old Style"/>
              <w:sz w:val="24"/>
              <w:szCs w:val="24"/>
            </w:rPr>
            <w:delText xml:space="preserve"> structures could be found </w:delText>
          </w:r>
        </w:del>
        <w:r w:rsidR="0095026F">
          <w:rPr>
            <w:rFonts w:ascii="Bookman Old Style" w:hAnsi="Bookman Old Style"/>
            <w:sz w:val="24"/>
            <w:szCs w:val="24"/>
          </w:rPr>
          <w:t xml:space="preserve">according the number of assessment units described in the </w:t>
        </w:r>
      </w:ins>
      <w:ins w:id="328" w:author="Michelle Castellanos" w:date="2019-08-26T22:24:00Z">
        <w:r>
          <w:rPr>
            <w:rFonts w:ascii="Bookman Old Style" w:hAnsi="Bookman Old Style"/>
            <w:sz w:val="24"/>
            <w:szCs w:val="24"/>
          </w:rPr>
          <w:t>reference</w:t>
        </w:r>
      </w:ins>
      <w:ins w:id="329" w:author="Utility" w:date="2019-08-12T13:58:00Z">
        <w:del w:id="330" w:author="Michelle Castellanos" w:date="2019-08-26T22:24:00Z">
          <w:r w:rsidR="0095026F" w:rsidDel="00B007D4">
            <w:rPr>
              <w:rFonts w:ascii="Bookman Old Style" w:hAnsi="Bookman Old Style"/>
              <w:sz w:val="24"/>
              <w:szCs w:val="24"/>
            </w:rPr>
            <w:delText>assessment</w:delText>
          </w:r>
        </w:del>
        <w:r w:rsidR="0095026F">
          <w:rPr>
            <w:rFonts w:ascii="Bookman Old Style" w:hAnsi="Bookman Old Style"/>
            <w:sz w:val="24"/>
            <w:szCs w:val="24"/>
          </w:rPr>
          <w:t xml:space="preserve">. </w:t>
        </w:r>
        <w:r w:rsidR="0095026F" w:rsidRPr="00EA2E0C">
          <w:rPr>
            <w:rFonts w:ascii="Bookman Old Style" w:hAnsi="Bookman Old Style"/>
            <w:sz w:val="24"/>
            <w:szCs w:val="24"/>
          </w:rPr>
          <w:t xml:space="preserve">When only </w:t>
        </w:r>
        <w:r w:rsidR="0095026F" w:rsidRPr="00EA2E0C">
          <w:rPr>
            <w:rFonts w:ascii="Bookman Old Style" w:hAnsi="Bookman Old Style"/>
            <w:b/>
            <w:sz w:val="24"/>
            <w:szCs w:val="24"/>
          </w:rPr>
          <w:t>one</w:t>
        </w:r>
        <w:r w:rsidR="0095026F" w:rsidRPr="00EA2E0C">
          <w:rPr>
            <w:rFonts w:ascii="Bookman Old Style" w:hAnsi="Bookman Old Style"/>
            <w:sz w:val="24"/>
            <w:szCs w:val="24"/>
          </w:rPr>
          <w:t xml:space="preserve"> unit is included in the reference, it will be called "</w:t>
        </w:r>
        <w:r w:rsidR="0095026F" w:rsidRPr="00EA2E0C">
          <w:rPr>
            <w:rFonts w:ascii="Bookman Old Style" w:hAnsi="Bookman Old Style"/>
            <w:b/>
            <w:sz w:val="24"/>
            <w:szCs w:val="24"/>
          </w:rPr>
          <w:t>strategic</w:t>
        </w:r>
        <w:r w:rsidR="0095026F" w:rsidRPr="00EA2E0C">
          <w:rPr>
            <w:rFonts w:ascii="Bookman Old Style" w:hAnsi="Bookman Old Style"/>
            <w:sz w:val="24"/>
            <w:szCs w:val="24"/>
          </w:rPr>
          <w:t xml:space="preserve">"; when </w:t>
        </w:r>
        <w:r w:rsidR="0095026F" w:rsidRPr="00EA2E0C">
          <w:rPr>
            <w:rFonts w:ascii="Bookman Old Style" w:hAnsi="Bookman Old Style"/>
            <w:b/>
            <w:sz w:val="24"/>
            <w:szCs w:val="24"/>
          </w:rPr>
          <w:t>more than one unit</w:t>
        </w:r>
        <w:r w:rsidR="0095026F" w:rsidRPr="00EA2E0C">
          <w:rPr>
            <w:rFonts w:ascii="Bookman Old Style" w:hAnsi="Bookman Old Style"/>
            <w:sz w:val="24"/>
            <w:szCs w:val="24"/>
          </w:rPr>
          <w:t xml:space="preserve"> is included in the reference, it will be called "</w:t>
        </w:r>
      </w:ins>
      <w:r w:rsidR="0034083E">
        <w:rPr>
          <w:rFonts w:ascii="Bookman Old Style" w:hAnsi="Bookman Old Style"/>
          <w:b/>
          <w:sz w:val="24"/>
          <w:szCs w:val="24"/>
        </w:rPr>
        <w:t>s</w:t>
      </w:r>
      <w:ins w:id="331" w:author="Utility" w:date="2019-08-12T13:58:00Z">
        <w:r w:rsidR="0095026F" w:rsidRPr="00EA2E0C">
          <w:rPr>
            <w:rFonts w:ascii="Bookman Old Style" w:hAnsi="Bookman Old Style"/>
            <w:b/>
            <w:sz w:val="24"/>
            <w:szCs w:val="24"/>
          </w:rPr>
          <w:t>ystematic</w:t>
        </w:r>
        <w:r w:rsidR="0095026F" w:rsidRPr="00EA2E0C">
          <w:rPr>
            <w:rFonts w:ascii="Bookman Old Style" w:hAnsi="Bookman Old Style"/>
            <w:sz w:val="24"/>
            <w:szCs w:val="24"/>
          </w:rPr>
          <w:t>"</w:t>
        </w:r>
        <w:r w:rsidR="0095026F">
          <w:rPr>
            <w:rFonts w:ascii="Bookman Old Style" w:hAnsi="Bookman Old Style"/>
            <w:sz w:val="24"/>
            <w:szCs w:val="24"/>
          </w:rPr>
          <w:t xml:space="preserve">. </w:t>
        </w:r>
      </w:ins>
      <w:ins w:id="332" w:author="Utility" w:date="2019-08-13T11:31:00Z">
        <w:r w:rsidR="00CA3CF2" w:rsidRPr="00CA3CF2">
          <w:rPr>
            <w:rFonts w:ascii="Bookman Old Style" w:hAnsi="Bookman Old Style"/>
            <w:sz w:val="24"/>
            <w:szCs w:val="24"/>
          </w:rPr>
          <w:t>For both types of documents, the node structure will remain the same, differentiating only in the number of case stud</w:t>
        </w:r>
      </w:ins>
      <w:ins w:id="333" w:author="Michelle Castellanos" w:date="2019-08-26T22:20:00Z">
        <w:r w:rsidR="0034083E">
          <w:rPr>
            <w:rFonts w:ascii="Bookman Old Style" w:hAnsi="Bookman Old Style"/>
            <w:sz w:val="24"/>
            <w:szCs w:val="24"/>
          </w:rPr>
          <w:t>y nodes</w:t>
        </w:r>
      </w:ins>
      <w:ins w:id="334" w:author="Utility" w:date="2019-08-13T11:31:00Z">
        <w:del w:id="335" w:author="Michelle Castellanos" w:date="2019-08-26T22:20:00Z">
          <w:r w:rsidR="00CA3CF2" w:rsidRPr="00CA3CF2" w:rsidDel="0034083E">
            <w:rPr>
              <w:rFonts w:ascii="Bookman Old Style" w:hAnsi="Bookman Old Style"/>
              <w:sz w:val="24"/>
              <w:szCs w:val="24"/>
            </w:rPr>
            <w:delText>ies</w:delText>
          </w:r>
        </w:del>
        <w:r w:rsidR="00CA3CF2" w:rsidRPr="00CA3CF2">
          <w:rPr>
            <w:rFonts w:ascii="Bookman Old Style" w:hAnsi="Bookman Old Style"/>
            <w:sz w:val="24"/>
            <w:szCs w:val="24"/>
          </w:rPr>
          <w:t xml:space="preserve"> per file. A strategic case will only include one assessment unit</w:t>
        </w:r>
      </w:ins>
      <w:ins w:id="336" w:author="Michelle Castellanos" w:date="2019-08-26T22:21:00Z">
        <w:r w:rsidR="0034083E">
          <w:rPr>
            <w:rFonts w:ascii="Bookman Old Style" w:hAnsi="Bookman Old Style"/>
            <w:sz w:val="24"/>
            <w:szCs w:val="24"/>
          </w:rPr>
          <w:t xml:space="preserve"> (case study)</w:t>
        </w:r>
      </w:ins>
      <w:ins w:id="337" w:author="Utility" w:date="2019-08-13T11:31:00Z">
        <w:r w:rsidR="00CA3CF2" w:rsidRPr="00CA3CF2">
          <w:rPr>
            <w:rFonts w:ascii="Bookman Old Style" w:hAnsi="Bookman Old Style"/>
            <w:sz w:val="24"/>
            <w:szCs w:val="24"/>
          </w:rPr>
          <w:t xml:space="preserve"> per file and in the systematic evaluations</w:t>
        </w:r>
      </w:ins>
      <w:ins w:id="338" w:author="Michelle Castellanos" w:date="2019-08-26T22:21:00Z">
        <w:r w:rsidR="0034083E">
          <w:rPr>
            <w:rFonts w:ascii="Bookman Old Style" w:hAnsi="Bookman Old Style"/>
            <w:sz w:val="24"/>
            <w:szCs w:val="24"/>
          </w:rPr>
          <w:t>,</w:t>
        </w:r>
      </w:ins>
      <w:ins w:id="339" w:author="Utility" w:date="2019-08-13T11:31:00Z">
        <w:r w:rsidR="00CA3CF2" w:rsidRPr="00CA3CF2">
          <w:rPr>
            <w:rFonts w:ascii="Bookman Old Style" w:hAnsi="Bookman Old Style"/>
            <w:sz w:val="24"/>
            <w:szCs w:val="24"/>
          </w:rPr>
          <w:t xml:space="preserve"> one file can group multiple </w:t>
        </w:r>
      </w:ins>
      <w:ins w:id="340" w:author="Utility" w:date="2019-08-13T11:32:00Z">
        <w:r w:rsidR="00CA3CF2">
          <w:rPr>
            <w:rFonts w:ascii="Bookman Old Style" w:hAnsi="Bookman Old Style"/>
            <w:sz w:val="24"/>
            <w:szCs w:val="24"/>
          </w:rPr>
          <w:t>assessment</w:t>
        </w:r>
      </w:ins>
      <w:ins w:id="341" w:author="Utility" w:date="2019-08-13T11:31:00Z">
        <w:r w:rsidR="00CA3CF2" w:rsidRPr="00CA3CF2">
          <w:rPr>
            <w:rFonts w:ascii="Bookman Old Style" w:hAnsi="Bookman Old Style"/>
            <w:sz w:val="24"/>
            <w:szCs w:val="24"/>
          </w:rPr>
          <w:t xml:space="preserve"> units</w:t>
        </w:r>
      </w:ins>
      <w:ins w:id="342" w:author="Michelle Castellanos" w:date="2019-08-26T22:21:00Z">
        <w:r w:rsidR="0034083E">
          <w:rPr>
            <w:rFonts w:ascii="Bookman Old Style" w:hAnsi="Bookman Old Style"/>
            <w:sz w:val="24"/>
            <w:szCs w:val="24"/>
          </w:rPr>
          <w:t xml:space="preserve"> (multiples case study nodes)</w:t>
        </w:r>
      </w:ins>
      <w:ins w:id="343" w:author="Utility" w:date="2019-08-13T11:31:00Z">
        <w:r w:rsidR="00CA3CF2" w:rsidRPr="00CA3CF2">
          <w:rPr>
            <w:rFonts w:ascii="Bookman Old Style" w:hAnsi="Bookman Old Style"/>
            <w:sz w:val="24"/>
            <w:szCs w:val="24"/>
          </w:rPr>
          <w:t>.</w:t>
        </w:r>
      </w:ins>
    </w:p>
    <w:p w14:paraId="3A4A5233" w14:textId="7749EC66" w:rsidR="00B007D4" w:rsidRDefault="00B007D4" w:rsidP="00762278">
      <w:pPr>
        <w:pStyle w:val="Standard"/>
        <w:spacing w:line="23" w:lineRule="atLeast"/>
        <w:ind w:firstLine="720"/>
        <w:jc w:val="both"/>
        <w:rPr>
          <w:ins w:id="344" w:author="Utility" w:date="2019-08-12T13:58:00Z"/>
          <w:rFonts w:ascii="Bookman Old Style" w:hAnsi="Bookman Old Style"/>
          <w:sz w:val="24"/>
          <w:szCs w:val="24"/>
        </w:rPr>
      </w:pPr>
      <w:moveToRangeStart w:id="345" w:author="Michelle Castellanos" w:date="2019-08-26T22:26:00Z" w:name="move17750784"/>
      <w:moveTo w:id="346" w:author="Michelle Castellanos" w:date="2019-08-26T22:26:00Z">
        <w:r>
          <w:rPr>
            <w:rFonts w:ascii="Bookman Old Style" w:hAnsi="Bookman Old Style"/>
            <w:sz w:val="24"/>
            <w:szCs w:val="24"/>
          </w:rPr>
          <w:t xml:space="preserve">Each &lt;Case-Study&gt; record has an id and name attributes, which are used to link it to other nodes </w:t>
        </w:r>
        <w:del w:id="347" w:author="Michelle Castellanos" w:date="2019-08-26T22:26:00Z">
          <w:r w:rsidDel="00B007D4">
            <w:rPr>
              <w:rFonts w:ascii="Bookman Old Style" w:hAnsi="Bookman Old Style"/>
              <w:sz w:val="24"/>
              <w:szCs w:val="24"/>
            </w:rPr>
            <w:delText xml:space="preserve">of information </w:delText>
          </w:r>
        </w:del>
        <w:r>
          <w:rPr>
            <w:rFonts w:ascii="Bookman Old Style" w:hAnsi="Bookman Old Style"/>
            <w:sz w:val="24"/>
            <w:szCs w:val="24"/>
          </w:rPr>
          <w:t>in other documents</w:t>
        </w:r>
      </w:moveTo>
      <w:ins w:id="348" w:author="Michelle Castellanos" w:date="2019-08-26T22:26:00Z">
        <w:r>
          <w:rPr>
            <w:rFonts w:ascii="Bookman Old Style" w:hAnsi="Bookman Old Style"/>
            <w:sz w:val="24"/>
            <w:szCs w:val="24"/>
          </w:rPr>
          <w:t xml:space="preserve">, </w:t>
        </w:r>
      </w:ins>
      <w:ins w:id="349" w:author="Michelle Castellanos" w:date="2019-08-26T22:28:00Z">
        <w:r>
          <w:rPr>
            <w:rFonts w:ascii="Bookman Old Style" w:hAnsi="Bookman Old Style"/>
            <w:sz w:val="24"/>
            <w:szCs w:val="24"/>
          </w:rPr>
          <w:t>(</w:t>
        </w:r>
      </w:ins>
      <w:ins w:id="350" w:author="Michelle Castellanos" w:date="2019-08-26T22:27:00Z">
        <w:r>
          <w:rPr>
            <w:rFonts w:ascii="Bookman Old Style" w:hAnsi="Bookman Old Style"/>
            <w:sz w:val="24"/>
            <w:szCs w:val="24"/>
          </w:rPr>
          <w:t xml:space="preserve">spetially to link the </w:t>
        </w:r>
        <w:r>
          <w:rPr>
            <w:rFonts w:ascii="Bookman Old Style" w:hAnsi="Bookman Old Style"/>
            <w:sz w:val="24"/>
            <w:szCs w:val="24"/>
          </w:rPr>
          <w:lastRenderedPageBreak/>
          <w:t>case studies document with its reference document</w:t>
        </w:r>
      </w:ins>
      <w:ins w:id="351" w:author="Michelle Castellanos" w:date="2019-08-26T22:28:00Z">
        <w:r>
          <w:rPr>
            <w:rFonts w:ascii="Bookman Old Style" w:hAnsi="Bookman Old Style"/>
            <w:sz w:val="24"/>
            <w:szCs w:val="24"/>
          </w:rPr>
          <w:t>)</w:t>
        </w:r>
      </w:ins>
      <w:moveTo w:id="352" w:author="Michelle Castellanos" w:date="2019-08-26T22:26:00Z">
        <w:r>
          <w:rPr>
            <w:rFonts w:ascii="Bookman Old Style" w:hAnsi="Bookman Old Style"/>
            <w:sz w:val="24"/>
            <w:szCs w:val="24"/>
          </w:rPr>
          <w:t xml:space="preserve">. Thus, both the id and name should be used consistently across the xml document. </w:t>
        </w:r>
        <w:del w:id="353" w:author="Michelle Castellanos" w:date="2019-08-26T22:28:00Z">
          <w:r w:rsidDel="00B007D4">
            <w:rPr>
              <w:rFonts w:ascii="Bookman Old Style" w:hAnsi="Bookman Old Style"/>
              <w:sz w:val="24"/>
              <w:szCs w:val="24"/>
            </w:rPr>
            <w:delText>In the following subsections there are detailed descriptions of the nodes used to describe the ecosystem risk assessment of the case studies.</w:delText>
          </w:r>
        </w:del>
      </w:moveTo>
      <w:moveToRangeEnd w:id="345"/>
    </w:p>
    <w:p w14:paraId="7380F7F7" w14:textId="41D16640" w:rsidR="001D3F73" w:rsidRDefault="00FC6AF8" w:rsidP="00762278">
      <w:pPr>
        <w:pStyle w:val="Standard"/>
        <w:spacing w:line="23" w:lineRule="atLeast"/>
        <w:ind w:firstLine="720"/>
        <w:jc w:val="both"/>
        <w:rPr>
          <w:rFonts w:ascii="Bookman Old Style" w:hAnsi="Bookman Old Style"/>
          <w:sz w:val="24"/>
          <w:szCs w:val="24"/>
        </w:rPr>
      </w:pPr>
      <w:r>
        <w:rPr>
          <w:rFonts w:ascii="Bookman Old Style" w:hAnsi="Bookman Old Style"/>
          <w:sz w:val="24"/>
          <w:szCs w:val="24"/>
        </w:rPr>
        <w:t>The exported xml-document has a root element called &lt;Case-Studies</w:t>
      </w:r>
      <w:r w:rsidR="00A64458">
        <w:rPr>
          <w:rFonts w:ascii="Bookman Old Style" w:hAnsi="Bookman Old Style"/>
          <w:sz w:val="24"/>
          <w:szCs w:val="24"/>
        </w:rPr>
        <w:t>&gt; that</w:t>
      </w:r>
      <w:r>
        <w:rPr>
          <w:rFonts w:ascii="Bookman Old Style" w:hAnsi="Bookman Old Style"/>
          <w:sz w:val="24"/>
          <w:szCs w:val="24"/>
        </w:rPr>
        <w:t xml:space="preserve"> contains </w:t>
      </w:r>
      <w:r w:rsidR="006F5131">
        <w:rPr>
          <w:rFonts w:ascii="Bookman Old Style" w:hAnsi="Bookman Old Style"/>
          <w:sz w:val="24"/>
          <w:szCs w:val="24"/>
        </w:rPr>
        <w:t>one or more</w:t>
      </w:r>
      <w:r>
        <w:rPr>
          <w:rFonts w:ascii="Bookman Old Style" w:hAnsi="Bookman Old Style"/>
          <w:sz w:val="24"/>
          <w:szCs w:val="24"/>
        </w:rPr>
        <w:t xml:space="preserve"> </w:t>
      </w:r>
      <w:r w:rsidR="00507172">
        <w:rPr>
          <w:rFonts w:ascii="Bookman Old Style" w:hAnsi="Bookman Old Style"/>
          <w:sz w:val="24"/>
          <w:szCs w:val="24"/>
        </w:rPr>
        <w:t>&lt;</w:t>
      </w:r>
      <w:r>
        <w:rPr>
          <w:rFonts w:ascii="Bookman Old Style" w:hAnsi="Bookman Old Style"/>
          <w:sz w:val="24"/>
          <w:szCs w:val="24"/>
        </w:rPr>
        <w:t>Case</w:t>
      </w:r>
      <w:r w:rsidR="006F5131">
        <w:rPr>
          <w:rFonts w:ascii="Bookman Old Style" w:hAnsi="Bookman Old Style"/>
          <w:sz w:val="24"/>
          <w:szCs w:val="24"/>
        </w:rPr>
        <w:t>-</w:t>
      </w:r>
      <w:r>
        <w:rPr>
          <w:rFonts w:ascii="Bookman Old Style" w:hAnsi="Bookman Old Style"/>
          <w:sz w:val="24"/>
          <w:szCs w:val="24"/>
        </w:rPr>
        <w:t>Study</w:t>
      </w:r>
      <w:r w:rsidR="00507172">
        <w:rPr>
          <w:rFonts w:ascii="Bookman Old Style" w:hAnsi="Bookman Old Style"/>
          <w:sz w:val="24"/>
          <w:szCs w:val="24"/>
        </w:rPr>
        <w:t>&gt;</w:t>
      </w:r>
      <w:r>
        <w:rPr>
          <w:rFonts w:ascii="Bookman Old Style" w:hAnsi="Bookman Old Style"/>
          <w:sz w:val="24"/>
          <w:szCs w:val="24"/>
        </w:rPr>
        <w:t xml:space="preserve"> elements. A typical </w:t>
      </w:r>
      <w:r w:rsidR="00507172">
        <w:rPr>
          <w:rFonts w:ascii="Bookman Old Style" w:hAnsi="Bookman Old Style"/>
          <w:sz w:val="24"/>
          <w:szCs w:val="24"/>
        </w:rPr>
        <w:t>&lt;</w:t>
      </w:r>
      <w:r>
        <w:rPr>
          <w:rFonts w:ascii="Bookman Old Style" w:hAnsi="Bookman Old Style"/>
          <w:sz w:val="24"/>
          <w:szCs w:val="24"/>
        </w:rPr>
        <w:t>Case-Study</w:t>
      </w:r>
      <w:r w:rsidR="00507172">
        <w:rPr>
          <w:rFonts w:ascii="Bookman Old Style" w:hAnsi="Bookman Old Style"/>
          <w:sz w:val="24"/>
          <w:szCs w:val="24"/>
        </w:rPr>
        <w:t>&gt;</w:t>
      </w:r>
      <w:r>
        <w:rPr>
          <w:rFonts w:ascii="Bookman Old Style" w:hAnsi="Bookman Old Style"/>
          <w:sz w:val="24"/>
          <w:szCs w:val="24"/>
        </w:rPr>
        <w:t xml:space="preserve"> element, describing assessment information, assessment target and ecosystem risk </w:t>
      </w:r>
      <w:r w:rsidR="00507172">
        <w:rPr>
          <w:rFonts w:ascii="Bookman Old Style" w:hAnsi="Bookman Old Style"/>
          <w:sz w:val="24"/>
          <w:szCs w:val="24"/>
        </w:rPr>
        <w:t xml:space="preserve">assessment </w:t>
      </w:r>
      <w:r>
        <w:rPr>
          <w:rFonts w:ascii="Bookman Old Style" w:hAnsi="Bookman Old Style"/>
          <w:sz w:val="24"/>
          <w:szCs w:val="24"/>
        </w:rPr>
        <w:t xml:space="preserve">would </w:t>
      </w:r>
      <w:del w:id="354" w:author="Utility" w:date="2019-08-12T14:00:00Z">
        <w:r w:rsidDel="008D1FF8">
          <w:rPr>
            <w:rFonts w:ascii="Bookman Old Style" w:hAnsi="Bookman Old Style"/>
            <w:sz w:val="24"/>
            <w:szCs w:val="24"/>
          </w:rPr>
          <w:delText>look like this</w:delText>
        </w:r>
      </w:del>
      <w:ins w:id="355" w:author="Utility" w:date="2019-08-12T14:00:00Z">
        <w:r w:rsidR="008D1FF8">
          <w:rPr>
            <w:rFonts w:ascii="Bookman Old Style" w:hAnsi="Bookman Old Style"/>
            <w:sz w:val="24"/>
            <w:szCs w:val="24"/>
          </w:rPr>
          <w:t xml:space="preserve">include some of this nodes (the entire structure will be developed in the next sections, a full structure model could be found at </w:t>
        </w:r>
        <w:commentRangeStart w:id="356"/>
        <w:r w:rsidR="008D1FF8" w:rsidRPr="008D1FF8">
          <w:rPr>
            <w:rFonts w:ascii="Bookman Old Style" w:hAnsi="Bookman Old Style"/>
            <w:sz w:val="24"/>
            <w:szCs w:val="24"/>
            <w:highlight w:val="yellow"/>
            <w:rPrChange w:id="357" w:author="Utility" w:date="2019-08-12T14:00:00Z">
              <w:rPr>
                <w:rFonts w:ascii="Bookman Old Style" w:hAnsi="Bookman Old Style"/>
                <w:sz w:val="24"/>
                <w:szCs w:val="24"/>
              </w:rPr>
            </w:rPrChange>
          </w:rPr>
          <w:t>XXXXX</w:t>
        </w:r>
        <w:commentRangeEnd w:id="356"/>
        <w:r w:rsidR="008D1FF8">
          <w:rPr>
            <w:rStyle w:val="Refdecomentario"/>
          </w:rPr>
          <w:commentReference w:id="356"/>
        </w:r>
      </w:ins>
      <w:r>
        <w:rPr>
          <w:rFonts w:ascii="Bookman Old Style" w:hAnsi="Bookman Old Style"/>
          <w:sz w:val="24"/>
          <w:szCs w:val="24"/>
        </w:rPr>
        <w:t>:</w:t>
      </w:r>
    </w:p>
    <w:p w14:paraId="4AFB2CFA" w14:textId="77777777" w:rsidR="00290EE4" w:rsidRPr="00E751A9" w:rsidRDefault="00290EE4" w:rsidP="00762278">
      <w:pPr>
        <w:pStyle w:val="Standard"/>
        <w:spacing w:line="23" w:lineRule="atLeast"/>
        <w:ind w:firstLine="720"/>
        <w:jc w:val="both"/>
        <w:rPr>
          <w:rFonts w:ascii="Courier New" w:hAnsi="Courier New" w:cs="Courier New"/>
        </w:rPr>
      </w:pPr>
      <w:commentRangeStart w:id="358"/>
      <w:commentRangeStart w:id="359"/>
      <w:r w:rsidRPr="00E751A9">
        <w:rPr>
          <w:rFonts w:ascii="Courier New" w:hAnsi="Courier New" w:cs="Courier New"/>
        </w:rPr>
        <w:t>&lt;Case-Studies&gt;</w:t>
      </w:r>
      <w:commentRangeEnd w:id="358"/>
      <w:r w:rsidR="005D349E">
        <w:rPr>
          <w:rStyle w:val="Refdecomentario"/>
        </w:rPr>
        <w:commentReference w:id="358"/>
      </w:r>
      <w:commentRangeEnd w:id="359"/>
      <w:r w:rsidR="008D1FF8">
        <w:rPr>
          <w:rStyle w:val="Refdecomentario"/>
        </w:rPr>
        <w:commentReference w:id="359"/>
      </w:r>
    </w:p>
    <w:p w14:paraId="20F9598D" w14:textId="77777777" w:rsidR="00290EE4" w:rsidRPr="00E751A9" w:rsidRDefault="00290EE4" w:rsidP="00762278">
      <w:pPr>
        <w:pStyle w:val="Standard"/>
        <w:spacing w:line="23" w:lineRule="atLeast"/>
        <w:ind w:firstLine="720"/>
        <w:jc w:val="both"/>
        <w:rPr>
          <w:rFonts w:ascii="Courier New" w:hAnsi="Courier New" w:cs="Courier New"/>
        </w:rPr>
      </w:pPr>
      <w:r w:rsidRPr="00E751A9">
        <w:rPr>
          <w:rFonts w:ascii="Courier New" w:hAnsi="Courier New" w:cs="Courier New"/>
        </w:rPr>
        <w:t>&lt;Case-Study id="" name=""&gt;</w:t>
      </w:r>
    </w:p>
    <w:p w14:paraId="18ED2AD3" w14:textId="6B76B4E0"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E751A9">
        <w:rPr>
          <w:rFonts w:ascii="Courier New" w:hAnsi="Courier New" w:cs="Courier New"/>
        </w:rPr>
        <w:t>&lt;Case-Study-Name lang=""&gt;&lt;/Case-Study-Name&gt;</w:t>
      </w:r>
    </w:p>
    <w:p w14:paraId="10237B3E" w14:textId="77777777" w:rsidR="00871F43"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E751A9">
        <w:rPr>
          <w:rFonts w:ascii="Courier New" w:hAnsi="Courier New" w:cs="Courier New"/>
        </w:rPr>
        <w:t>&lt;Scope&gt;</w:t>
      </w:r>
    </w:p>
    <w:p w14:paraId="1F937ACE" w14:textId="77777777" w:rsidR="00871F43" w:rsidRPr="00871F43" w:rsidRDefault="00871F43" w:rsidP="00762278">
      <w:pPr>
        <w:pStyle w:val="Standard"/>
        <w:spacing w:line="23" w:lineRule="atLeast"/>
        <w:ind w:left="1440" w:firstLine="720"/>
        <w:jc w:val="both"/>
        <w:rPr>
          <w:rFonts w:ascii="Courier New" w:hAnsi="Courier New" w:cs="Courier New"/>
        </w:rPr>
      </w:pPr>
      <w:r w:rsidRPr="00871F43">
        <w:rPr>
          <w:rFonts w:ascii="Courier New" w:hAnsi="Courier New" w:cs="Courier New"/>
        </w:rPr>
        <w:t>&lt;Scope-description&gt;&lt;/Scope-description&gt;</w:t>
      </w:r>
    </w:p>
    <w:p w14:paraId="1530A55D" w14:textId="2F0B76F2" w:rsidR="00871F43" w:rsidRDefault="00871F43" w:rsidP="00762278">
      <w:pPr>
        <w:pStyle w:val="Standard"/>
        <w:spacing w:line="23" w:lineRule="atLeast"/>
        <w:ind w:firstLine="72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sz w:val="20"/>
        </w:rPr>
        <w:t>&lt;Scope-classification</w:t>
      </w:r>
      <w:r w:rsidRPr="00871F43">
        <w:rPr>
          <w:rFonts w:ascii="Courier New" w:hAnsi="Courier New" w:cs="Courier New"/>
          <w:sz w:val="20"/>
        </w:rPr>
        <w:t>&gt;&lt;/Scope-classificat</w:t>
      </w:r>
      <w:r>
        <w:rPr>
          <w:rFonts w:ascii="Courier New" w:hAnsi="Courier New" w:cs="Courier New"/>
          <w:sz w:val="20"/>
        </w:rPr>
        <w:t>i</w:t>
      </w:r>
      <w:r w:rsidRPr="00871F43">
        <w:rPr>
          <w:rFonts w:ascii="Courier New" w:hAnsi="Courier New" w:cs="Courier New"/>
          <w:sz w:val="20"/>
        </w:rPr>
        <w:t>on&gt;</w:t>
      </w:r>
    </w:p>
    <w:p w14:paraId="5113CD0B" w14:textId="06449F34" w:rsidR="00290EE4" w:rsidRPr="00E751A9" w:rsidRDefault="00290EE4" w:rsidP="00762278">
      <w:pPr>
        <w:pStyle w:val="Standard"/>
        <w:spacing w:line="23" w:lineRule="atLeast"/>
        <w:ind w:left="720" w:firstLine="720"/>
        <w:jc w:val="both"/>
        <w:rPr>
          <w:rFonts w:ascii="Courier New" w:hAnsi="Courier New" w:cs="Courier New"/>
        </w:rPr>
      </w:pPr>
      <w:r w:rsidRPr="00E751A9">
        <w:rPr>
          <w:rFonts w:ascii="Courier New" w:hAnsi="Courier New" w:cs="Courier New"/>
        </w:rPr>
        <w:t>&lt;/Scope&gt;</w:t>
      </w:r>
    </w:p>
    <w:p w14:paraId="7FADF7EF" w14:textId="1F2C8CEC" w:rsidR="00290EE4" w:rsidRPr="00E751A9" w:rsidRDefault="00290EE4" w:rsidP="00762278">
      <w:pPr>
        <w:pStyle w:val="Standard"/>
        <w:spacing w:line="23" w:lineRule="atLeast"/>
        <w:ind w:left="720" w:firstLine="720"/>
        <w:jc w:val="both"/>
        <w:rPr>
          <w:rFonts w:ascii="Courier New" w:hAnsi="Courier New" w:cs="Courier New"/>
          <w:sz w:val="20"/>
        </w:rPr>
      </w:pPr>
      <w:r w:rsidRPr="00E751A9">
        <w:rPr>
          <w:rFonts w:ascii="Courier New" w:hAnsi="Courier New" w:cs="Courier New"/>
          <w:sz w:val="20"/>
        </w:rPr>
        <w:t>&lt;Assessment-Information date="" updated-by="" status="" load=""&gt;</w:t>
      </w:r>
    </w:p>
    <w:p w14:paraId="6D69F8A6" w14:textId="72D69AB6"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&lt;Assessment-contributors&gt;&lt;/Assessment-contributors&gt;</w:t>
      </w:r>
    </w:p>
    <w:p w14:paraId="1574E208" w14:textId="73FBEBC6"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&lt;Assessment-date&gt;&lt;/Assessment-date&gt;</w:t>
      </w:r>
    </w:p>
    <w:p w14:paraId="3A4BECCB" w14:textId="2FCF9B69"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&lt;Assessment-reviewers&gt;&lt;/Assessment-reviewers&gt;</w:t>
      </w:r>
    </w:p>
    <w:p w14:paraId="0DC80197" w14:textId="243FAA75" w:rsidR="00290EE4" w:rsidRPr="00E751A9" w:rsidRDefault="00290EE4" w:rsidP="00762278">
      <w:pPr>
        <w:pStyle w:val="Standard"/>
        <w:spacing w:line="23" w:lineRule="atLeast"/>
        <w:ind w:firstLine="720"/>
        <w:jc w:val="both"/>
        <w:rPr>
          <w:rFonts w:ascii="Courier New" w:hAnsi="Courier New" w:cs="Courier New"/>
        </w:rPr>
      </w:pPr>
      <w:r w:rsidRPr="00E751A9">
        <w:rPr>
          <w:rFonts w:ascii="Courier New" w:hAnsi="Courier New" w:cs="Courier New"/>
        </w:rPr>
        <w:tab/>
      </w:r>
      <w:r w:rsidRPr="00290EE4">
        <w:rPr>
          <w:rFonts w:ascii="Courier New" w:hAnsi="Courier New" w:cs="Courier New"/>
        </w:rPr>
        <w:tab/>
      </w:r>
      <w:r w:rsidRPr="00E751A9">
        <w:rPr>
          <w:rFonts w:ascii="Courier New" w:hAnsi="Courier New" w:cs="Courier New"/>
        </w:rPr>
        <w:t>&lt;Date-received&gt;&lt;/Date-received&gt;</w:t>
      </w:r>
    </w:p>
    <w:p w14:paraId="4CF1A92A" w14:textId="41DB1069"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&lt;Date-accepted&gt;&lt;/Date-accepted&gt;</w:t>
      </w:r>
    </w:p>
    <w:p w14:paraId="6DF389A5" w14:textId="13CCD759"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&lt;Date-published&gt;&lt;/Date-published&gt;</w:t>
      </w:r>
    </w:p>
    <w:p w14:paraId="32F47388" w14:textId="042D20D8"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&lt;Date-webpublished&gt;&lt;/Date-webpublished&gt;</w:t>
      </w:r>
    </w:p>
    <w:p w14:paraId="6700F428" w14:textId="23947D8B"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&lt;ref-label&gt;&lt;/ref-label&gt;</w:t>
      </w:r>
    </w:p>
    <w:p w14:paraId="04D598B7" w14:textId="47E0FD3C"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&lt;Keywords&gt;&lt;/Keywords&gt;</w:t>
      </w:r>
    </w:p>
    <w:p w14:paraId="115053C3" w14:textId="7DBB9B64"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E751A9">
        <w:rPr>
          <w:rFonts w:ascii="Courier New" w:hAnsi="Courier New" w:cs="Courier New"/>
        </w:rPr>
        <w:t>&lt;/Assessment-Information&gt;</w:t>
      </w:r>
    </w:p>
    <w:p w14:paraId="51AA2AEB" w14:textId="7AF0CC41"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E751A9">
        <w:rPr>
          <w:rFonts w:ascii="Courier New" w:hAnsi="Courier New" w:cs="Courier New"/>
        </w:rPr>
        <w:t>&lt;Assessment-Target date="" updated-by="" status=""&gt;</w:t>
      </w:r>
    </w:p>
    <w:p w14:paraId="083D535D" w14:textId="550C0E88"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&lt;AT-id&gt;&lt;/AT-id&gt;</w:t>
      </w:r>
    </w:p>
    <w:p w14:paraId="33B3D008" w14:textId="02F16F7D"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&lt;AT-description&gt;&lt;/AT-description&gt;</w:t>
      </w:r>
    </w:p>
    <w:p w14:paraId="1440940E" w14:textId="00626848"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&lt;AT-name&gt;&lt;/AT-name&gt;</w:t>
      </w:r>
    </w:p>
    <w:p w14:paraId="06A388D5" w14:textId="78C5F85F"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&lt;Characteristic-biota&gt;&lt;/Characteristic-biota&gt;</w:t>
      </w:r>
    </w:p>
    <w:p w14:paraId="035174FC" w14:textId="7EF62AD5"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&lt;Abiotic-environment&gt;&lt;/Abiotic-environment&gt;</w:t>
      </w:r>
    </w:p>
    <w:p w14:paraId="443D6000" w14:textId="670CE565"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lastRenderedPageBreak/>
        <w:tab/>
      </w:r>
      <w:r w:rsidRPr="00290EE4">
        <w:rPr>
          <w:rFonts w:ascii="Courier New" w:hAnsi="Courier New" w:cs="Courier New"/>
        </w:rPr>
        <w:tab/>
      </w:r>
      <w:r w:rsidRPr="00E751A9">
        <w:rPr>
          <w:rFonts w:ascii="Courier New" w:hAnsi="Courier New" w:cs="Courier New"/>
        </w:rPr>
        <w:t>&lt;Biotic-processes&gt;Biotic-processes&gt;</w:t>
      </w:r>
    </w:p>
    <w:p w14:paraId="3D74F551" w14:textId="67938D2B"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&lt;Ecosystem-services&gt;&lt;/Ecosystem-services&gt;</w:t>
      </w:r>
    </w:p>
    <w:p w14:paraId="3409D927" w14:textId="45071F97"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&lt;Threats&gt;&lt;/Threats&gt;</w:t>
      </w:r>
    </w:p>
    <w:p w14:paraId="2F7F8A56" w14:textId="4E3FC2C1"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&lt;Conservation-actions&gt;&lt;/Conservation-actions&gt;</w:t>
      </w:r>
    </w:p>
    <w:p w14:paraId="135792CC" w14:textId="6B869516"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&lt;Research-needs&gt;&lt;/Research-needs&gt;</w:t>
      </w:r>
    </w:p>
    <w:p w14:paraId="31C3F469" w14:textId="4F7DE2B4" w:rsidR="00290EE4" w:rsidRPr="008966CF" w:rsidRDefault="00290EE4" w:rsidP="00762278">
      <w:pPr>
        <w:pStyle w:val="Standard"/>
        <w:spacing w:line="23" w:lineRule="atLeast"/>
        <w:ind w:firstLine="720"/>
        <w:jc w:val="both"/>
        <w:rPr>
          <w:rFonts w:ascii="Courier New" w:hAnsi="Courier New" w:cs="Courier New"/>
          <w:sz w:val="20"/>
          <w:lang w:val="pt-BR"/>
        </w:rPr>
      </w:pPr>
      <w:r w:rsidRPr="00290EE4">
        <w:rPr>
          <w:rFonts w:ascii="Courier New" w:hAnsi="Courier New" w:cs="Courier New"/>
        </w:rPr>
        <w:tab/>
      </w:r>
      <w:r w:rsidRPr="00290EE4">
        <w:rPr>
          <w:rFonts w:ascii="Courier New" w:hAnsi="Courier New" w:cs="Courier New"/>
        </w:rPr>
        <w:tab/>
      </w:r>
      <w:r w:rsidRPr="008966CF">
        <w:rPr>
          <w:rFonts w:ascii="Courier New" w:hAnsi="Courier New" w:cs="Courier New"/>
          <w:sz w:val="20"/>
          <w:lang w:val="pt-BR"/>
        </w:rPr>
        <w:t>&lt;Conceptual-ecosystem-model&gt;&lt;/Conceptual-ecosystem-model&gt;</w:t>
      </w:r>
    </w:p>
    <w:p w14:paraId="67A7F273" w14:textId="59A3E133" w:rsidR="00290EE4" w:rsidRPr="00E751A9" w:rsidRDefault="00290EE4" w:rsidP="00762278">
      <w:pPr>
        <w:pStyle w:val="Standard"/>
        <w:spacing w:line="23" w:lineRule="atLeast"/>
        <w:ind w:firstLine="720"/>
        <w:jc w:val="both"/>
        <w:rPr>
          <w:rFonts w:ascii="Courier New" w:hAnsi="Courier New" w:cs="Courier New"/>
        </w:rPr>
      </w:pPr>
      <w:r w:rsidRPr="008966CF">
        <w:rPr>
          <w:rFonts w:ascii="Courier New" w:hAnsi="Courier New" w:cs="Courier New"/>
          <w:lang w:val="pt-BR"/>
        </w:rPr>
        <w:t xml:space="preserve">      </w:t>
      </w:r>
      <w:r w:rsidRPr="008966CF">
        <w:rPr>
          <w:rFonts w:ascii="Courier New" w:hAnsi="Courier New" w:cs="Courier New"/>
          <w:lang w:val="pt-BR"/>
        </w:rPr>
        <w:tab/>
      </w:r>
      <w:r w:rsidRPr="00E751A9">
        <w:rPr>
          <w:rFonts w:ascii="Courier New" w:hAnsi="Courier New" w:cs="Courier New"/>
        </w:rPr>
        <w:t>&lt;Classifications&gt;&lt;/Classifications&gt;</w:t>
      </w:r>
    </w:p>
    <w:p w14:paraId="3F820A0A" w14:textId="4CE6DAB7" w:rsidR="00290EE4" w:rsidRPr="00E751A9" w:rsidRDefault="00290EE4" w:rsidP="00762278">
      <w:pPr>
        <w:pStyle w:val="Standard"/>
        <w:spacing w:line="23" w:lineRule="atLeast"/>
        <w:ind w:left="1440" w:firstLine="720"/>
        <w:jc w:val="both"/>
        <w:rPr>
          <w:rFonts w:ascii="Courier New" w:hAnsi="Courier New" w:cs="Courier New"/>
        </w:rPr>
      </w:pPr>
      <w:r w:rsidRPr="00E751A9">
        <w:rPr>
          <w:rFonts w:ascii="Courier New" w:hAnsi="Courier New" w:cs="Courier New"/>
        </w:rPr>
        <w:t>&lt;Distribution&gt;&lt;/Distribution&gt;</w:t>
      </w:r>
    </w:p>
    <w:p w14:paraId="25EA802C" w14:textId="17C2D5EF"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&lt;Collapse-definition&gt;&lt;/Collapse-definition&gt;</w:t>
      </w:r>
    </w:p>
    <w:p w14:paraId="3043E2B0" w14:textId="1D36825B"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E751A9">
        <w:rPr>
          <w:rFonts w:ascii="Courier New" w:hAnsi="Courier New" w:cs="Courier New"/>
        </w:rPr>
        <w:t>&lt;/Assessment-Target&gt;</w:t>
      </w:r>
    </w:p>
    <w:p w14:paraId="375C5773" w14:textId="0D305069"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E751A9">
        <w:rPr>
          <w:rFonts w:ascii="Courier New" w:hAnsi="Courier New" w:cs="Courier New"/>
        </w:rPr>
        <w:t>&lt;Ecosystem-Risk-Assessment date="" updated-by="" status=""&gt;</w:t>
      </w:r>
    </w:p>
    <w:p w14:paraId="6C93A4A0" w14:textId="667B3FB2"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&lt;Assessment-version&gt;&lt;/Assessment-version&gt;</w:t>
      </w:r>
    </w:p>
    <w:p w14:paraId="771F83C2" w14:textId="4C84A194"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290EE4">
        <w:rPr>
          <w:rFonts w:ascii="Courier New" w:hAnsi="Courier New" w:cs="Courier New"/>
        </w:rPr>
        <w:tab/>
      </w:r>
      <w:r w:rsidRPr="00E751A9">
        <w:rPr>
          <w:rFonts w:ascii="Courier New" w:hAnsi="Courier New" w:cs="Courier New"/>
        </w:rPr>
        <w:t>&lt;Risk-assessment-protocol&gt;&lt;/Risk-assessment-protocol&gt;</w:t>
      </w:r>
    </w:p>
    <w:p w14:paraId="57ED2180" w14:textId="5FA74467" w:rsidR="00290EE4" w:rsidRPr="00E751A9" w:rsidRDefault="00290EE4" w:rsidP="00762278">
      <w:pPr>
        <w:pStyle w:val="Standard"/>
        <w:spacing w:line="23" w:lineRule="atLeast"/>
        <w:ind w:firstLine="720"/>
        <w:jc w:val="both"/>
        <w:rPr>
          <w:rFonts w:ascii="Courier New" w:hAnsi="Courier New" w:cs="Courier New"/>
        </w:rPr>
      </w:pPr>
      <w:r w:rsidRPr="002A3B9B">
        <w:rPr>
          <w:rFonts w:ascii="Courier New" w:hAnsi="Courier New" w:cs="Courier New"/>
        </w:rPr>
        <w:tab/>
      </w:r>
      <w:r w:rsidRPr="002A3B9B">
        <w:rPr>
          <w:rFonts w:ascii="Courier New" w:hAnsi="Courier New" w:cs="Courier New"/>
        </w:rPr>
        <w:tab/>
      </w:r>
      <w:r w:rsidRPr="00E751A9">
        <w:rPr>
          <w:rFonts w:ascii="Courier New" w:hAnsi="Courier New" w:cs="Courier New"/>
        </w:rPr>
        <w:t>&lt;Assessment-unit&gt;&lt;/Assessment-unit&gt;</w:t>
      </w:r>
    </w:p>
    <w:p w14:paraId="3F2B130D" w14:textId="1B91A712"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E751A9">
        <w:rPr>
          <w:rFonts w:ascii="Courier New" w:hAnsi="Courier New" w:cs="Courier New"/>
        </w:rPr>
        <w:t>&lt;/Ecosystem-Risk-Assessment&gt;</w:t>
      </w:r>
    </w:p>
    <w:p w14:paraId="4E67C328" w14:textId="64A1FB17" w:rsidR="00290EE4" w:rsidRPr="00E751A9" w:rsidRDefault="00290EE4" w:rsidP="00762278">
      <w:pPr>
        <w:pStyle w:val="Standard"/>
        <w:spacing w:line="23" w:lineRule="atLeast"/>
        <w:ind w:firstLine="720"/>
        <w:jc w:val="both"/>
        <w:rPr>
          <w:rFonts w:ascii="Courier New" w:hAnsi="Courier New" w:cs="Courier New"/>
        </w:rPr>
      </w:pPr>
      <w:r w:rsidRPr="00290EE4">
        <w:rPr>
          <w:rFonts w:ascii="Courier New" w:hAnsi="Courier New" w:cs="Courier New"/>
        </w:rPr>
        <w:tab/>
      </w:r>
      <w:r w:rsidRPr="00E751A9">
        <w:rPr>
          <w:rFonts w:ascii="Courier New" w:hAnsi="Courier New" w:cs="Courier New"/>
        </w:rPr>
        <w:t>&lt;Content-Curations&gt;&lt;/Content-Curations&gt;</w:t>
      </w:r>
    </w:p>
    <w:p w14:paraId="7DB6B0A4" w14:textId="79A72470" w:rsidR="00290EE4" w:rsidRPr="00E751A9" w:rsidRDefault="00290EE4" w:rsidP="00762278">
      <w:pPr>
        <w:pStyle w:val="Standard"/>
        <w:spacing w:line="23" w:lineRule="atLeast"/>
        <w:ind w:firstLine="720"/>
        <w:jc w:val="both"/>
        <w:rPr>
          <w:rFonts w:ascii="Courier New" w:hAnsi="Courier New" w:cs="Courier New"/>
        </w:rPr>
      </w:pPr>
      <w:r w:rsidRPr="00E751A9">
        <w:rPr>
          <w:rFonts w:ascii="Courier New" w:hAnsi="Courier New" w:cs="Courier New"/>
        </w:rPr>
        <w:t>&lt;/Case-Study&gt;</w:t>
      </w:r>
    </w:p>
    <w:p w14:paraId="38B7E0DA" w14:textId="64A37EFC" w:rsidR="00290EE4" w:rsidRPr="00E751A9" w:rsidRDefault="00290EE4" w:rsidP="00762278">
      <w:pPr>
        <w:pStyle w:val="Standard"/>
        <w:spacing w:line="23" w:lineRule="atLeast"/>
        <w:ind w:firstLine="720"/>
        <w:jc w:val="both"/>
        <w:rPr>
          <w:rFonts w:ascii="Courier New" w:hAnsi="Courier New" w:cs="Courier New"/>
        </w:rPr>
      </w:pPr>
      <w:r w:rsidRPr="00E751A9">
        <w:rPr>
          <w:rFonts w:ascii="Courier New" w:hAnsi="Courier New" w:cs="Courier New"/>
        </w:rPr>
        <w:t>&lt;/Case-Studies&gt;</w:t>
      </w:r>
    </w:p>
    <w:p w14:paraId="56EEE123" w14:textId="77777777" w:rsidR="001D3F73" w:rsidRDefault="001D3F73" w:rsidP="00762278">
      <w:pPr>
        <w:pStyle w:val="Standard"/>
        <w:spacing w:line="23" w:lineRule="atLeast"/>
        <w:jc w:val="both"/>
        <w:rPr>
          <w:rFonts w:ascii="Bookman Old Style" w:hAnsi="Bookman Old Style"/>
          <w:sz w:val="24"/>
          <w:szCs w:val="24"/>
        </w:rPr>
      </w:pPr>
    </w:p>
    <w:p w14:paraId="22380B6E" w14:textId="72A39F5F" w:rsidR="005D349E" w:rsidRDefault="005D349E" w:rsidP="00762278">
      <w:pPr>
        <w:pStyle w:val="Standard"/>
        <w:spacing w:line="23" w:lineRule="atLeast"/>
        <w:ind w:firstLine="720"/>
        <w:jc w:val="both"/>
        <w:rPr>
          <w:b/>
          <w:color w:val="00000A"/>
        </w:rPr>
      </w:pPr>
      <w:moveFromRangeStart w:id="360" w:author="Michelle Castellanos" w:date="2019-08-26T22:26:00Z" w:name="move17750784"/>
      <w:moveFrom w:id="361" w:author="Michelle Castellanos" w:date="2019-08-26T22:26:00Z">
        <w:r w:rsidDel="00B007D4">
          <w:rPr>
            <w:rFonts w:ascii="Bookman Old Style" w:hAnsi="Bookman Old Style"/>
            <w:sz w:val="24"/>
            <w:szCs w:val="24"/>
          </w:rPr>
          <w:t>Each &lt;Case-S</w:t>
        </w:r>
        <w:r w:rsidR="00FC6AF8" w:rsidDel="00B007D4">
          <w:rPr>
            <w:rFonts w:ascii="Bookman Old Style" w:hAnsi="Bookman Old Style"/>
            <w:sz w:val="24"/>
            <w:szCs w:val="24"/>
          </w:rPr>
          <w:t>tudy</w:t>
        </w:r>
        <w:r w:rsidDel="00B007D4">
          <w:rPr>
            <w:rFonts w:ascii="Bookman Old Style" w:hAnsi="Bookman Old Style"/>
            <w:sz w:val="24"/>
            <w:szCs w:val="24"/>
          </w:rPr>
          <w:t>&gt;</w:t>
        </w:r>
        <w:r w:rsidR="00FC6AF8" w:rsidDel="00B007D4">
          <w:rPr>
            <w:rFonts w:ascii="Bookman Old Style" w:hAnsi="Bookman Old Style"/>
            <w:sz w:val="24"/>
            <w:szCs w:val="24"/>
          </w:rPr>
          <w:t xml:space="preserve"> record has a</w:t>
        </w:r>
        <w:r w:rsidR="006F5131" w:rsidDel="00B007D4">
          <w:rPr>
            <w:rFonts w:ascii="Bookman Old Style" w:hAnsi="Bookman Old Style"/>
            <w:sz w:val="24"/>
            <w:szCs w:val="24"/>
          </w:rPr>
          <w:t>n id and</w:t>
        </w:r>
        <w:r w:rsidR="00FC6AF8" w:rsidDel="00B007D4">
          <w:rPr>
            <w:rFonts w:ascii="Bookman Old Style" w:hAnsi="Bookman Old Style"/>
            <w:sz w:val="24"/>
            <w:szCs w:val="24"/>
          </w:rPr>
          <w:t xml:space="preserve"> name attribute</w:t>
        </w:r>
        <w:r w:rsidR="006F5131" w:rsidDel="00B007D4">
          <w:rPr>
            <w:rFonts w:ascii="Bookman Old Style" w:hAnsi="Bookman Old Style"/>
            <w:sz w:val="24"/>
            <w:szCs w:val="24"/>
          </w:rPr>
          <w:t xml:space="preserve">s, </w:t>
        </w:r>
        <w:r w:rsidR="00FC6AF8" w:rsidDel="00B007D4">
          <w:rPr>
            <w:rFonts w:ascii="Bookman Old Style" w:hAnsi="Bookman Old Style"/>
            <w:sz w:val="24"/>
            <w:szCs w:val="24"/>
          </w:rPr>
          <w:t xml:space="preserve">which </w:t>
        </w:r>
        <w:r w:rsidDel="00B007D4">
          <w:rPr>
            <w:rFonts w:ascii="Bookman Old Style" w:hAnsi="Bookman Old Style"/>
            <w:sz w:val="24"/>
            <w:szCs w:val="24"/>
          </w:rPr>
          <w:t>are</w:t>
        </w:r>
        <w:r w:rsidR="00FC6AF8" w:rsidDel="00B007D4">
          <w:rPr>
            <w:rFonts w:ascii="Bookman Old Style" w:hAnsi="Bookman Old Style"/>
            <w:sz w:val="24"/>
            <w:szCs w:val="24"/>
          </w:rPr>
          <w:t xml:space="preserve"> used to link </w:t>
        </w:r>
        <w:r w:rsidR="006F5131" w:rsidDel="00B007D4">
          <w:rPr>
            <w:rFonts w:ascii="Bookman Old Style" w:hAnsi="Bookman Old Style"/>
            <w:sz w:val="24"/>
            <w:szCs w:val="24"/>
          </w:rPr>
          <w:t xml:space="preserve">it </w:t>
        </w:r>
        <w:r w:rsidR="00FC6AF8" w:rsidDel="00B007D4">
          <w:rPr>
            <w:rFonts w:ascii="Bookman Old Style" w:hAnsi="Bookman Old Style"/>
            <w:sz w:val="24"/>
            <w:szCs w:val="24"/>
          </w:rPr>
          <w:t>to other nodes of information in other documents</w:t>
        </w:r>
        <w:r w:rsidR="00B925CA" w:rsidDel="00B007D4">
          <w:rPr>
            <w:rFonts w:ascii="Bookman Old Style" w:hAnsi="Bookman Old Style"/>
            <w:sz w:val="24"/>
            <w:szCs w:val="24"/>
          </w:rPr>
          <w:t>. T</w:t>
        </w:r>
        <w:r w:rsidR="00FC6AF8" w:rsidDel="00B007D4">
          <w:rPr>
            <w:rFonts w:ascii="Bookman Old Style" w:hAnsi="Bookman Old Style"/>
            <w:sz w:val="24"/>
            <w:szCs w:val="24"/>
          </w:rPr>
          <w:t>hus</w:t>
        </w:r>
        <w:r w:rsidR="00B925CA" w:rsidDel="00B007D4">
          <w:rPr>
            <w:rFonts w:ascii="Bookman Old Style" w:hAnsi="Bookman Old Style"/>
            <w:sz w:val="24"/>
            <w:szCs w:val="24"/>
          </w:rPr>
          <w:t xml:space="preserve">, both the id and name </w:t>
        </w:r>
        <w:r w:rsidR="00FC6AF8" w:rsidDel="00B007D4">
          <w:rPr>
            <w:rFonts w:ascii="Bookman Old Style" w:hAnsi="Bookman Old Style"/>
            <w:sz w:val="24"/>
            <w:szCs w:val="24"/>
          </w:rPr>
          <w:t xml:space="preserve">should be used consistently across the </w:t>
        </w:r>
        <w:r w:rsidDel="00B007D4">
          <w:rPr>
            <w:rFonts w:ascii="Bookman Old Style" w:hAnsi="Bookman Old Style"/>
            <w:sz w:val="24"/>
            <w:szCs w:val="24"/>
          </w:rPr>
          <w:t xml:space="preserve">xml </w:t>
        </w:r>
        <w:r w:rsidR="00FC6AF8" w:rsidDel="00B007D4">
          <w:rPr>
            <w:rFonts w:ascii="Bookman Old Style" w:hAnsi="Bookman Old Style"/>
            <w:sz w:val="24"/>
            <w:szCs w:val="24"/>
          </w:rPr>
          <w:t xml:space="preserve">document. In the following subsections there are detailed descriptions of the nodes used to describe the ecosystem risk assessment </w:t>
        </w:r>
        <w:r w:rsidR="00B925CA" w:rsidDel="00B007D4">
          <w:rPr>
            <w:rFonts w:ascii="Bookman Old Style" w:hAnsi="Bookman Old Style"/>
            <w:sz w:val="24"/>
            <w:szCs w:val="24"/>
          </w:rPr>
          <w:t xml:space="preserve">of the </w:t>
        </w:r>
        <w:r w:rsidR="00FC6AF8" w:rsidDel="00B007D4">
          <w:rPr>
            <w:rFonts w:ascii="Bookman Old Style" w:hAnsi="Bookman Old Style"/>
            <w:sz w:val="24"/>
            <w:szCs w:val="24"/>
          </w:rPr>
          <w:t>case stud</w:t>
        </w:r>
        <w:r w:rsidR="00B925CA" w:rsidDel="00B007D4">
          <w:rPr>
            <w:rFonts w:ascii="Bookman Old Style" w:hAnsi="Bookman Old Style"/>
            <w:sz w:val="24"/>
            <w:szCs w:val="24"/>
          </w:rPr>
          <w:t>ies</w:t>
        </w:r>
        <w:r w:rsidR="00FC6AF8" w:rsidDel="00B007D4">
          <w:rPr>
            <w:rFonts w:ascii="Bookman Old Style" w:hAnsi="Bookman Old Style"/>
            <w:sz w:val="24"/>
            <w:szCs w:val="24"/>
          </w:rPr>
          <w:t>.</w:t>
        </w:r>
      </w:moveFrom>
      <w:bookmarkStart w:id="362" w:name="_Toc528812638"/>
      <w:moveFromRangeEnd w:id="360"/>
      <w:r>
        <w:rPr>
          <w:b/>
          <w:color w:val="00000A"/>
        </w:rPr>
        <w:br w:type="page"/>
      </w:r>
    </w:p>
    <w:p w14:paraId="2AD43F28" w14:textId="7B9D07DC" w:rsidR="001D3F73" w:rsidRPr="00D50883" w:rsidRDefault="00FC6AF8" w:rsidP="004E6551">
      <w:pPr>
        <w:pStyle w:val="Ttulo1"/>
        <w:numPr>
          <w:ilvl w:val="0"/>
          <w:numId w:val="29"/>
        </w:numPr>
        <w:rPr>
          <w:rStyle w:val="ListLabel1"/>
          <w:b/>
        </w:rPr>
      </w:pPr>
      <w:bookmarkStart w:id="363" w:name="_Toc10659922"/>
      <w:bookmarkStart w:id="364" w:name="_Toc10989852"/>
      <w:r w:rsidRPr="00D50883">
        <w:rPr>
          <w:rStyle w:val="ListLabel1"/>
          <w:b/>
        </w:rPr>
        <w:lastRenderedPageBreak/>
        <w:t>Node documentation</w:t>
      </w:r>
      <w:bookmarkEnd w:id="363"/>
      <w:bookmarkEnd w:id="364"/>
    </w:p>
    <w:p w14:paraId="078F4CC4" w14:textId="77777777" w:rsidR="00D50883" w:rsidRPr="00D50883" w:rsidRDefault="00D50883" w:rsidP="00D50883">
      <w:pPr>
        <w:pStyle w:val="Textbody"/>
      </w:pPr>
    </w:p>
    <w:p w14:paraId="0C357659" w14:textId="4BCF581E" w:rsidR="001D3F73" w:rsidRPr="000A4704" w:rsidRDefault="00FC6AF8" w:rsidP="004E6551">
      <w:pPr>
        <w:pStyle w:val="Ttulo1"/>
        <w:numPr>
          <w:ilvl w:val="1"/>
          <w:numId w:val="29"/>
        </w:numPr>
        <w:rPr>
          <w:rStyle w:val="ListLabel1"/>
          <w:b/>
          <w:sz w:val="28"/>
        </w:rPr>
      </w:pPr>
      <w:bookmarkStart w:id="365" w:name="_Toc10659923"/>
      <w:bookmarkStart w:id="366" w:name="_Toc10989853"/>
      <w:bookmarkEnd w:id="362"/>
      <w:r w:rsidRPr="000A4704">
        <w:rPr>
          <w:rStyle w:val="ListLabel1"/>
          <w:b/>
          <w:sz w:val="28"/>
        </w:rPr>
        <w:t>Root element: Case Studies</w:t>
      </w:r>
      <w:bookmarkEnd w:id="365"/>
      <w:bookmarkEnd w:id="366"/>
    </w:p>
    <w:p w14:paraId="7BAA2501" w14:textId="77777777" w:rsidR="00762278" w:rsidRDefault="00FC6AF8" w:rsidP="00762278">
      <w:pPr>
        <w:pStyle w:val="Standard"/>
        <w:spacing w:after="80" w:line="23" w:lineRule="atLeast"/>
        <w:jc w:val="both"/>
        <w:rPr>
          <w:rFonts w:ascii="Bookman Old Style" w:hAnsi="Bookman Old Style"/>
          <w:sz w:val="24"/>
          <w:szCs w:val="24"/>
        </w:rPr>
      </w:pPr>
      <w:r w:rsidRPr="00D50883">
        <w:rPr>
          <w:rFonts w:ascii="Bookman Old Style" w:hAnsi="Bookman Old Style"/>
          <w:sz w:val="24"/>
          <w:szCs w:val="24"/>
          <w:u w:val="single"/>
        </w:rPr>
        <w:t>Tag</w:t>
      </w:r>
      <w:r w:rsidRPr="00D50883">
        <w:rPr>
          <w:rFonts w:ascii="Bookman Old Style" w:hAnsi="Bookman Old Style"/>
          <w:sz w:val="24"/>
          <w:szCs w:val="24"/>
        </w:rPr>
        <w:t xml:space="preserve">: </w:t>
      </w:r>
      <w:r w:rsidR="00F77BC4" w:rsidRPr="00D50883">
        <w:rPr>
          <w:rFonts w:ascii="Bookman Old Style" w:hAnsi="Bookman Old Style"/>
          <w:sz w:val="24"/>
          <w:szCs w:val="24"/>
        </w:rPr>
        <w:t>&lt;</w:t>
      </w:r>
      <w:r w:rsidRPr="00D50883">
        <w:rPr>
          <w:rFonts w:ascii="Bookman Old Style" w:hAnsi="Bookman Old Style"/>
          <w:sz w:val="24"/>
          <w:szCs w:val="24"/>
        </w:rPr>
        <w:t>Case-Studies</w:t>
      </w:r>
      <w:r w:rsidR="00F77BC4" w:rsidRPr="00D50883">
        <w:rPr>
          <w:rFonts w:ascii="Bookman Old Style" w:hAnsi="Bookman Old Style"/>
          <w:sz w:val="24"/>
          <w:szCs w:val="24"/>
        </w:rPr>
        <w:t>&gt;</w:t>
      </w:r>
    </w:p>
    <w:p w14:paraId="3D9187BD" w14:textId="77777777" w:rsidR="00762278" w:rsidRDefault="008E2276" w:rsidP="00762278">
      <w:pPr>
        <w:pStyle w:val="Standard"/>
        <w:spacing w:after="80" w:line="23" w:lineRule="atLeast"/>
        <w:jc w:val="both"/>
        <w:rPr>
          <w:rFonts w:ascii="Bookman Old Style" w:hAnsi="Bookman Old Style"/>
          <w:sz w:val="24"/>
          <w:szCs w:val="24"/>
        </w:rPr>
      </w:pPr>
      <w:r w:rsidRPr="00D50883">
        <w:rPr>
          <w:rFonts w:ascii="Bookman Old Style" w:hAnsi="Bookman Old Style"/>
          <w:sz w:val="24"/>
          <w:szCs w:val="24"/>
          <w:u w:val="single"/>
        </w:rPr>
        <w:t xml:space="preserve">Parent: </w:t>
      </w:r>
      <w:r w:rsidRPr="00D50883">
        <w:rPr>
          <w:rFonts w:ascii="Bookman Old Style" w:hAnsi="Bookman Old Style"/>
          <w:sz w:val="24"/>
          <w:szCs w:val="24"/>
        </w:rPr>
        <w:t>none</w:t>
      </w:r>
    </w:p>
    <w:p w14:paraId="0184EE8F" w14:textId="413ED217" w:rsidR="008E2276" w:rsidRPr="00D50883" w:rsidRDefault="008E2276" w:rsidP="00762278">
      <w:pPr>
        <w:pStyle w:val="Standard"/>
        <w:spacing w:after="80" w:line="23" w:lineRule="atLeast"/>
        <w:jc w:val="both"/>
        <w:rPr>
          <w:rFonts w:ascii="Bookman Old Style" w:hAnsi="Bookman Old Style"/>
          <w:sz w:val="24"/>
          <w:szCs w:val="24"/>
        </w:rPr>
      </w:pPr>
      <w:r w:rsidRPr="00D50883">
        <w:rPr>
          <w:rFonts w:ascii="Bookman Old Style" w:hAnsi="Bookman Old Style"/>
          <w:sz w:val="24"/>
          <w:szCs w:val="24"/>
          <w:u w:val="single"/>
        </w:rPr>
        <w:t>Children:</w:t>
      </w:r>
      <w:r w:rsidRPr="00D50883">
        <w:rPr>
          <w:rFonts w:ascii="Bookman Old Style" w:hAnsi="Bookman Old Style"/>
          <w:sz w:val="24"/>
          <w:szCs w:val="24"/>
        </w:rPr>
        <w:t xml:space="preserve"> Case-Study</w:t>
      </w:r>
    </w:p>
    <w:p w14:paraId="4E068F2A" w14:textId="2EE480F8" w:rsidR="008E2276" w:rsidRPr="00D50883" w:rsidRDefault="008E2276" w:rsidP="00762278">
      <w:pPr>
        <w:pStyle w:val="Standard"/>
        <w:spacing w:after="80" w:line="23" w:lineRule="atLeast"/>
        <w:jc w:val="both"/>
        <w:rPr>
          <w:rFonts w:ascii="Bookman Old Style" w:hAnsi="Bookman Old Style"/>
        </w:rPr>
      </w:pPr>
      <w:r w:rsidRPr="00D50883">
        <w:rPr>
          <w:rFonts w:ascii="Bookman Old Style" w:hAnsi="Bookman Old Style"/>
          <w:sz w:val="24"/>
          <w:szCs w:val="24"/>
          <w:u w:val="single"/>
        </w:rPr>
        <w:t>Content:</w:t>
      </w:r>
      <w:r w:rsidRPr="00D50883">
        <w:rPr>
          <w:rFonts w:ascii="Bookman Old Style" w:hAnsi="Bookman Old Style"/>
          <w:sz w:val="24"/>
          <w:szCs w:val="24"/>
        </w:rPr>
        <w:t xml:space="preserve"> A collection of one or more than one </w:t>
      </w:r>
      <w:r w:rsidR="00EA7EB4">
        <w:rPr>
          <w:rFonts w:ascii="Bookman Old Style" w:hAnsi="Bookman Old Style"/>
          <w:sz w:val="24"/>
          <w:szCs w:val="24"/>
        </w:rPr>
        <w:t>C</w:t>
      </w:r>
      <w:r w:rsidRPr="00D50883">
        <w:rPr>
          <w:rFonts w:ascii="Bookman Old Style" w:hAnsi="Bookman Old Style"/>
          <w:sz w:val="24"/>
          <w:szCs w:val="24"/>
        </w:rPr>
        <w:t>ase-</w:t>
      </w:r>
      <w:r w:rsidR="00EA7EB4">
        <w:rPr>
          <w:rFonts w:ascii="Bookman Old Style" w:hAnsi="Bookman Old Style"/>
          <w:sz w:val="24"/>
          <w:szCs w:val="24"/>
        </w:rPr>
        <w:t>S</w:t>
      </w:r>
      <w:r w:rsidRPr="00D50883">
        <w:rPr>
          <w:rFonts w:ascii="Bookman Old Style" w:hAnsi="Bookman Old Style"/>
          <w:sz w:val="24"/>
          <w:szCs w:val="24"/>
        </w:rPr>
        <w:t>tudy</w:t>
      </w:r>
      <w:ins w:id="367" w:author="Michelle Castellanos" w:date="2019-08-29T22:57:00Z">
        <w:r w:rsidR="00862BE2">
          <w:rPr>
            <w:rFonts w:ascii="Bookman Old Style" w:hAnsi="Bookman Old Style"/>
            <w:sz w:val="24"/>
            <w:szCs w:val="24"/>
          </w:rPr>
          <w:t xml:space="preserve"> from the same </w:t>
        </w:r>
      </w:ins>
      <w:ins w:id="368" w:author="Michelle Castellanos" w:date="2019-08-29T22:58:00Z">
        <w:r w:rsidR="00862BE2">
          <w:rPr>
            <w:rFonts w:ascii="Bookman Old Style" w:hAnsi="Bookman Old Style"/>
            <w:sz w:val="24"/>
            <w:szCs w:val="24"/>
          </w:rPr>
          <w:t>bibliography</w:t>
        </w:r>
      </w:ins>
      <w:r w:rsidR="00D50883" w:rsidRPr="00D50883">
        <w:rPr>
          <w:rFonts w:ascii="Bookman Old Style" w:hAnsi="Bookman Old Style"/>
          <w:sz w:val="24"/>
          <w:szCs w:val="24"/>
        </w:rPr>
        <w:t>.</w:t>
      </w:r>
      <w:r w:rsidR="00EA7EB4">
        <w:rPr>
          <w:rFonts w:ascii="Bookman Old Style" w:hAnsi="Bookman Old Style"/>
          <w:sz w:val="24"/>
          <w:szCs w:val="24"/>
        </w:rPr>
        <w:t xml:space="preserve"> Each </w:t>
      </w:r>
      <w:r w:rsidR="00EA7EB4" w:rsidRPr="00862BE2">
        <w:rPr>
          <w:rFonts w:ascii="Bookman Old Style" w:hAnsi="Bookman Old Style"/>
          <w:sz w:val="24"/>
          <w:szCs w:val="24"/>
          <w:u w:val="single"/>
        </w:rPr>
        <w:t>Case-Study</w:t>
      </w:r>
      <w:r w:rsidR="00EA7EB4">
        <w:rPr>
          <w:rFonts w:ascii="Bookman Old Style" w:hAnsi="Bookman Old Style"/>
          <w:sz w:val="24"/>
          <w:szCs w:val="24"/>
        </w:rPr>
        <w:t xml:space="preserve"> contains the information related to the risk assessment of </w:t>
      </w:r>
      <w:r w:rsidR="00EA7EB4" w:rsidRPr="00EA7EB4">
        <w:rPr>
          <w:rFonts w:ascii="Bookman Old Style" w:hAnsi="Bookman Old Style"/>
          <w:sz w:val="24"/>
          <w:szCs w:val="24"/>
          <w:u w:val="single"/>
        </w:rPr>
        <w:t>one assessment target</w:t>
      </w:r>
      <w:r w:rsidR="00EA7EB4">
        <w:rPr>
          <w:rFonts w:ascii="Bookman Old Style" w:hAnsi="Bookman Old Style"/>
          <w:sz w:val="24"/>
          <w:szCs w:val="24"/>
        </w:rPr>
        <w:t xml:space="preserve"> (i.e. one </w:t>
      </w:r>
      <w:r w:rsidR="00EA7EB4" w:rsidRPr="00CF4B25">
        <w:rPr>
          <w:rFonts w:ascii="Bookman Old Style" w:hAnsi="Bookman Old Style"/>
          <w:sz w:val="24"/>
          <w:szCs w:val="24"/>
        </w:rPr>
        <w:t>ecosystem type, habitat type, biotope type, etc</w:t>
      </w:r>
      <w:r w:rsidR="00EA7EB4">
        <w:rPr>
          <w:rFonts w:ascii="Bookman Old Style" w:hAnsi="Bookman Old Style"/>
          <w:sz w:val="24"/>
          <w:szCs w:val="24"/>
        </w:rPr>
        <w:t xml:space="preserve">). </w:t>
      </w:r>
    </w:p>
    <w:p w14:paraId="5833A74F" w14:textId="77777777" w:rsidR="001D3F73" w:rsidRPr="00D50883" w:rsidRDefault="00FC6AF8" w:rsidP="00762278">
      <w:pPr>
        <w:pStyle w:val="Standard"/>
        <w:spacing w:after="80" w:line="23" w:lineRule="atLeast"/>
        <w:jc w:val="both"/>
        <w:rPr>
          <w:rFonts w:ascii="Bookman Old Style" w:hAnsi="Bookman Old Style"/>
        </w:rPr>
      </w:pPr>
      <w:r w:rsidRPr="00D50883">
        <w:rPr>
          <w:rFonts w:ascii="Bookman Old Style" w:hAnsi="Bookman Old Style"/>
          <w:sz w:val="24"/>
          <w:szCs w:val="24"/>
          <w:u w:val="single"/>
        </w:rPr>
        <w:t>Attributes:</w:t>
      </w:r>
      <w:r w:rsidRPr="00D50883">
        <w:rPr>
          <w:rFonts w:ascii="Bookman Old Style" w:hAnsi="Bookman Old Style"/>
          <w:sz w:val="24"/>
          <w:szCs w:val="24"/>
        </w:rPr>
        <w:t xml:space="preserve"> none</w:t>
      </w:r>
    </w:p>
    <w:p w14:paraId="79AFFF78" w14:textId="7C341943" w:rsidR="001D3F73" w:rsidRPr="00D50883" w:rsidRDefault="00FC6AF8" w:rsidP="00762278">
      <w:pPr>
        <w:pStyle w:val="Standard"/>
        <w:spacing w:after="80" w:line="23" w:lineRule="atLeast"/>
        <w:jc w:val="both"/>
        <w:rPr>
          <w:rFonts w:ascii="Bookman Old Style" w:hAnsi="Bookman Old Style"/>
        </w:rPr>
      </w:pPr>
      <w:r w:rsidRPr="00D50883">
        <w:rPr>
          <w:rFonts w:ascii="Bookman Old Style" w:hAnsi="Bookman Old Style"/>
          <w:sz w:val="24"/>
          <w:szCs w:val="24"/>
          <w:u w:val="single"/>
        </w:rPr>
        <w:t>Example:</w:t>
      </w:r>
    </w:p>
    <w:p w14:paraId="6FE88D1C" w14:textId="77777777" w:rsidR="001D3F73" w:rsidRPr="00CE1FD6" w:rsidRDefault="00FC6AF8" w:rsidP="00762278">
      <w:pPr>
        <w:pStyle w:val="Standard"/>
        <w:spacing w:after="80" w:line="23" w:lineRule="atLeast"/>
        <w:ind w:firstLine="720"/>
        <w:jc w:val="both"/>
        <w:rPr>
          <w:rFonts w:asciiTheme="minorHAnsi" w:hAnsiTheme="minorHAnsi" w:cstheme="minorHAnsi"/>
          <w:sz w:val="24"/>
          <w:szCs w:val="24"/>
        </w:rPr>
      </w:pPr>
      <w:r w:rsidRPr="00CE1FD6">
        <w:rPr>
          <w:rFonts w:asciiTheme="minorHAnsi" w:hAnsiTheme="minorHAnsi" w:cstheme="minorHAnsi"/>
          <w:sz w:val="24"/>
          <w:szCs w:val="24"/>
        </w:rPr>
        <w:t>&lt;</w:t>
      </w:r>
      <w:r w:rsidRPr="00860775">
        <w:rPr>
          <w:rFonts w:asciiTheme="minorHAnsi" w:hAnsiTheme="minorHAnsi" w:cstheme="minorHAnsi"/>
          <w:color w:val="0070C0"/>
          <w:sz w:val="24"/>
          <w:szCs w:val="24"/>
        </w:rPr>
        <w:t>Case-Studies</w:t>
      </w:r>
      <w:r w:rsidRPr="00CE1FD6">
        <w:rPr>
          <w:rFonts w:asciiTheme="minorHAnsi" w:hAnsiTheme="minorHAnsi" w:cstheme="minorHAnsi"/>
          <w:sz w:val="24"/>
          <w:szCs w:val="24"/>
        </w:rPr>
        <w:t>&gt;</w:t>
      </w:r>
    </w:p>
    <w:p w14:paraId="477A6860" w14:textId="2D8D1D48" w:rsidR="001D3F73" w:rsidRPr="00CE1FD6" w:rsidRDefault="00FC6AF8" w:rsidP="00762278">
      <w:pPr>
        <w:pStyle w:val="Standard"/>
        <w:spacing w:after="80" w:line="23" w:lineRule="atLeast"/>
        <w:ind w:left="1440"/>
        <w:rPr>
          <w:rFonts w:asciiTheme="minorHAnsi" w:hAnsiTheme="minorHAnsi" w:cstheme="minorHAnsi"/>
          <w:sz w:val="24"/>
          <w:szCs w:val="24"/>
        </w:rPr>
      </w:pPr>
      <w:r w:rsidRPr="00CE1FD6">
        <w:rPr>
          <w:rFonts w:asciiTheme="minorHAnsi" w:hAnsiTheme="minorHAnsi" w:cstheme="minorHAnsi"/>
          <w:sz w:val="24"/>
          <w:szCs w:val="24"/>
        </w:rPr>
        <w:t>&lt;C</w:t>
      </w:r>
      <w:r w:rsidR="008135AB" w:rsidRPr="00CE1FD6">
        <w:rPr>
          <w:rFonts w:asciiTheme="minorHAnsi" w:hAnsiTheme="minorHAnsi" w:cstheme="minorHAnsi"/>
          <w:sz w:val="24"/>
          <w:szCs w:val="24"/>
        </w:rPr>
        <w:t>ase-Study id="OliveiraMiranda</w:t>
      </w:r>
      <w:r w:rsidRPr="00CE1FD6">
        <w:rPr>
          <w:rFonts w:asciiTheme="minorHAnsi" w:hAnsiTheme="minorHAnsi" w:cstheme="minorHAnsi"/>
          <w:sz w:val="24"/>
          <w:szCs w:val="24"/>
        </w:rPr>
        <w:t>_TepuiShrublands_2013</w:t>
      </w:r>
      <w:r w:rsidR="00A573F6" w:rsidRPr="00CE1FD6">
        <w:rPr>
          <w:rFonts w:asciiTheme="minorHAnsi" w:hAnsiTheme="minorHAnsi" w:cstheme="minorHAnsi"/>
          <w:sz w:val="24"/>
          <w:szCs w:val="24"/>
        </w:rPr>
        <w:t>_</w:t>
      </w:r>
      <w:r w:rsidRPr="00CE1FD6">
        <w:rPr>
          <w:rFonts w:asciiTheme="minorHAnsi" w:hAnsiTheme="minorHAnsi" w:cstheme="minorHAnsi"/>
          <w:sz w:val="24"/>
          <w:szCs w:val="24"/>
        </w:rPr>
        <w:t>1" name="Tepui shrublands, southern Venezuela</w:t>
      </w:r>
      <w:r w:rsidR="00CC1349">
        <w:rPr>
          <w:rFonts w:asciiTheme="minorHAnsi" w:hAnsiTheme="minorHAnsi" w:cstheme="minorHAnsi"/>
          <w:sz w:val="24"/>
          <w:szCs w:val="24"/>
        </w:rPr>
        <w:t>,</w:t>
      </w:r>
      <w:r w:rsidRPr="00CE1FD6">
        <w:rPr>
          <w:rFonts w:asciiTheme="minorHAnsi" w:hAnsiTheme="minorHAnsi" w:cstheme="minorHAnsi"/>
          <w:sz w:val="24"/>
          <w:szCs w:val="24"/>
        </w:rPr>
        <w:t xml:space="preserve"> LC"/&gt;</w:t>
      </w:r>
    </w:p>
    <w:p w14:paraId="3E0318CC" w14:textId="380C11BF" w:rsidR="001D3F73" w:rsidRPr="00CE1FD6" w:rsidRDefault="00FC6AF8" w:rsidP="00762278">
      <w:pPr>
        <w:pStyle w:val="Standard"/>
        <w:spacing w:after="80" w:line="23" w:lineRule="atLeast"/>
        <w:ind w:left="1440"/>
        <w:rPr>
          <w:rFonts w:asciiTheme="minorHAnsi" w:hAnsiTheme="minorHAnsi" w:cstheme="minorHAnsi"/>
          <w:sz w:val="24"/>
          <w:szCs w:val="24"/>
        </w:rPr>
      </w:pPr>
      <w:r w:rsidRPr="00CE1FD6">
        <w:rPr>
          <w:rFonts w:asciiTheme="minorHAnsi" w:hAnsiTheme="minorHAnsi" w:cstheme="minorHAnsi"/>
          <w:sz w:val="24"/>
          <w:szCs w:val="24"/>
        </w:rPr>
        <w:t>&lt;</w:t>
      </w:r>
      <w:r w:rsidR="008135AB" w:rsidRPr="00CE1FD6">
        <w:rPr>
          <w:rFonts w:asciiTheme="minorHAnsi" w:hAnsiTheme="minorHAnsi" w:cstheme="minorHAnsi"/>
          <w:sz w:val="24"/>
          <w:szCs w:val="24"/>
        </w:rPr>
        <w:t>Case-Study id="Lester</w:t>
      </w:r>
      <w:r w:rsidRPr="00CE1FD6">
        <w:rPr>
          <w:rFonts w:asciiTheme="minorHAnsi" w:hAnsiTheme="minorHAnsi" w:cstheme="minorHAnsi"/>
          <w:sz w:val="24"/>
          <w:szCs w:val="24"/>
        </w:rPr>
        <w:t>_CoorongLagoons_2013</w:t>
      </w:r>
      <w:r w:rsidR="00A573F6" w:rsidRPr="00CE1FD6">
        <w:rPr>
          <w:rFonts w:asciiTheme="minorHAnsi" w:hAnsiTheme="minorHAnsi" w:cstheme="minorHAnsi"/>
          <w:sz w:val="24"/>
          <w:szCs w:val="24"/>
        </w:rPr>
        <w:t>_</w:t>
      </w:r>
      <w:r w:rsidRPr="00CE1FD6">
        <w:rPr>
          <w:rFonts w:asciiTheme="minorHAnsi" w:hAnsiTheme="minorHAnsi" w:cstheme="minorHAnsi"/>
          <w:sz w:val="24"/>
          <w:szCs w:val="24"/>
        </w:rPr>
        <w:t>1" name="The Coorong Lagoons and Murray Mouth Inverse Estuary, South Australia</w:t>
      </w:r>
      <w:r w:rsidR="00CC1349">
        <w:rPr>
          <w:rFonts w:asciiTheme="minorHAnsi" w:hAnsiTheme="minorHAnsi" w:cstheme="minorHAnsi"/>
          <w:sz w:val="24"/>
          <w:szCs w:val="24"/>
        </w:rPr>
        <w:t>,</w:t>
      </w:r>
      <w:r w:rsidRPr="00CE1FD6">
        <w:rPr>
          <w:rFonts w:asciiTheme="minorHAnsi" w:hAnsiTheme="minorHAnsi" w:cstheme="minorHAnsi"/>
          <w:sz w:val="24"/>
          <w:szCs w:val="24"/>
        </w:rPr>
        <w:t xml:space="preserve"> CR"/&gt;</w:t>
      </w:r>
    </w:p>
    <w:p w14:paraId="17DB0F7F" w14:textId="4B4A658A" w:rsidR="001D3F73" w:rsidRPr="00CE1FD6" w:rsidRDefault="00FC6AF8" w:rsidP="00762278">
      <w:pPr>
        <w:pStyle w:val="Standard"/>
        <w:spacing w:after="80" w:line="23" w:lineRule="atLeast"/>
        <w:ind w:left="1440"/>
        <w:rPr>
          <w:rFonts w:asciiTheme="minorHAnsi" w:hAnsiTheme="minorHAnsi" w:cstheme="minorHAnsi"/>
          <w:sz w:val="24"/>
          <w:szCs w:val="24"/>
        </w:rPr>
      </w:pPr>
      <w:r w:rsidRPr="00CE1FD6">
        <w:rPr>
          <w:rFonts w:asciiTheme="minorHAnsi" w:hAnsiTheme="minorHAnsi" w:cstheme="minorHAnsi"/>
          <w:sz w:val="24"/>
          <w:szCs w:val="24"/>
        </w:rPr>
        <w:t>&lt;Case-Study id="MacNally_RiverRedGum_2013</w:t>
      </w:r>
      <w:r w:rsidR="00A573F6" w:rsidRPr="00CE1FD6">
        <w:rPr>
          <w:rFonts w:asciiTheme="minorHAnsi" w:hAnsiTheme="minorHAnsi" w:cstheme="minorHAnsi"/>
          <w:sz w:val="24"/>
          <w:szCs w:val="24"/>
        </w:rPr>
        <w:t>_</w:t>
      </w:r>
      <w:r w:rsidRPr="00CE1FD6">
        <w:rPr>
          <w:rFonts w:asciiTheme="minorHAnsi" w:hAnsiTheme="minorHAnsi" w:cstheme="minorHAnsi"/>
          <w:sz w:val="24"/>
          <w:szCs w:val="24"/>
        </w:rPr>
        <w:t>1" name="Red gum and black box, south-eastern Australia</w:t>
      </w:r>
      <w:r w:rsidR="00CC1349">
        <w:rPr>
          <w:rFonts w:asciiTheme="minorHAnsi" w:hAnsiTheme="minorHAnsi" w:cstheme="minorHAnsi"/>
          <w:sz w:val="24"/>
          <w:szCs w:val="24"/>
        </w:rPr>
        <w:t>,</w:t>
      </w:r>
      <w:r w:rsidRPr="00CE1FD6">
        <w:rPr>
          <w:rFonts w:asciiTheme="minorHAnsi" w:hAnsiTheme="minorHAnsi" w:cstheme="minorHAnsi"/>
          <w:sz w:val="24"/>
          <w:szCs w:val="24"/>
        </w:rPr>
        <w:t xml:space="preserve"> VU"/&gt;</w:t>
      </w:r>
    </w:p>
    <w:p w14:paraId="6ACD8770" w14:textId="5191339E" w:rsidR="00D50883" w:rsidRPr="00CE1FD6" w:rsidRDefault="00FC6AF8" w:rsidP="00762278">
      <w:pPr>
        <w:pStyle w:val="Standard"/>
        <w:spacing w:after="80" w:line="23" w:lineRule="atLeast"/>
        <w:ind w:firstLine="720"/>
        <w:jc w:val="both"/>
        <w:rPr>
          <w:rFonts w:asciiTheme="minorHAnsi" w:hAnsiTheme="minorHAnsi" w:cstheme="minorHAnsi"/>
          <w:sz w:val="24"/>
          <w:szCs w:val="24"/>
        </w:rPr>
      </w:pPr>
      <w:r w:rsidRPr="00CE1FD6">
        <w:rPr>
          <w:rFonts w:asciiTheme="minorHAnsi" w:hAnsiTheme="minorHAnsi" w:cstheme="minorHAnsi"/>
          <w:sz w:val="24"/>
          <w:szCs w:val="24"/>
        </w:rPr>
        <w:t>&lt;/</w:t>
      </w:r>
      <w:r w:rsidRPr="00860775">
        <w:rPr>
          <w:rFonts w:asciiTheme="minorHAnsi" w:hAnsiTheme="minorHAnsi" w:cstheme="minorHAnsi"/>
          <w:color w:val="0070C0"/>
          <w:sz w:val="24"/>
          <w:szCs w:val="24"/>
        </w:rPr>
        <w:t>Case-Studies</w:t>
      </w:r>
      <w:r w:rsidRPr="00CE1FD6">
        <w:rPr>
          <w:rFonts w:asciiTheme="minorHAnsi" w:hAnsiTheme="minorHAnsi" w:cstheme="minorHAnsi"/>
          <w:sz w:val="24"/>
          <w:szCs w:val="24"/>
        </w:rPr>
        <w:t>&gt;</w:t>
      </w:r>
    </w:p>
    <w:p w14:paraId="46F6E66B" w14:textId="77777777" w:rsidR="00084632" w:rsidRPr="00D50883" w:rsidRDefault="00084632" w:rsidP="00084632">
      <w:pPr>
        <w:spacing w:line="240" w:lineRule="auto"/>
      </w:pPr>
    </w:p>
    <w:p w14:paraId="52A44184" w14:textId="604ADEDA" w:rsidR="001D3F73" w:rsidRPr="000A4704" w:rsidRDefault="00FC6AF8" w:rsidP="004E6551">
      <w:pPr>
        <w:pStyle w:val="Ttulo1"/>
        <w:numPr>
          <w:ilvl w:val="1"/>
          <w:numId w:val="29"/>
        </w:numPr>
        <w:rPr>
          <w:rStyle w:val="ListLabel1"/>
          <w:b/>
          <w:sz w:val="28"/>
        </w:rPr>
      </w:pPr>
      <w:bookmarkStart w:id="369" w:name="_Toc528812639"/>
      <w:bookmarkStart w:id="370" w:name="_Toc10659924"/>
      <w:bookmarkStart w:id="371" w:name="_Toc10989854"/>
      <w:bookmarkEnd w:id="369"/>
      <w:r w:rsidRPr="000A4704">
        <w:rPr>
          <w:rStyle w:val="ListLabel1"/>
          <w:b/>
          <w:sz w:val="28"/>
        </w:rPr>
        <w:t>Node: Case Study</w:t>
      </w:r>
      <w:bookmarkEnd w:id="370"/>
      <w:bookmarkEnd w:id="371"/>
    </w:p>
    <w:p w14:paraId="3448F47F" w14:textId="77777777" w:rsidR="00762278" w:rsidRDefault="00FC6AF8" w:rsidP="00762278">
      <w:pPr>
        <w:pStyle w:val="Standard"/>
        <w:spacing w:after="80" w:line="23" w:lineRule="atLeast"/>
        <w:rPr>
          <w:rFonts w:ascii="Bookman Old Style" w:hAnsi="Bookman Old Style"/>
          <w:sz w:val="24"/>
          <w:szCs w:val="24"/>
        </w:rPr>
      </w:pPr>
      <w:r w:rsidRPr="00CF4B25">
        <w:rPr>
          <w:rFonts w:ascii="Bookman Old Style" w:hAnsi="Bookman Old Style"/>
          <w:sz w:val="24"/>
          <w:szCs w:val="24"/>
          <w:u w:val="single"/>
        </w:rPr>
        <w:t>Tag:</w:t>
      </w:r>
      <w:r w:rsidRPr="00CF4B25">
        <w:rPr>
          <w:rFonts w:ascii="Bookman Old Style" w:hAnsi="Bookman Old Style"/>
          <w:sz w:val="24"/>
          <w:szCs w:val="24"/>
        </w:rPr>
        <w:t xml:space="preserve"> </w:t>
      </w:r>
      <w:r w:rsidR="00F77BC4" w:rsidRPr="00CF4B25">
        <w:rPr>
          <w:rFonts w:ascii="Bookman Old Style" w:hAnsi="Bookman Old Style"/>
          <w:sz w:val="24"/>
          <w:szCs w:val="24"/>
        </w:rPr>
        <w:t>&lt;</w:t>
      </w:r>
      <w:r w:rsidRPr="00CF4B25">
        <w:rPr>
          <w:rFonts w:ascii="Bookman Old Style" w:hAnsi="Bookman Old Style"/>
          <w:sz w:val="24"/>
          <w:szCs w:val="24"/>
        </w:rPr>
        <w:t>Case-Study</w:t>
      </w:r>
      <w:r w:rsidR="00F77BC4" w:rsidRPr="00CF4B25">
        <w:rPr>
          <w:rFonts w:ascii="Bookman Old Style" w:hAnsi="Bookman Old Style"/>
          <w:sz w:val="24"/>
          <w:szCs w:val="24"/>
        </w:rPr>
        <w:t>&gt;</w:t>
      </w:r>
    </w:p>
    <w:p w14:paraId="3AB0E6CD" w14:textId="2C98E839" w:rsidR="00762278" w:rsidRDefault="00FC6AF8" w:rsidP="00762278">
      <w:pPr>
        <w:pStyle w:val="Standard"/>
        <w:spacing w:after="80" w:line="23" w:lineRule="atLeast"/>
        <w:rPr>
          <w:rFonts w:ascii="Bookman Old Style" w:hAnsi="Bookman Old Style"/>
          <w:sz w:val="24"/>
          <w:szCs w:val="24"/>
        </w:rPr>
      </w:pPr>
      <w:r w:rsidRPr="00CF4B25">
        <w:rPr>
          <w:rFonts w:ascii="Bookman Old Style" w:hAnsi="Bookman Old Style"/>
          <w:sz w:val="24"/>
          <w:szCs w:val="24"/>
          <w:u w:val="single"/>
        </w:rPr>
        <w:t>Parent:</w:t>
      </w:r>
      <w:r w:rsidRPr="00CF4B25">
        <w:rPr>
          <w:rFonts w:ascii="Bookman Old Style" w:hAnsi="Bookman Old Style"/>
          <w:sz w:val="24"/>
          <w:szCs w:val="24"/>
        </w:rPr>
        <w:t xml:space="preserve"> Case-Studies</w:t>
      </w:r>
    </w:p>
    <w:p w14:paraId="77C9A50D" w14:textId="11684515" w:rsidR="00762278" w:rsidRDefault="00FC6AF8" w:rsidP="00762278">
      <w:pPr>
        <w:pStyle w:val="Standard"/>
        <w:spacing w:after="80" w:line="23" w:lineRule="atLeast"/>
        <w:rPr>
          <w:rFonts w:ascii="Bookman Old Style" w:hAnsi="Bookman Old Style"/>
          <w:sz w:val="24"/>
          <w:szCs w:val="24"/>
        </w:rPr>
      </w:pPr>
      <w:r w:rsidRPr="00CF4B25">
        <w:rPr>
          <w:rFonts w:ascii="Bookman Old Style" w:hAnsi="Bookman Old Style"/>
          <w:sz w:val="24"/>
          <w:szCs w:val="24"/>
          <w:u w:val="single"/>
        </w:rPr>
        <w:t>Children:</w:t>
      </w:r>
      <w:r w:rsidRPr="00CF4B25">
        <w:rPr>
          <w:rFonts w:ascii="Bookman Old Style" w:hAnsi="Bookman Old Style"/>
          <w:sz w:val="24"/>
          <w:szCs w:val="24"/>
        </w:rPr>
        <w:t xml:space="preserve"> Case-Study-Name</w:t>
      </w:r>
      <w:r w:rsidR="00D50883" w:rsidRPr="00CF4B25">
        <w:rPr>
          <w:rFonts w:ascii="Bookman Old Style" w:hAnsi="Bookman Old Style"/>
          <w:sz w:val="24"/>
          <w:szCs w:val="24"/>
        </w:rPr>
        <w:t>s</w:t>
      </w:r>
      <w:r w:rsidRPr="00CF4B25">
        <w:rPr>
          <w:rFonts w:ascii="Bookman Old Style" w:hAnsi="Bookman Old Style"/>
          <w:sz w:val="24"/>
          <w:szCs w:val="24"/>
        </w:rPr>
        <w:t>,</w:t>
      </w:r>
      <w:r w:rsidR="00A573F6" w:rsidRPr="00CF4B25">
        <w:rPr>
          <w:rFonts w:ascii="Bookman Old Style" w:hAnsi="Bookman Old Style"/>
          <w:sz w:val="24"/>
          <w:szCs w:val="24"/>
        </w:rPr>
        <w:t xml:space="preserve"> </w:t>
      </w:r>
      <w:r w:rsidR="00A64458" w:rsidRPr="00CF4B25">
        <w:rPr>
          <w:rFonts w:ascii="Bookman Old Style" w:hAnsi="Bookman Old Style"/>
          <w:sz w:val="24"/>
          <w:szCs w:val="24"/>
        </w:rPr>
        <w:t>Scope</w:t>
      </w:r>
      <w:r w:rsidR="00A573F6" w:rsidRPr="00CF4B25">
        <w:rPr>
          <w:rFonts w:ascii="Bookman Old Style" w:hAnsi="Bookman Old Style"/>
          <w:sz w:val="24"/>
          <w:szCs w:val="24"/>
        </w:rPr>
        <w:t>, Assessment-Information,</w:t>
      </w:r>
      <w:r w:rsidRPr="00CF4B25">
        <w:rPr>
          <w:rFonts w:ascii="Bookman Old Style" w:hAnsi="Bookman Old Style"/>
          <w:sz w:val="24"/>
          <w:szCs w:val="24"/>
        </w:rPr>
        <w:t xml:space="preserve"> Assessment-Target, Ecosystem-Risk-Assessment</w:t>
      </w:r>
      <w:r w:rsidR="00A573F6" w:rsidRPr="00CF4B25">
        <w:rPr>
          <w:rFonts w:ascii="Bookman Old Style" w:hAnsi="Bookman Old Style"/>
          <w:sz w:val="24"/>
          <w:szCs w:val="24"/>
        </w:rPr>
        <w:t>, Content-Curations</w:t>
      </w:r>
    </w:p>
    <w:p w14:paraId="740DC159" w14:textId="72687091" w:rsidR="001D3F73" w:rsidRPr="00CF4B25" w:rsidRDefault="00FC6AF8" w:rsidP="00762278">
      <w:pPr>
        <w:pStyle w:val="Standard"/>
        <w:spacing w:after="80" w:line="23" w:lineRule="atLeast"/>
        <w:rPr>
          <w:rFonts w:ascii="Bookman Old Style" w:hAnsi="Bookman Old Style"/>
        </w:rPr>
      </w:pPr>
      <w:r w:rsidRPr="00CF4B25">
        <w:rPr>
          <w:rFonts w:ascii="Bookman Old Style" w:hAnsi="Bookman Old Style"/>
          <w:sz w:val="24"/>
          <w:szCs w:val="24"/>
          <w:u w:val="single"/>
        </w:rPr>
        <w:t>Content:</w:t>
      </w:r>
      <w:r w:rsidRPr="00CF4B25">
        <w:rPr>
          <w:rFonts w:ascii="Bookman Old Style" w:hAnsi="Bookman Old Style"/>
          <w:sz w:val="24"/>
          <w:szCs w:val="24"/>
        </w:rPr>
        <w:t xml:space="preserve"> element containi</w:t>
      </w:r>
      <w:r w:rsidR="008135AB" w:rsidRPr="00CF4B25">
        <w:rPr>
          <w:rFonts w:ascii="Bookman Old Style" w:hAnsi="Bookman Old Style"/>
          <w:sz w:val="24"/>
          <w:szCs w:val="24"/>
        </w:rPr>
        <w:t>ng all information regarding the</w:t>
      </w:r>
      <w:r w:rsidRPr="00CF4B25">
        <w:rPr>
          <w:rFonts w:ascii="Bookman Old Style" w:hAnsi="Bookman Old Style"/>
          <w:sz w:val="24"/>
          <w:szCs w:val="24"/>
        </w:rPr>
        <w:t xml:space="preserve"> application of an ecosystem risk assessment protocol to </w:t>
      </w:r>
      <w:r w:rsidRPr="00CF4B25">
        <w:rPr>
          <w:rFonts w:ascii="Bookman Old Style" w:hAnsi="Bookman Old Style"/>
          <w:sz w:val="24"/>
          <w:szCs w:val="24"/>
          <w:u w:val="single"/>
        </w:rPr>
        <w:t>one assessment target</w:t>
      </w:r>
      <w:r w:rsidRPr="00CF4B25">
        <w:rPr>
          <w:rFonts w:ascii="Bookman Old Style" w:hAnsi="Bookman Old Style"/>
          <w:sz w:val="24"/>
          <w:szCs w:val="24"/>
        </w:rPr>
        <w:t xml:space="preserve"> (ecosystem type, habitat type, biotope type, etc</w:t>
      </w:r>
      <w:r w:rsidR="00862BE2">
        <w:rPr>
          <w:rFonts w:ascii="Bookman Old Style" w:hAnsi="Bookman Old Style"/>
          <w:sz w:val="24"/>
          <w:szCs w:val="24"/>
        </w:rPr>
        <w:t>.</w:t>
      </w:r>
      <w:r w:rsidRPr="00CF4B25">
        <w:rPr>
          <w:rFonts w:ascii="Bookman Old Style" w:hAnsi="Bookman Old Style"/>
          <w:sz w:val="24"/>
          <w:szCs w:val="24"/>
        </w:rPr>
        <w:t xml:space="preserve">). Each case study needs to have </w:t>
      </w:r>
      <w:r w:rsidR="00B44BE0" w:rsidRPr="00CF4B25">
        <w:rPr>
          <w:rFonts w:ascii="Bookman Old Style" w:hAnsi="Bookman Old Style"/>
          <w:sz w:val="24"/>
          <w:szCs w:val="24"/>
        </w:rPr>
        <w:t>six</w:t>
      </w:r>
      <w:r w:rsidR="008135AB" w:rsidRPr="00CF4B25">
        <w:rPr>
          <w:rFonts w:ascii="Bookman Old Style" w:hAnsi="Bookman Old Style"/>
          <w:sz w:val="24"/>
          <w:szCs w:val="24"/>
        </w:rPr>
        <w:t xml:space="preserve"> nodes of information:</w:t>
      </w:r>
      <w:r w:rsidRPr="00CF4B25">
        <w:rPr>
          <w:rFonts w:ascii="Bookman Old Style" w:hAnsi="Bookman Old Style"/>
          <w:sz w:val="24"/>
          <w:szCs w:val="24"/>
        </w:rPr>
        <w:t xml:space="preserve"> one for</w:t>
      </w:r>
      <w:r w:rsidR="00A573F6" w:rsidRPr="00CF4B25">
        <w:rPr>
          <w:rFonts w:ascii="Bookman Old Style" w:hAnsi="Bookman Old Style"/>
          <w:sz w:val="24"/>
          <w:szCs w:val="24"/>
        </w:rPr>
        <w:t xml:space="preserve"> name versions</w:t>
      </w:r>
      <w:r w:rsidR="008135AB" w:rsidRPr="00CF4B25">
        <w:rPr>
          <w:rFonts w:ascii="Bookman Old Style" w:hAnsi="Bookman Old Style"/>
          <w:sz w:val="24"/>
          <w:szCs w:val="24"/>
        </w:rPr>
        <w:t xml:space="preserve"> (&lt;Case-Study-Name</w:t>
      </w:r>
      <w:r w:rsidR="00CE1FD6">
        <w:rPr>
          <w:rFonts w:ascii="Bookman Old Style" w:hAnsi="Bookman Old Style"/>
          <w:sz w:val="24"/>
          <w:szCs w:val="24"/>
        </w:rPr>
        <w:t>s</w:t>
      </w:r>
      <w:r w:rsidR="008135AB" w:rsidRPr="00CF4B25">
        <w:rPr>
          <w:rFonts w:ascii="Bookman Old Style" w:hAnsi="Bookman Old Style"/>
          <w:sz w:val="24"/>
          <w:szCs w:val="24"/>
        </w:rPr>
        <w:t>&gt;),</w:t>
      </w:r>
      <w:r w:rsidR="00A573F6" w:rsidRPr="00CF4B25">
        <w:rPr>
          <w:rFonts w:ascii="Bookman Old Style" w:hAnsi="Bookman Old Style"/>
          <w:sz w:val="24"/>
          <w:szCs w:val="24"/>
        </w:rPr>
        <w:t xml:space="preserve"> one for the scope of the assessment</w:t>
      </w:r>
      <w:r w:rsidR="008135AB" w:rsidRPr="00CF4B25">
        <w:rPr>
          <w:rFonts w:ascii="Bookman Old Style" w:hAnsi="Bookman Old Style"/>
          <w:sz w:val="24"/>
          <w:szCs w:val="24"/>
        </w:rPr>
        <w:t xml:space="preserve"> (&lt;Scope&gt;),</w:t>
      </w:r>
      <w:r w:rsidR="00A573F6" w:rsidRPr="00CF4B25">
        <w:rPr>
          <w:rFonts w:ascii="Bookman Old Style" w:hAnsi="Bookman Old Style"/>
          <w:sz w:val="24"/>
          <w:szCs w:val="24"/>
        </w:rPr>
        <w:t xml:space="preserve"> one for</w:t>
      </w:r>
      <w:r w:rsidRPr="00CF4B25">
        <w:rPr>
          <w:rFonts w:ascii="Bookman Old Style" w:hAnsi="Bookman Old Style"/>
          <w:sz w:val="24"/>
          <w:szCs w:val="24"/>
        </w:rPr>
        <w:t xml:space="preserve"> information regarding the assessment </w:t>
      </w:r>
      <w:r w:rsidR="00B44BE0" w:rsidRPr="00CF4B25">
        <w:rPr>
          <w:rFonts w:ascii="Bookman Old Style" w:hAnsi="Bookman Old Style"/>
          <w:sz w:val="24"/>
          <w:szCs w:val="24"/>
        </w:rPr>
        <w:t>reference</w:t>
      </w:r>
      <w:r w:rsidR="008135AB" w:rsidRPr="00CF4B25">
        <w:rPr>
          <w:rFonts w:ascii="Bookman Old Style" w:hAnsi="Bookman Old Style"/>
          <w:sz w:val="24"/>
          <w:szCs w:val="24"/>
        </w:rPr>
        <w:t xml:space="preserve"> (&lt;Assessment-Information&gt;),</w:t>
      </w:r>
      <w:r w:rsidRPr="00CF4B25">
        <w:rPr>
          <w:rFonts w:ascii="Bookman Old Style" w:hAnsi="Bookman Old Style"/>
          <w:sz w:val="24"/>
          <w:szCs w:val="24"/>
        </w:rPr>
        <w:t xml:space="preserve"> one for the information regarding the assessment target</w:t>
      </w:r>
      <w:ins w:id="372" w:author="Michelle Castellanos" w:date="2019-08-29T23:03:00Z">
        <w:r w:rsidR="00862BE2">
          <w:rPr>
            <w:rFonts w:ascii="Bookman Old Style" w:hAnsi="Bookman Old Style"/>
            <w:sz w:val="24"/>
            <w:szCs w:val="24"/>
          </w:rPr>
          <w:t xml:space="preserve"> description</w:t>
        </w:r>
      </w:ins>
      <w:r w:rsidR="008135AB" w:rsidRPr="00CF4B25">
        <w:rPr>
          <w:rFonts w:ascii="Bookman Old Style" w:hAnsi="Bookman Old Style"/>
          <w:sz w:val="24"/>
          <w:szCs w:val="24"/>
        </w:rPr>
        <w:t xml:space="preserve"> (&lt;Assessment-Target&gt;</w:t>
      </w:r>
      <w:r w:rsidRPr="00CF4B25">
        <w:rPr>
          <w:rFonts w:ascii="Bookman Old Style" w:hAnsi="Bookman Old Style"/>
          <w:sz w:val="24"/>
          <w:szCs w:val="24"/>
        </w:rPr>
        <w:t>, one for the actual application of the risk assessment protocol</w:t>
      </w:r>
      <w:r w:rsidR="008135AB" w:rsidRPr="00CF4B25">
        <w:rPr>
          <w:rFonts w:ascii="Bookman Old Style" w:hAnsi="Bookman Old Style"/>
          <w:sz w:val="24"/>
          <w:szCs w:val="24"/>
        </w:rPr>
        <w:t xml:space="preserve"> (&lt;Ecosystem-Risk-Asessment&gt;),</w:t>
      </w:r>
      <w:r w:rsidR="00A573F6" w:rsidRPr="00CF4B25">
        <w:rPr>
          <w:rFonts w:ascii="Bookman Old Style" w:hAnsi="Bookman Old Style"/>
          <w:sz w:val="24"/>
          <w:szCs w:val="24"/>
        </w:rPr>
        <w:t xml:space="preserve"> and </w:t>
      </w:r>
      <w:r w:rsidR="00B44BE0" w:rsidRPr="00CF4B25">
        <w:rPr>
          <w:rFonts w:ascii="Bookman Old Style" w:hAnsi="Bookman Old Style"/>
          <w:sz w:val="24"/>
          <w:szCs w:val="24"/>
        </w:rPr>
        <w:t>the last node for list</w:t>
      </w:r>
      <w:r w:rsidR="008135AB" w:rsidRPr="00CF4B25">
        <w:rPr>
          <w:rFonts w:ascii="Bookman Old Style" w:hAnsi="Bookman Old Style"/>
          <w:sz w:val="24"/>
          <w:szCs w:val="24"/>
        </w:rPr>
        <w:t xml:space="preserve">ing </w:t>
      </w:r>
      <w:r w:rsidR="00A573F6" w:rsidRPr="00CF4B25">
        <w:rPr>
          <w:rFonts w:ascii="Bookman Old Style" w:hAnsi="Bookman Old Style"/>
          <w:sz w:val="24"/>
          <w:szCs w:val="24"/>
        </w:rPr>
        <w:t>content curation</w:t>
      </w:r>
      <w:r w:rsidR="00B44BE0" w:rsidRPr="00CF4B25">
        <w:rPr>
          <w:rFonts w:ascii="Bookman Old Style" w:hAnsi="Bookman Old Style"/>
          <w:sz w:val="24"/>
          <w:szCs w:val="24"/>
        </w:rPr>
        <w:t xml:space="preserve"> event</w:t>
      </w:r>
      <w:r w:rsidR="008135AB" w:rsidRPr="00CF4B25">
        <w:rPr>
          <w:rFonts w:ascii="Bookman Old Style" w:hAnsi="Bookman Old Style"/>
          <w:sz w:val="24"/>
          <w:szCs w:val="24"/>
        </w:rPr>
        <w:t>s (i.e. the additions and/or corrections made to the xml file over time) (&lt;Content-Curations&gt;)</w:t>
      </w:r>
      <w:r w:rsidR="00B44BE0" w:rsidRPr="00CF4B25">
        <w:rPr>
          <w:rFonts w:ascii="Bookman Old Style" w:hAnsi="Bookman Old Style"/>
          <w:sz w:val="24"/>
          <w:szCs w:val="24"/>
        </w:rPr>
        <w:t>.</w:t>
      </w:r>
      <w:ins w:id="373" w:author="Utility" w:date="2019-08-13T11:25:00Z">
        <w:r w:rsidR="00064AE1">
          <w:rPr>
            <w:rFonts w:ascii="Bookman Old Style" w:hAnsi="Bookman Old Style"/>
            <w:sz w:val="24"/>
            <w:szCs w:val="24"/>
          </w:rPr>
          <w:t xml:space="preserve"> </w:t>
        </w:r>
      </w:ins>
    </w:p>
    <w:p w14:paraId="4EBF5783" w14:textId="77777777" w:rsidR="001D3F73" w:rsidRPr="00CF4B25" w:rsidRDefault="00FC6AF8" w:rsidP="00762278">
      <w:pPr>
        <w:pStyle w:val="Standard"/>
        <w:spacing w:after="80" w:line="23" w:lineRule="atLeast"/>
        <w:rPr>
          <w:rFonts w:ascii="Bookman Old Style" w:hAnsi="Bookman Old Style"/>
        </w:rPr>
      </w:pPr>
      <w:r w:rsidRPr="00CF4B25">
        <w:rPr>
          <w:rFonts w:ascii="Bookman Old Style" w:hAnsi="Bookman Old Style"/>
          <w:sz w:val="24"/>
          <w:szCs w:val="24"/>
          <w:u w:val="single"/>
        </w:rPr>
        <w:lastRenderedPageBreak/>
        <w:t xml:space="preserve">Attributes: </w:t>
      </w:r>
      <w:r w:rsidRPr="00CF4B25">
        <w:rPr>
          <w:rFonts w:ascii="Bookman Old Style" w:hAnsi="Bookman Old Style"/>
          <w:sz w:val="24"/>
          <w:szCs w:val="24"/>
        </w:rPr>
        <w:t>id, name</w:t>
      </w:r>
    </w:p>
    <w:p w14:paraId="1D8D27D1" w14:textId="2DE08D3C" w:rsidR="001D3F73" w:rsidRPr="00CF4B25" w:rsidRDefault="00FC6AF8" w:rsidP="00762278">
      <w:pPr>
        <w:pStyle w:val="Prrafodelista"/>
        <w:numPr>
          <w:ilvl w:val="0"/>
          <w:numId w:val="10"/>
        </w:numPr>
        <w:spacing w:after="80" w:line="23" w:lineRule="atLeast"/>
        <w:rPr>
          <w:rFonts w:ascii="Bookman Old Style" w:hAnsi="Bookman Old Style"/>
        </w:rPr>
      </w:pPr>
      <w:r w:rsidRPr="00CF4B25">
        <w:rPr>
          <w:rFonts w:ascii="Bookman Old Style" w:hAnsi="Bookman Old Style"/>
          <w:sz w:val="24"/>
          <w:szCs w:val="24"/>
        </w:rPr>
        <w:t xml:space="preserve">@id = unique ID of the case study, usually composed of </w:t>
      </w:r>
      <w:r w:rsidR="00EA7EB4">
        <w:rPr>
          <w:rFonts w:ascii="Bookman Old Style" w:hAnsi="Bookman Old Style"/>
          <w:sz w:val="24"/>
          <w:szCs w:val="24"/>
        </w:rPr>
        <w:t xml:space="preserve">the ID of </w:t>
      </w:r>
      <w:r w:rsidRPr="00CF4B25">
        <w:rPr>
          <w:rFonts w:ascii="Bookman Old Style" w:hAnsi="Bookman Old Style"/>
          <w:sz w:val="24"/>
          <w:szCs w:val="24"/>
        </w:rPr>
        <w:t xml:space="preserve">a </w:t>
      </w:r>
      <w:r w:rsidR="00995D85">
        <w:rPr>
          <w:rFonts w:ascii="Bookman Old Style" w:hAnsi="Bookman Old Style"/>
          <w:sz w:val="24"/>
          <w:szCs w:val="24"/>
        </w:rPr>
        <w:t xml:space="preserve">bibliographic </w:t>
      </w:r>
      <w:r w:rsidRPr="00CF4B25">
        <w:rPr>
          <w:rFonts w:ascii="Bookman Old Style" w:hAnsi="Bookman Old Style"/>
          <w:sz w:val="24"/>
          <w:szCs w:val="24"/>
        </w:rPr>
        <w:t>reference and a consecutive number</w:t>
      </w:r>
      <w:r w:rsidR="008135AB" w:rsidRPr="00CF4B25">
        <w:rPr>
          <w:rFonts w:ascii="Bookman Old Style" w:hAnsi="Bookman Old Style"/>
          <w:sz w:val="24"/>
          <w:szCs w:val="24"/>
        </w:rPr>
        <w:t xml:space="preserve"> related to the specific assessment target</w:t>
      </w:r>
      <w:r w:rsidRPr="00CF4B25">
        <w:rPr>
          <w:rFonts w:ascii="Bookman Old Style" w:hAnsi="Bookman Old Style"/>
          <w:sz w:val="24"/>
          <w:szCs w:val="24"/>
        </w:rPr>
        <w:t>.</w:t>
      </w:r>
    </w:p>
    <w:p w14:paraId="4B3D2DA1" w14:textId="63A94E29" w:rsidR="001D3F73" w:rsidRPr="00FE0D17" w:rsidRDefault="00FC6AF8" w:rsidP="00762278">
      <w:pPr>
        <w:pStyle w:val="Prrafodelista"/>
        <w:numPr>
          <w:ilvl w:val="0"/>
          <w:numId w:val="2"/>
        </w:numPr>
        <w:spacing w:after="80" w:line="23" w:lineRule="atLeast"/>
        <w:rPr>
          <w:rFonts w:ascii="Bookman Old Style" w:hAnsi="Bookman Old Style"/>
        </w:rPr>
      </w:pPr>
      <w:r w:rsidRPr="00CF4B25">
        <w:rPr>
          <w:rFonts w:ascii="Bookman Old Style" w:hAnsi="Bookman Old Style"/>
          <w:sz w:val="24"/>
          <w:szCs w:val="24"/>
        </w:rPr>
        <w:t>@name = unique name of the case study</w:t>
      </w:r>
      <w:commentRangeStart w:id="374"/>
      <w:r w:rsidR="00A573F6" w:rsidRPr="00CF4B25">
        <w:rPr>
          <w:rFonts w:ascii="Bookman Old Style" w:hAnsi="Bookman Old Style"/>
          <w:sz w:val="24"/>
          <w:szCs w:val="24"/>
        </w:rPr>
        <w:t xml:space="preserve"> (</w:t>
      </w:r>
      <w:r w:rsidR="00A573F6" w:rsidRPr="00995D85">
        <w:rPr>
          <w:rFonts w:ascii="Bookman Old Style" w:hAnsi="Bookman Old Style"/>
          <w:sz w:val="24"/>
          <w:szCs w:val="24"/>
          <w:u w:val="single"/>
        </w:rPr>
        <w:t>in English</w:t>
      </w:r>
      <w:r w:rsidR="00A573F6" w:rsidRPr="00CF4B25">
        <w:rPr>
          <w:rFonts w:ascii="Bookman Old Style" w:hAnsi="Bookman Old Style"/>
          <w:sz w:val="24"/>
          <w:szCs w:val="24"/>
        </w:rPr>
        <w:t>)</w:t>
      </w:r>
      <w:r w:rsidRPr="00CF4B25">
        <w:rPr>
          <w:rFonts w:ascii="Bookman Old Style" w:hAnsi="Bookman Old Style"/>
          <w:sz w:val="24"/>
          <w:szCs w:val="24"/>
        </w:rPr>
        <w:t xml:space="preserve">, usually composed of the name of the assessment target (preferably the same name used in the reference, in the original language), </w:t>
      </w:r>
      <w:commentRangeEnd w:id="374"/>
      <w:r w:rsidR="00862BE2">
        <w:rPr>
          <w:rStyle w:val="Refdecomentario"/>
        </w:rPr>
        <w:commentReference w:id="374"/>
      </w:r>
      <w:r w:rsidRPr="00CF4B25">
        <w:rPr>
          <w:rFonts w:ascii="Bookman Old Style" w:hAnsi="Bookman Old Style"/>
          <w:sz w:val="24"/>
          <w:szCs w:val="24"/>
        </w:rPr>
        <w:t xml:space="preserve">the delimitation of the assessment unit (country or region) and the </w:t>
      </w:r>
      <w:r w:rsidR="00A26B61" w:rsidRPr="00CF4B25">
        <w:rPr>
          <w:rFonts w:ascii="Bookman Old Style" w:hAnsi="Bookman Old Style"/>
          <w:sz w:val="24"/>
          <w:szCs w:val="24"/>
        </w:rPr>
        <w:t>overall risk assessment</w:t>
      </w:r>
      <w:r w:rsidRPr="00CF4B25">
        <w:rPr>
          <w:rFonts w:ascii="Bookman Old Style" w:hAnsi="Bookman Old Style"/>
          <w:sz w:val="24"/>
          <w:szCs w:val="24"/>
        </w:rPr>
        <w:t xml:space="preserve"> category.</w:t>
      </w:r>
    </w:p>
    <w:p w14:paraId="7792D008" w14:textId="77777777" w:rsidR="00FE0D17" w:rsidRDefault="00FE0D17" w:rsidP="00FE0D17">
      <w:pPr>
        <w:spacing w:after="80" w:line="23" w:lineRule="atLeast"/>
        <w:rPr>
          <w:rFonts w:ascii="Bookman Old Style" w:hAnsi="Bookman Old Style"/>
        </w:rPr>
      </w:pPr>
    </w:p>
    <w:p w14:paraId="13D45078" w14:textId="27E5AB21" w:rsidR="00FE0D17" w:rsidRPr="00862BE2" w:rsidRDefault="00FE0D17" w:rsidP="00FE0D17">
      <w:pPr>
        <w:spacing w:after="80" w:line="23" w:lineRule="atLeast"/>
        <w:rPr>
          <w:rFonts w:ascii="Bookman Old Style" w:hAnsi="Bookman Old Style"/>
          <w:sz w:val="24"/>
          <w:szCs w:val="24"/>
        </w:rPr>
      </w:pPr>
      <w:r w:rsidRPr="00862BE2">
        <w:rPr>
          <w:rFonts w:ascii="Bookman Old Style" w:hAnsi="Bookman Old Style"/>
          <w:sz w:val="24"/>
          <w:szCs w:val="24"/>
        </w:rPr>
        <w:t>These attributes are</w:t>
      </w:r>
      <w:ins w:id="375" w:author="Michelle Castellanos" w:date="2019-08-29T23:06:00Z">
        <w:r w:rsidR="00862BE2">
          <w:rPr>
            <w:rFonts w:ascii="Bookman Old Style" w:hAnsi="Bookman Old Style"/>
            <w:sz w:val="24"/>
            <w:szCs w:val="24"/>
          </w:rPr>
          <w:t xml:space="preserve"> repetitive but are</w:t>
        </w:r>
      </w:ins>
      <w:r w:rsidRPr="00862BE2">
        <w:rPr>
          <w:rFonts w:ascii="Bookman Old Style" w:hAnsi="Bookman Old Style"/>
          <w:sz w:val="24"/>
          <w:szCs w:val="24"/>
        </w:rPr>
        <w:t xml:space="preserve"> meant to facilitate navigation within the xml files, particularly when a single xml file contains more than on Case-Study (e.g., for systematic assessments). </w:t>
      </w:r>
    </w:p>
    <w:p w14:paraId="73824AD2" w14:textId="77777777" w:rsidR="00FE0D17" w:rsidRDefault="00FE0D17" w:rsidP="00FE0D17">
      <w:pPr>
        <w:spacing w:after="80" w:line="23" w:lineRule="atLeast"/>
        <w:rPr>
          <w:rFonts w:ascii="Bookman Old Style" w:hAnsi="Bookman Old Style"/>
          <w:b/>
        </w:rPr>
      </w:pPr>
    </w:p>
    <w:p w14:paraId="58FD01A1" w14:textId="1B95AC41" w:rsidR="00FE0D17" w:rsidRPr="00FE0D17" w:rsidDel="00626C4D" w:rsidRDefault="00FE0D17" w:rsidP="00FE0D17">
      <w:pPr>
        <w:spacing w:after="80" w:line="23" w:lineRule="atLeast"/>
        <w:rPr>
          <w:del w:id="376" w:author="Utility" w:date="2019-08-13T11:33:00Z"/>
          <w:rFonts w:ascii="Bookman Old Style" w:hAnsi="Bookman Old Style"/>
        </w:rPr>
      </w:pPr>
      <w:r w:rsidRPr="00FE0D17">
        <w:rPr>
          <w:rFonts w:ascii="Bookman Old Style" w:hAnsi="Bookman Old Style"/>
          <w:b/>
        </w:rPr>
        <w:t>Note:</w:t>
      </w:r>
      <w:r w:rsidRPr="00FE0D17">
        <w:rPr>
          <w:rFonts w:ascii="Bookman Old Style" w:hAnsi="Bookman Old Style"/>
        </w:rPr>
        <w:t xml:space="preserve"> to assign the </w:t>
      </w:r>
      <w:r w:rsidRPr="00FE0D17">
        <w:rPr>
          <w:rFonts w:ascii="Bookman Old Style" w:hAnsi="Bookman Old Style"/>
          <w:i/>
        </w:rPr>
        <w:t>id</w:t>
      </w:r>
      <w:r w:rsidRPr="00FE0D17">
        <w:rPr>
          <w:rFonts w:ascii="Bookman Old Style" w:hAnsi="Bookman Old Style"/>
        </w:rPr>
        <w:t xml:space="preserve"> attribute the compiler should use the &lt;ref-label&gt; tag information (provided by the references xml), the “_” character and a sequential number. For example, for the publication with the &lt;ref-label&gt; “Alaniz_Chile_CentralChileHotspot_2016”, the </w:t>
      </w:r>
      <w:r w:rsidRPr="00FE0D17">
        <w:rPr>
          <w:rFonts w:ascii="Bookman Old Style" w:hAnsi="Bookman Old Style"/>
          <w:i/>
        </w:rPr>
        <w:t>id</w:t>
      </w:r>
      <w:r w:rsidRPr="00FE0D17">
        <w:rPr>
          <w:rFonts w:ascii="Bookman Old Style" w:hAnsi="Bookman Old Style"/>
        </w:rPr>
        <w:t xml:space="preserve"> for the first unit assessed will be “Alaniz_Chile_CentralChileHotspot_2016_1”, for the second unit the id will be “Alaniz_Chile_CentralChileHotspot_2016_2”, for the third unit the id will be “Alaniz_Chile_CentralChileHotspot_2016_3”, and so on. The consistency of the data provided between tags is very important to further use of this information</w:t>
      </w:r>
    </w:p>
    <w:p w14:paraId="6119CCCE" w14:textId="77777777" w:rsidR="00EA7EB4" w:rsidRPr="00EA7EB4" w:rsidRDefault="00EA7EB4" w:rsidP="00EA7EB4">
      <w:pPr>
        <w:spacing w:after="80" w:line="23" w:lineRule="atLeast"/>
        <w:rPr>
          <w:rFonts w:ascii="Bookman Old Style" w:hAnsi="Bookman Old Style"/>
        </w:rPr>
      </w:pPr>
    </w:p>
    <w:p w14:paraId="050C55E1" w14:textId="77777777" w:rsidR="001D3F73" w:rsidRPr="00CF4B25" w:rsidRDefault="00FC6AF8" w:rsidP="00762278">
      <w:pPr>
        <w:pStyle w:val="Standard"/>
        <w:spacing w:after="80" w:line="23" w:lineRule="atLeast"/>
        <w:rPr>
          <w:rFonts w:ascii="Bookman Old Style" w:hAnsi="Bookman Old Style"/>
        </w:rPr>
      </w:pPr>
      <w:r w:rsidRPr="00CF4B25">
        <w:rPr>
          <w:rFonts w:ascii="Bookman Old Style" w:hAnsi="Bookman Old Style"/>
          <w:sz w:val="24"/>
          <w:szCs w:val="24"/>
          <w:u w:val="single"/>
        </w:rPr>
        <w:t>Examples:</w:t>
      </w:r>
    </w:p>
    <w:p w14:paraId="45474ACA" w14:textId="4A066C58" w:rsidR="001D3F73" w:rsidRPr="00CF4B25" w:rsidRDefault="00FC6AF8" w:rsidP="00762278">
      <w:pPr>
        <w:pStyle w:val="Standard"/>
        <w:spacing w:after="80" w:line="23" w:lineRule="atLeast"/>
        <w:rPr>
          <w:rFonts w:ascii="Bookman Old Style" w:hAnsi="Bookman Old Style"/>
        </w:rPr>
      </w:pPr>
      <w:r w:rsidRPr="00CF4B25">
        <w:rPr>
          <w:rFonts w:ascii="Bookman Old Style" w:hAnsi="Bookman Old Style"/>
          <w:sz w:val="24"/>
          <w:szCs w:val="24"/>
        </w:rPr>
        <w:t>In case of a single</w:t>
      </w:r>
      <w:r w:rsidR="00995D85">
        <w:rPr>
          <w:rFonts w:ascii="Bookman Old Style" w:hAnsi="Bookman Old Style"/>
          <w:sz w:val="24"/>
          <w:szCs w:val="24"/>
        </w:rPr>
        <w:t xml:space="preserve"> (strategic)</w:t>
      </w:r>
      <w:r w:rsidRPr="00CF4B25">
        <w:rPr>
          <w:rFonts w:ascii="Bookman Old Style" w:hAnsi="Bookman Old Style"/>
          <w:sz w:val="24"/>
          <w:szCs w:val="24"/>
        </w:rPr>
        <w:t xml:space="preserve"> case study assessment,</w:t>
      </w:r>
    </w:p>
    <w:p w14:paraId="5B0D0E1C" w14:textId="03F6B216" w:rsidR="001D3F73" w:rsidRPr="00CF4B25" w:rsidRDefault="00FC6AF8" w:rsidP="00762278">
      <w:pPr>
        <w:pStyle w:val="Standard"/>
        <w:spacing w:after="80" w:line="23" w:lineRule="atLeast"/>
        <w:ind w:left="720"/>
        <w:rPr>
          <w:rFonts w:asciiTheme="minorHAnsi" w:hAnsiTheme="minorHAnsi" w:cstheme="minorHAnsi"/>
          <w:sz w:val="24"/>
          <w:szCs w:val="24"/>
        </w:rPr>
      </w:pPr>
      <w:r w:rsidRPr="00CF4B25">
        <w:rPr>
          <w:rFonts w:asciiTheme="minorHAnsi" w:hAnsiTheme="minorHAnsi" w:cstheme="minorHAnsi"/>
          <w:sz w:val="24"/>
          <w:szCs w:val="24"/>
        </w:rPr>
        <w:t>&lt;</w:t>
      </w:r>
      <w:r w:rsidRPr="00860775">
        <w:rPr>
          <w:rFonts w:asciiTheme="minorHAnsi" w:hAnsiTheme="minorHAnsi" w:cstheme="minorHAnsi"/>
          <w:color w:val="0070C0"/>
          <w:sz w:val="24"/>
          <w:szCs w:val="24"/>
        </w:rPr>
        <w:t xml:space="preserve">Case-Study </w:t>
      </w:r>
      <w:r w:rsidRPr="00201283">
        <w:rPr>
          <w:rFonts w:asciiTheme="minorHAnsi" w:hAnsiTheme="minorHAnsi" w:cstheme="minorHAnsi"/>
          <w:color w:val="FF0000"/>
          <w:sz w:val="24"/>
          <w:szCs w:val="24"/>
        </w:rPr>
        <w:t>id</w:t>
      </w:r>
      <w:r w:rsidR="00A26B61" w:rsidRPr="00CF4B25">
        <w:rPr>
          <w:rFonts w:asciiTheme="minorHAnsi" w:hAnsiTheme="minorHAnsi" w:cstheme="minorHAnsi"/>
          <w:sz w:val="24"/>
          <w:szCs w:val="24"/>
        </w:rPr>
        <w:t>="OliveiraMiranda</w:t>
      </w:r>
      <w:r w:rsidRPr="00CF4B25">
        <w:rPr>
          <w:rFonts w:asciiTheme="minorHAnsi" w:hAnsiTheme="minorHAnsi" w:cstheme="minorHAnsi"/>
          <w:sz w:val="24"/>
          <w:szCs w:val="24"/>
        </w:rPr>
        <w:t>_TepuiShrublands_2013</w:t>
      </w:r>
      <w:r w:rsidR="00A573F6" w:rsidRPr="00CF4B25">
        <w:rPr>
          <w:rFonts w:asciiTheme="minorHAnsi" w:hAnsiTheme="minorHAnsi" w:cstheme="minorHAnsi"/>
          <w:sz w:val="24"/>
          <w:szCs w:val="24"/>
        </w:rPr>
        <w:t>_</w:t>
      </w:r>
      <w:r w:rsidRPr="00CF4B25">
        <w:rPr>
          <w:rFonts w:asciiTheme="minorHAnsi" w:hAnsiTheme="minorHAnsi" w:cstheme="minorHAnsi"/>
          <w:sz w:val="24"/>
          <w:szCs w:val="24"/>
        </w:rPr>
        <w:t xml:space="preserve">1" </w:t>
      </w:r>
      <w:r w:rsidRPr="00201283">
        <w:rPr>
          <w:rFonts w:asciiTheme="minorHAnsi" w:hAnsiTheme="minorHAnsi" w:cstheme="minorHAnsi"/>
          <w:color w:val="FF0000"/>
          <w:sz w:val="24"/>
          <w:szCs w:val="24"/>
        </w:rPr>
        <w:t>name</w:t>
      </w:r>
      <w:r w:rsidRPr="00CF4B25">
        <w:rPr>
          <w:rFonts w:asciiTheme="minorHAnsi" w:hAnsiTheme="minorHAnsi" w:cstheme="minorHAnsi"/>
          <w:sz w:val="24"/>
          <w:szCs w:val="24"/>
        </w:rPr>
        <w:t>="Tepui shru</w:t>
      </w:r>
      <w:r w:rsidR="00FE0D17">
        <w:rPr>
          <w:rFonts w:asciiTheme="minorHAnsi" w:hAnsiTheme="minorHAnsi" w:cstheme="minorHAnsi"/>
          <w:sz w:val="24"/>
          <w:szCs w:val="24"/>
        </w:rPr>
        <w:t>blands, southern Venezuela</w:t>
      </w:r>
      <w:r w:rsidR="003F4134">
        <w:rPr>
          <w:rFonts w:asciiTheme="minorHAnsi" w:hAnsiTheme="minorHAnsi" w:cstheme="minorHAnsi"/>
          <w:sz w:val="24"/>
          <w:szCs w:val="24"/>
        </w:rPr>
        <w:t>,</w:t>
      </w:r>
      <w:r w:rsidR="00FE0D17">
        <w:rPr>
          <w:rFonts w:asciiTheme="minorHAnsi" w:hAnsiTheme="minorHAnsi" w:cstheme="minorHAnsi"/>
          <w:sz w:val="24"/>
          <w:szCs w:val="24"/>
        </w:rPr>
        <w:t xml:space="preserve"> LC"</w:t>
      </w:r>
      <w:r w:rsidRPr="00CF4B25">
        <w:rPr>
          <w:rFonts w:asciiTheme="minorHAnsi" w:hAnsiTheme="minorHAnsi" w:cstheme="minorHAnsi"/>
          <w:sz w:val="24"/>
          <w:szCs w:val="24"/>
        </w:rPr>
        <w:t>&gt;</w:t>
      </w:r>
    </w:p>
    <w:p w14:paraId="1EE32323" w14:textId="1D24F96D" w:rsidR="001D3F73" w:rsidRPr="00CF4B25" w:rsidRDefault="00FC6AF8" w:rsidP="00762278">
      <w:pPr>
        <w:pStyle w:val="Standard"/>
        <w:spacing w:after="80" w:line="23" w:lineRule="atLeast"/>
        <w:rPr>
          <w:rFonts w:ascii="Bookman Old Style" w:hAnsi="Bookman Old Style"/>
        </w:rPr>
      </w:pPr>
      <w:r w:rsidRPr="00CF4B25">
        <w:rPr>
          <w:rFonts w:ascii="Bookman Old Style" w:hAnsi="Bookman Old Style"/>
          <w:sz w:val="24"/>
          <w:szCs w:val="24"/>
        </w:rPr>
        <w:t xml:space="preserve">In case of a multiple </w:t>
      </w:r>
      <w:r w:rsidR="00995D85">
        <w:rPr>
          <w:rFonts w:ascii="Bookman Old Style" w:hAnsi="Bookman Old Style"/>
          <w:sz w:val="24"/>
          <w:szCs w:val="24"/>
        </w:rPr>
        <w:t xml:space="preserve">(systematic) </w:t>
      </w:r>
      <w:r w:rsidRPr="00CF4B25">
        <w:rPr>
          <w:rFonts w:ascii="Bookman Old Style" w:hAnsi="Bookman Old Style"/>
          <w:sz w:val="24"/>
          <w:szCs w:val="24"/>
        </w:rPr>
        <w:t>case study assessment,</w:t>
      </w:r>
    </w:p>
    <w:p w14:paraId="0AC7BCD3" w14:textId="218F9817" w:rsidR="001D3F73" w:rsidRPr="00CF4B25" w:rsidRDefault="00FC6AF8" w:rsidP="00762278">
      <w:pPr>
        <w:pStyle w:val="Standard"/>
        <w:spacing w:after="80" w:line="23" w:lineRule="atLeast"/>
        <w:ind w:left="720"/>
        <w:rPr>
          <w:rFonts w:asciiTheme="minorHAnsi" w:hAnsiTheme="minorHAnsi" w:cstheme="minorHAnsi"/>
          <w:sz w:val="24"/>
          <w:szCs w:val="24"/>
        </w:rPr>
      </w:pPr>
      <w:r w:rsidRPr="00CF4B25">
        <w:rPr>
          <w:rFonts w:asciiTheme="minorHAnsi" w:hAnsiTheme="minorHAnsi" w:cstheme="minorHAnsi"/>
          <w:sz w:val="24"/>
          <w:szCs w:val="24"/>
        </w:rPr>
        <w:t>&lt;</w:t>
      </w:r>
      <w:r w:rsidRPr="00860775">
        <w:rPr>
          <w:rFonts w:asciiTheme="minorHAnsi" w:hAnsiTheme="minorHAnsi" w:cstheme="minorHAnsi"/>
          <w:color w:val="0070C0"/>
          <w:sz w:val="24"/>
          <w:szCs w:val="24"/>
        </w:rPr>
        <w:t xml:space="preserve">Case-Study </w:t>
      </w:r>
      <w:r w:rsidRPr="00201283">
        <w:rPr>
          <w:rFonts w:asciiTheme="minorHAnsi" w:hAnsiTheme="minorHAnsi" w:cstheme="minorHAnsi"/>
          <w:color w:val="FF0000"/>
          <w:sz w:val="24"/>
          <w:szCs w:val="24"/>
        </w:rPr>
        <w:t>id</w:t>
      </w:r>
      <w:r w:rsidRPr="00CF4B25">
        <w:rPr>
          <w:rFonts w:asciiTheme="minorHAnsi" w:hAnsiTheme="minorHAnsi" w:cstheme="minorHAnsi"/>
          <w:sz w:val="24"/>
          <w:szCs w:val="24"/>
        </w:rPr>
        <w:t>="Alaniz_Chile_CentralChileHotspot_2016</w:t>
      </w:r>
      <w:r w:rsidR="00A573F6" w:rsidRPr="00CF4B25">
        <w:rPr>
          <w:rFonts w:asciiTheme="minorHAnsi" w:hAnsiTheme="minorHAnsi" w:cstheme="minorHAnsi"/>
          <w:sz w:val="24"/>
          <w:szCs w:val="24"/>
        </w:rPr>
        <w:t>_</w:t>
      </w:r>
      <w:r w:rsidRPr="00CF4B25">
        <w:rPr>
          <w:rFonts w:asciiTheme="minorHAnsi" w:hAnsiTheme="minorHAnsi" w:cstheme="minorHAnsi"/>
          <w:sz w:val="24"/>
          <w:szCs w:val="24"/>
        </w:rPr>
        <w:t xml:space="preserve">1" </w:t>
      </w:r>
      <w:r w:rsidRPr="00201283">
        <w:rPr>
          <w:rFonts w:asciiTheme="minorHAnsi" w:hAnsiTheme="minorHAnsi" w:cstheme="minorHAnsi"/>
          <w:color w:val="FF0000"/>
          <w:sz w:val="24"/>
          <w:szCs w:val="24"/>
        </w:rPr>
        <w:t>name</w:t>
      </w:r>
      <w:r w:rsidRPr="00CF4B25">
        <w:rPr>
          <w:rFonts w:asciiTheme="minorHAnsi" w:hAnsiTheme="minorHAnsi" w:cstheme="minorHAnsi"/>
          <w:sz w:val="24"/>
          <w:szCs w:val="24"/>
        </w:rPr>
        <w:t>="Coastal Mediterranean sclerophyll fore</w:t>
      </w:r>
      <w:r w:rsidR="00FE0D17">
        <w:rPr>
          <w:rFonts w:asciiTheme="minorHAnsi" w:hAnsiTheme="minorHAnsi" w:cstheme="minorHAnsi"/>
          <w:sz w:val="24"/>
          <w:szCs w:val="24"/>
        </w:rPr>
        <w:t>st of C. alba and P. boldus</w:t>
      </w:r>
      <w:r w:rsidR="003F4134">
        <w:rPr>
          <w:rFonts w:asciiTheme="minorHAnsi" w:hAnsiTheme="minorHAnsi" w:cstheme="minorHAnsi"/>
          <w:sz w:val="24"/>
          <w:szCs w:val="24"/>
        </w:rPr>
        <w:t>,</w:t>
      </w:r>
      <w:r w:rsidR="00FE0D17">
        <w:rPr>
          <w:rFonts w:asciiTheme="minorHAnsi" w:hAnsiTheme="minorHAnsi" w:cstheme="minorHAnsi"/>
          <w:sz w:val="24"/>
          <w:szCs w:val="24"/>
        </w:rPr>
        <w:t xml:space="preserve"> LC"</w:t>
      </w:r>
      <w:r w:rsidRPr="00CF4B25">
        <w:rPr>
          <w:rFonts w:asciiTheme="minorHAnsi" w:hAnsiTheme="minorHAnsi" w:cstheme="minorHAnsi"/>
          <w:sz w:val="24"/>
          <w:szCs w:val="24"/>
        </w:rPr>
        <w:t>&gt;</w:t>
      </w:r>
    </w:p>
    <w:p w14:paraId="2BA3AC97" w14:textId="14D1E228" w:rsidR="001D3F73" w:rsidRPr="00CF4B25" w:rsidRDefault="00FC6AF8" w:rsidP="00762278">
      <w:pPr>
        <w:pStyle w:val="Standard"/>
        <w:spacing w:after="80" w:line="23" w:lineRule="atLeast"/>
        <w:ind w:left="720"/>
        <w:rPr>
          <w:rFonts w:asciiTheme="minorHAnsi" w:hAnsiTheme="minorHAnsi" w:cstheme="minorHAnsi"/>
          <w:sz w:val="24"/>
          <w:szCs w:val="24"/>
        </w:rPr>
      </w:pPr>
      <w:r w:rsidRPr="00CF4B25">
        <w:rPr>
          <w:rFonts w:asciiTheme="minorHAnsi" w:hAnsiTheme="minorHAnsi" w:cstheme="minorHAnsi"/>
          <w:sz w:val="24"/>
          <w:szCs w:val="24"/>
        </w:rPr>
        <w:t>&lt;</w:t>
      </w:r>
      <w:r w:rsidRPr="00860775">
        <w:rPr>
          <w:rFonts w:asciiTheme="minorHAnsi" w:hAnsiTheme="minorHAnsi" w:cstheme="minorHAnsi"/>
          <w:color w:val="0070C0"/>
          <w:sz w:val="24"/>
          <w:szCs w:val="24"/>
        </w:rPr>
        <w:t xml:space="preserve">Case-Study </w:t>
      </w:r>
      <w:r w:rsidRPr="00201283">
        <w:rPr>
          <w:rFonts w:asciiTheme="minorHAnsi" w:hAnsiTheme="minorHAnsi" w:cstheme="minorHAnsi"/>
          <w:color w:val="FF0000"/>
          <w:sz w:val="24"/>
          <w:szCs w:val="24"/>
        </w:rPr>
        <w:t>id</w:t>
      </w:r>
      <w:r w:rsidRPr="00CF4B25">
        <w:rPr>
          <w:rFonts w:asciiTheme="minorHAnsi" w:hAnsiTheme="minorHAnsi" w:cstheme="minorHAnsi"/>
          <w:sz w:val="24"/>
          <w:szCs w:val="24"/>
        </w:rPr>
        <w:t>="Alaniz_Chile_CentralChileHotspot_2016</w:t>
      </w:r>
      <w:r w:rsidR="00A573F6" w:rsidRPr="00CF4B25">
        <w:rPr>
          <w:rFonts w:asciiTheme="minorHAnsi" w:hAnsiTheme="minorHAnsi" w:cstheme="minorHAnsi"/>
          <w:sz w:val="24"/>
          <w:szCs w:val="24"/>
        </w:rPr>
        <w:t>_</w:t>
      </w:r>
      <w:r w:rsidRPr="00CF4B25">
        <w:rPr>
          <w:rFonts w:asciiTheme="minorHAnsi" w:hAnsiTheme="minorHAnsi" w:cstheme="minorHAnsi"/>
          <w:sz w:val="24"/>
          <w:szCs w:val="24"/>
        </w:rPr>
        <w:t xml:space="preserve">2" </w:t>
      </w:r>
      <w:r w:rsidRPr="00201283">
        <w:rPr>
          <w:rFonts w:asciiTheme="minorHAnsi" w:hAnsiTheme="minorHAnsi" w:cstheme="minorHAnsi"/>
          <w:color w:val="FF0000"/>
          <w:sz w:val="24"/>
          <w:szCs w:val="24"/>
        </w:rPr>
        <w:t>name</w:t>
      </w:r>
      <w:r w:rsidRPr="00CF4B25">
        <w:rPr>
          <w:rFonts w:asciiTheme="minorHAnsi" w:hAnsiTheme="minorHAnsi" w:cstheme="minorHAnsi"/>
          <w:sz w:val="24"/>
          <w:szCs w:val="24"/>
        </w:rPr>
        <w:t xml:space="preserve">="Coastal </w:t>
      </w:r>
      <w:r w:rsidR="00A26B61" w:rsidRPr="00CF4B25">
        <w:rPr>
          <w:rFonts w:asciiTheme="minorHAnsi" w:hAnsiTheme="minorHAnsi" w:cstheme="minorHAnsi"/>
          <w:sz w:val="24"/>
          <w:szCs w:val="24"/>
        </w:rPr>
        <w:t>M</w:t>
      </w:r>
      <w:r w:rsidRPr="00CF4B25">
        <w:rPr>
          <w:rFonts w:asciiTheme="minorHAnsi" w:hAnsiTheme="minorHAnsi" w:cstheme="minorHAnsi"/>
          <w:sz w:val="24"/>
          <w:szCs w:val="24"/>
        </w:rPr>
        <w:t>editerranean sclerophyll arborescent scrub of Peumus boldus and Schinus latifolius</w:t>
      </w:r>
      <w:r w:rsidR="003F4134">
        <w:rPr>
          <w:rFonts w:asciiTheme="minorHAnsi" w:hAnsiTheme="minorHAnsi" w:cstheme="minorHAnsi"/>
          <w:sz w:val="24"/>
          <w:szCs w:val="24"/>
        </w:rPr>
        <w:t>,</w:t>
      </w:r>
      <w:r w:rsidRPr="00CF4B25">
        <w:rPr>
          <w:rFonts w:asciiTheme="minorHAnsi" w:hAnsiTheme="minorHAnsi" w:cstheme="minorHAnsi"/>
          <w:sz w:val="24"/>
          <w:szCs w:val="24"/>
        </w:rPr>
        <w:t xml:space="preserve"> LC"&gt;</w:t>
      </w:r>
    </w:p>
    <w:p w14:paraId="7D5DF493" w14:textId="7224FF44" w:rsidR="00883BC0" w:rsidRPr="00CF4B25" w:rsidRDefault="00883BC0" w:rsidP="00FE0D17">
      <w:pPr>
        <w:pStyle w:val="Standard"/>
        <w:spacing w:after="80" w:line="23" w:lineRule="atLeast"/>
        <w:rPr>
          <w:rFonts w:ascii="Bookman Old Style" w:hAnsi="Bookman Old Style"/>
          <w:sz w:val="24"/>
          <w:szCs w:val="24"/>
        </w:rPr>
      </w:pPr>
    </w:p>
    <w:p w14:paraId="27BEE6AF" w14:textId="2A1E4ACD" w:rsidR="001D3F73" w:rsidRPr="000A4704" w:rsidRDefault="00FC6AF8" w:rsidP="004E6551">
      <w:pPr>
        <w:pStyle w:val="Ttulo1"/>
        <w:numPr>
          <w:ilvl w:val="2"/>
          <w:numId w:val="29"/>
        </w:numPr>
        <w:rPr>
          <w:rStyle w:val="ListLabel1"/>
          <w:b/>
          <w:sz w:val="28"/>
        </w:rPr>
      </w:pPr>
      <w:bookmarkStart w:id="377" w:name="_Toc528812640"/>
      <w:bookmarkStart w:id="378" w:name="_Toc10659925"/>
      <w:bookmarkStart w:id="379" w:name="_Toc10989855"/>
      <w:bookmarkEnd w:id="377"/>
      <w:r w:rsidRPr="000A4704">
        <w:rPr>
          <w:rStyle w:val="ListLabel1"/>
          <w:b/>
          <w:sz w:val="28"/>
        </w:rPr>
        <w:t>Node: Case Study Name</w:t>
      </w:r>
      <w:r w:rsidR="00C9413C" w:rsidRPr="000A4704">
        <w:rPr>
          <w:rStyle w:val="ListLabel1"/>
          <w:b/>
          <w:sz w:val="28"/>
        </w:rPr>
        <w:t>s</w:t>
      </w:r>
      <w:bookmarkEnd w:id="378"/>
      <w:bookmarkEnd w:id="379"/>
    </w:p>
    <w:p w14:paraId="35FB403D" w14:textId="77777777" w:rsidR="00762278" w:rsidRDefault="00FC6AF8"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Tag:</w:t>
      </w:r>
      <w:r w:rsidR="00F77BC4">
        <w:rPr>
          <w:rFonts w:ascii="Bookman Old Style" w:hAnsi="Bookman Old Style"/>
          <w:sz w:val="24"/>
          <w:szCs w:val="24"/>
        </w:rPr>
        <w:t xml:space="preserve"> &lt;</w:t>
      </w:r>
      <w:r>
        <w:rPr>
          <w:rFonts w:ascii="Bookman Old Style" w:hAnsi="Bookman Old Style"/>
          <w:sz w:val="24"/>
          <w:szCs w:val="24"/>
        </w:rPr>
        <w:t>Case-Study-</w:t>
      </w:r>
      <w:r w:rsidR="00F77BC4">
        <w:rPr>
          <w:rFonts w:ascii="Bookman Old Style" w:hAnsi="Bookman Old Style"/>
          <w:sz w:val="24"/>
          <w:szCs w:val="24"/>
        </w:rPr>
        <w:t>Name</w:t>
      </w:r>
      <w:r w:rsidR="00C9413C">
        <w:rPr>
          <w:rFonts w:ascii="Bookman Old Style" w:hAnsi="Bookman Old Style"/>
          <w:sz w:val="24"/>
          <w:szCs w:val="24"/>
        </w:rPr>
        <w:t>s</w:t>
      </w:r>
      <w:r w:rsidR="00F77BC4">
        <w:rPr>
          <w:rFonts w:ascii="Bookman Old Style" w:hAnsi="Bookman Old Style"/>
          <w:sz w:val="24"/>
          <w:szCs w:val="24"/>
        </w:rPr>
        <w:t>&gt;</w:t>
      </w:r>
    </w:p>
    <w:p w14:paraId="6EDF8D12" w14:textId="3DA9B70A" w:rsidR="00762278" w:rsidRDefault="00FC6AF8"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Parent:</w:t>
      </w:r>
      <w:r>
        <w:rPr>
          <w:rFonts w:ascii="Bookman Old Style" w:hAnsi="Bookman Old Style"/>
          <w:sz w:val="24"/>
          <w:szCs w:val="24"/>
        </w:rPr>
        <w:t xml:space="preserve"> Case-Study</w:t>
      </w:r>
    </w:p>
    <w:p w14:paraId="52372498" w14:textId="68E3F674" w:rsidR="00762278" w:rsidRDefault="00FC6AF8"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xml:space="preserve">: </w:t>
      </w:r>
      <w:r w:rsidR="00C9413C">
        <w:rPr>
          <w:rFonts w:ascii="Bookman Old Style" w:hAnsi="Bookman Old Style"/>
          <w:sz w:val="24"/>
          <w:szCs w:val="24"/>
        </w:rPr>
        <w:t>Case-Study-Name</w:t>
      </w:r>
    </w:p>
    <w:p w14:paraId="7BDAEA7A" w14:textId="7AAA7A44" w:rsidR="00762278" w:rsidRDefault="00D61BAD"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List of a</w:t>
      </w:r>
      <w:r w:rsidR="00FC6AF8">
        <w:rPr>
          <w:rFonts w:ascii="Bookman Old Style" w:hAnsi="Bookman Old Style"/>
          <w:sz w:val="24"/>
          <w:szCs w:val="24"/>
        </w:rPr>
        <w:t>lternative names for the case study</w:t>
      </w:r>
      <w:r w:rsidR="00FE0D17">
        <w:rPr>
          <w:rFonts w:ascii="Bookman Old Style" w:hAnsi="Bookman Old Style"/>
          <w:sz w:val="24"/>
          <w:szCs w:val="24"/>
        </w:rPr>
        <w:t xml:space="preserve"> in </w:t>
      </w:r>
      <w:r w:rsidR="00777CF9">
        <w:rPr>
          <w:rFonts w:ascii="Bookman Old Style" w:hAnsi="Bookman Old Style"/>
          <w:sz w:val="24"/>
          <w:szCs w:val="24"/>
        </w:rPr>
        <w:t xml:space="preserve">the different languages in which it is available. It must always include the name in English and the name in the native language of the assessment </w:t>
      </w:r>
      <w:r w:rsidR="00653492">
        <w:rPr>
          <w:rFonts w:ascii="Bookman Old Style" w:hAnsi="Bookman Old Style"/>
          <w:sz w:val="24"/>
          <w:szCs w:val="24"/>
        </w:rPr>
        <w:t>(</w:t>
      </w:r>
      <w:r w:rsidR="00777CF9">
        <w:rPr>
          <w:rFonts w:ascii="Bookman Old Style" w:hAnsi="Bookman Old Style"/>
          <w:sz w:val="24"/>
          <w:szCs w:val="24"/>
        </w:rPr>
        <w:t>if different from English</w:t>
      </w:r>
      <w:r w:rsidR="00653492">
        <w:rPr>
          <w:rFonts w:ascii="Bookman Old Style" w:hAnsi="Bookman Old Style"/>
          <w:sz w:val="24"/>
          <w:szCs w:val="24"/>
        </w:rPr>
        <w:t>)</w:t>
      </w:r>
      <w:r w:rsidR="00FE0D17">
        <w:rPr>
          <w:rFonts w:ascii="Bookman Old Style" w:hAnsi="Bookman Old Style"/>
          <w:sz w:val="24"/>
          <w:szCs w:val="24"/>
        </w:rPr>
        <w:t xml:space="preserve">. </w:t>
      </w:r>
      <w:r w:rsidR="00FC6AF8">
        <w:rPr>
          <w:rFonts w:ascii="Bookman Old Style" w:hAnsi="Bookman Old Style"/>
          <w:sz w:val="24"/>
          <w:szCs w:val="24"/>
        </w:rPr>
        <w:t xml:space="preserve"> </w:t>
      </w:r>
    </w:p>
    <w:p w14:paraId="66E4E863" w14:textId="2EB828BA" w:rsidR="00762278" w:rsidRDefault="00FC6AF8"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lastRenderedPageBreak/>
        <w:t>Attributes:</w:t>
      </w:r>
      <w:r w:rsidR="00D50883">
        <w:rPr>
          <w:rFonts w:ascii="Bookman Old Style" w:hAnsi="Bookman Old Style"/>
          <w:sz w:val="24"/>
          <w:szCs w:val="24"/>
        </w:rPr>
        <w:t xml:space="preserve"> </w:t>
      </w:r>
      <w:del w:id="380" w:author="Michelle Castellanos" w:date="2019-08-29T23:10:00Z">
        <w:r w:rsidR="00D50883" w:rsidDel="00201283">
          <w:rPr>
            <w:rFonts w:ascii="Bookman Old Style" w:hAnsi="Bookman Old Style"/>
            <w:sz w:val="24"/>
            <w:szCs w:val="24"/>
          </w:rPr>
          <w:delText>lang</w:delText>
        </w:r>
      </w:del>
      <w:ins w:id="381" w:author="Michelle Castellanos" w:date="2019-08-29T23:10:00Z">
        <w:r w:rsidR="00201283">
          <w:rPr>
            <w:rFonts w:ascii="Bookman Old Style" w:hAnsi="Bookman Old Style"/>
            <w:sz w:val="24"/>
            <w:szCs w:val="24"/>
          </w:rPr>
          <w:t>none</w:t>
        </w:r>
      </w:ins>
    </w:p>
    <w:p w14:paraId="421C17A6" w14:textId="67944F60" w:rsidR="00E657A2" w:rsidDel="00201283" w:rsidRDefault="00E657A2" w:rsidP="00E657A2">
      <w:pPr>
        <w:pStyle w:val="Prrafodelista"/>
        <w:numPr>
          <w:ilvl w:val="0"/>
          <w:numId w:val="2"/>
        </w:numPr>
        <w:spacing w:after="80" w:line="23" w:lineRule="atLeast"/>
        <w:rPr>
          <w:del w:id="382" w:author="Michelle Castellanos" w:date="2019-08-29T23:10:00Z"/>
        </w:rPr>
      </w:pPr>
      <w:del w:id="383" w:author="Michelle Castellanos" w:date="2019-08-29T23:10:00Z">
        <w:r w:rsidDel="00201283">
          <w:rPr>
            <w:rFonts w:ascii="Bookman Old Style" w:hAnsi="Bookman Old Style"/>
            <w:sz w:val="24"/>
            <w:szCs w:val="24"/>
          </w:rPr>
          <w:delText xml:space="preserve">@lang = for specifying the language using a two-letter iso-code </w:delText>
        </w:r>
        <w:r w:rsidR="00AF76A3" w:rsidDel="00201283">
          <w:rPr>
            <w:rFonts w:ascii="Bookman Old Style" w:hAnsi="Bookman Old Style"/>
            <w:sz w:val="24"/>
            <w:szCs w:val="24"/>
          </w:rPr>
          <w:delText xml:space="preserve">in lower case </w:delText>
        </w:r>
        <w:r w:rsidDel="00201283">
          <w:rPr>
            <w:rFonts w:ascii="Bookman Old Style" w:hAnsi="Bookman Old Style"/>
            <w:sz w:val="24"/>
            <w:szCs w:val="24"/>
          </w:rPr>
          <w:delText>(en: English, fr: French, sp: Spanish, de: German, etc). If the information is available in more than a language, add a node for each language (see examples).</w:delText>
        </w:r>
      </w:del>
    </w:p>
    <w:p w14:paraId="2CCA9A05" w14:textId="76B410FA" w:rsidR="00D61BAD" w:rsidRPr="00883BC0" w:rsidRDefault="00FC6AF8" w:rsidP="00762278">
      <w:pPr>
        <w:pStyle w:val="Standard"/>
        <w:spacing w:after="80" w:line="23" w:lineRule="atLeast"/>
        <w:rPr>
          <w:rFonts w:ascii="Bookman Old Style" w:hAnsi="Bookman Old Style"/>
          <w:sz w:val="24"/>
          <w:szCs w:val="24"/>
        </w:rPr>
      </w:pPr>
      <w:r w:rsidRPr="00883BC0">
        <w:rPr>
          <w:rFonts w:ascii="Bookman Old Style" w:hAnsi="Bookman Old Style"/>
          <w:sz w:val="24"/>
          <w:szCs w:val="24"/>
          <w:u w:val="single"/>
        </w:rPr>
        <w:t>Example:</w:t>
      </w:r>
    </w:p>
    <w:p w14:paraId="6F5E0F45" w14:textId="722FE8C7" w:rsidR="00D61BAD" w:rsidRPr="001931D1" w:rsidRDefault="00D61BAD" w:rsidP="00762278">
      <w:pPr>
        <w:pStyle w:val="Standard"/>
        <w:spacing w:after="80" w:line="23" w:lineRule="atLeast"/>
        <w:ind w:firstLine="720"/>
        <w:rPr>
          <w:sz w:val="24"/>
          <w:szCs w:val="24"/>
          <w:u w:val="single"/>
        </w:rPr>
      </w:pPr>
      <w:r w:rsidRPr="001931D1">
        <w:rPr>
          <w:sz w:val="24"/>
          <w:szCs w:val="24"/>
        </w:rPr>
        <w:t>&lt;</w:t>
      </w:r>
      <w:r w:rsidRPr="00860775">
        <w:rPr>
          <w:color w:val="0070C0"/>
          <w:sz w:val="24"/>
          <w:szCs w:val="24"/>
        </w:rPr>
        <w:t>Case-Study-Names</w:t>
      </w:r>
      <w:r w:rsidRPr="001931D1">
        <w:rPr>
          <w:sz w:val="24"/>
          <w:szCs w:val="24"/>
        </w:rPr>
        <w:t>&gt;</w:t>
      </w:r>
    </w:p>
    <w:p w14:paraId="45971A5F" w14:textId="78C6B27A" w:rsidR="001D3F73" w:rsidRPr="00E657A2" w:rsidRDefault="00777CF9" w:rsidP="00762278">
      <w:pPr>
        <w:pStyle w:val="Standard"/>
        <w:spacing w:after="80" w:line="23" w:lineRule="atLeast"/>
        <w:ind w:left="720"/>
        <w:rPr>
          <w:sz w:val="24"/>
          <w:szCs w:val="24"/>
        </w:rPr>
      </w:pPr>
      <w:r>
        <w:rPr>
          <w:sz w:val="24"/>
          <w:szCs w:val="24"/>
        </w:rPr>
        <w:t>&lt;Case-Study-Name lang="en"&gt;</w:t>
      </w:r>
      <w:r w:rsidRPr="00CF4B25">
        <w:rPr>
          <w:rFonts w:asciiTheme="minorHAnsi" w:hAnsiTheme="minorHAnsi" w:cstheme="minorHAnsi"/>
          <w:sz w:val="24"/>
          <w:szCs w:val="24"/>
        </w:rPr>
        <w:t>Tepui shru</w:t>
      </w:r>
      <w:r>
        <w:rPr>
          <w:rFonts w:asciiTheme="minorHAnsi" w:hAnsiTheme="minorHAnsi" w:cstheme="minorHAnsi"/>
          <w:sz w:val="24"/>
          <w:szCs w:val="24"/>
        </w:rPr>
        <w:t>blands, southern Venezuela</w:t>
      </w:r>
      <w:r w:rsidR="00FC6AF8" w:rsidRPr="00E657A2">
        <w:rPr>
          <w:sz w:val="24"/>
          <w:szCs w:val="24"/>
        </w:rPr>
        <w:t>&lt;/Case-Study-Name&gt;</w:t>
      </w:r>
    </w:p>
    <w:p w14:paraId="50DB93D0" w14:textId="678A2DBF" w:rsidR="001D3F73" w:rsidRPr="00E657A2" w:rsidRDefault="00FC6AF8" w:rsidP="00762278">
      <w:pPr>
        <w:pStyle w:val="Standard"/>
        <w:spacing w:after="80" w:line="23" w:lineRule="atLeast"/>
        <w:ind w:left="720"/>
        <w:rPr>
          <w:sz w:val="24"/>
          <w:szCs w:val="24"/>
        </w:rPr>
      </w:pPr>
      <w:r w:rsidRPr="00E657A2">
        <w:rPr>
          <w:sz w:val="24"/>
          <w:szCs w:val="24"/>
        </w:rPr>
        <w:t>&lt;Case-Study-Name lang="es"&gt;</w:t>
      </w:r>
      <w:r w:rsidR="00777CF9">
        <w:rPr>
          <w:sz w:val="24"/>
          <w:szCs w:val="24"/>
        </w:rPr>
        <w:t>Arbustales tepuyanos, sur de Venezuela</w:t>
      </w:r>
      <w:r w:rsidRPr="00E657A2">
        <w:rPr>
          <w:sz w:val="24"/>
          <w:szCs w:val="24"/>
        </w:rPr>
        <w:t>&lt;/Case-Study-Name&gt;</w:t>
      </w:r>
    </w:p>
    <w:p w14:paraId="23FC75F2" w14:textId="052C1C71" w:rsidR="00D61BAD" w:rsidRPr="001931D1" w:rsidRDefault="00D61BAD" w:rsidP="00762278">
      <w:pPr>
        <w:pStyle w:val="Standard"/>
        <w:spacing w:after="80" w:line="23" w:lineRule="atLeast"/>
        <w:ind w:firstLine="720"/>
        <w:rPr>
          <w:sz w:val="24"/>
          <w:szCs w:val="24"/>
          <w:u w:val="single"/>
        </w:rPr>
      </w:pPr>
      <w:r w:rsidRPr="001931D1">
        <w:rPr>
          <w:sz w:val="24"/>
          <w:szCs w:val="24"/>
        </w:rPr>
        <w:t>&lt;/</w:t>
      </w:r>
      <w:r w:rsidRPr="00860775">
        <w:rPr>
          <w:color w:val="0070C0"/>
          <w:sz w:val="24"/>
          <w:szCs w:val="24"/>
        </w:rPr>
        <w:t>Case-Study-Names</w:t>
      </w:r>
      <w:r w:rsidRPr="001931D1">
        <w:rPr>
          <w:sz w:val="24"/>
          <w:szCs w:val="24"/>
        </w:rPr>
        <w:t>&gt;</w:t>
      </w:r>
    </w:p>
    <w:p w14:paraId="48EB31D0" w14:textId="1904C5FD" w:rsidR="00C9413C" w:rsidRPr="000A4704" w:rsidRDefault="00C9413C" w:rsidP="004E6551">
      <w:pPr>
        <w:pStyle w:val="Ttulo1"/>
        <w:numPr>
          <w:ilvl w:val="3"/>
          <w:numId w:val="29"/>
        </w:numPr>
        <w:rPr>
          <w:rStyle w:val="ListLabel1"/>
          <w:b/>
          <w:sz w:val="28"/>
        </w:rPr>
      </w:pPr>
      <w:bookmarkStart w:id="384" w:name="_Toc10659926"/>
      <w:bookmarkStart w:id="385" w:name="_Toc10989856"/>
      <w:r w:rsidRPr="000A4704">
        <w:rPr>
          <w:rStyle w:val="ListLabel1"/>
          <w:b/>
          <w:sz w:val="28"/>
        </w:rPr>
        <w:t>Node: Case Study Name</w:t>
      </w:r>
      <w:bookmarkEnd w:id="384"/>
      <w:bookmarkEnd w:id="385"/>
    </w:p>
    <w:p w14:paraId="4AF42577" w14:textId="77777777" w:rsidR="00762278" w:rsidRDefault="00C9413C" w:rsidP="00762278">
      <w:pPr>
        <w:pStyle w:val="Standard"/>
        <w:spacing w:after="80" w:line="23" w:lineRule="atLeast"/>
        <w:rPr>
          <w:rFonts w:ascii="Bookman Old Style" w:hAnsi="Bookman Old Style"/>
          <w:sz w:val="24"/>
          <w:szCs w:val="24"/>
        </w:rPr>
      </w:pPr>
      <w:r w:rsidRPr="00883BC0">
        <w:rPr>
          <w:rFonts w:ascii="Bookman Old Style" w:hAnsi="Bookman Old Style"/>
          <w:sz w:val="24"/>
          <w:szCs w:val="24"/>
          <w:u w:val="single"/>
        </w:rPr>
        <w:t>Tag:</w:t>
      </w:r>
      <w:r w:rsidRPr="00883BC0">
        <w:rPr>
          <w:rFonts w:ascii="Bookman Old Style" w:hAnsi="Bookman Old Style"/>
          <w:sz w:val="24"/>
          <w:szCs w:val="24"/>
        </w:rPr>
        <w:t xml:space="preserve"> &lt;Case-Study-Name&gt;</w:t>
      </w:r>
    </w:p>
    <w:p w14:paraId="3D6A1AA1" w14:textId="77777777" w:rsidR="00762278" w:rsidRDefault="00C9413C" w:rsidP="00762278">
      <w:pPr>
        <w:pStyle w:val="Standard"/>
        <w:spacing w:after="80" w:line="23" w:lineRule="atLeast"/>
        <w:rPr>
          <w:rFonts w:ascii="Bookman Old Style" w:hAnsi="Bookman Old Style"/>
          <w:sz w:val="24"/>
          <w:szCs w:val="24"/>
        </w:rPr>
      </w:pPr>
      <w:r w:rsidRPr="00883BC0">
        <w:rPr>
          <w:rFonts w:ascii="Bookman Old Style" w:hAnsi="Bookman Old Style"/>
          <w:sz w:val="24"/>
          <w:szCs w:val="24"/>
          <w:u w:val="single"/>
        </w:rPr>
        <w:t>Parent:</w:t>
      </w:r>
      <w:r w:rsidRPr="00883BC0">
        <w:rPr>
          <w:rFonts w:ascii="Bookman Old Style" w:hAnsi="Bookman Old Style"/>
          <w:sz w:val="24"/>
          <w:szCs w:val="24"/>
        </w:rPr>
        <w:t xml:space="preserve"> Case-Study-Names</w:t>
      </w:r>
    </w:p>
    <w:p w14:paraId="1443FA1D" w14:textId="77777777" w:rsidR="00762278" w:rsidRDefault="00C9413C" w:rsidP="00762278">
      <w:pPr>
        <w:pStyle w:val="Standard"/>
        <w:spacing w:after="80" w:line="23" w:lineRule="atLeast"/>
        <w:rPr>
          <w:rFonts w:ascii="Bookman Old Style" w:hAnsi="Bookman Old Style"/>
          <w:sz w:val="24"/>
          <w:szCs w:val="24"/>
        </w:rPr>
      </w:pPr>
      <w:r w:rsidRPr="00883BC0">
        <w:rPr>
          <w:rFonts w:ascii="Bookman Old Style" w:hAnsi="Bookman Old Style"/>
          <w:sz w:val="24"/>
          <w:szCs w:val="24"/>
          <w:u w:val="single"/>
        </w:rPr>
        <w:t>Children</w:t>
      </w:r>
      <w:r w:rsidRPr="00883BC0">
        <w:rPr>
          <w:rFonts w:ascii="Bookman Old Style" w:hAnsi="Bookman Old Style"/>
          <w:sz w:val="24"/>
          <w:szCs w:val="24"/>
        </w:rPr>
        <w:t>: none</w:t>
      </w:r>
    </w:p>
    <w:p w14:paraId="2604F122" w14:textId="76B37B68" w:rsidR="00653492" w:rsidRPr="00653492" w:rsidRDefault="00D61BAD" w:rsidP="00653492">
      <w:pPr>
        <w:pStyle w:val="Standard"/>
        <w:spacing w:after="80" w:line="23" w:lineRule="atLeast"/>
        <w:rPr>
          <w:rFonts w:ascii="Bookman Old Style" w:hAnsi="Bookman Old Style"/>
          <w:sz w:val="24"/>
          <w:szCs w:val="24"/>
          <w:u w:val="single"/>
        </w:rPr>
      </w:pPr>
      <w:r w:rsidRPr="00883BC0">
        <w:rPr>
          <w:rFonts w:ascii="Bookman Old Style" w:hAnsi="Bookman Old Style"/>
          <w:sz w:val="24"/>
          <w:szCs w:val="24"/>
          <w:u w:val="single"/>
        </w:rPr>
        <w:t>Content:</w:t>
      </w:r>
      <w:r w:rsidRPr="00883BC0">
        <w:rPr>
          <w:rFonts w:ascii="Bookman Old Style" w:hAnsi="Bookman Old Style"/>
          <w:sz w:val="24"/>
          <w:szCs w:val="24"/>
        </w:rPr>
        <w:t xml:space="preserve"> Alternative names for the case study</w:t>
      </w:r>
      <w:r w:rsidR="00F04089">
        <w:rPr>
          <w:rFonts w:ascii="Bookman Old Style" w:hAnsi="Bookman Old Style"/>
          <w:sz w:val="24"/>
          <w:szCs w:val="24"/>
        </w:rPr>
        <w:t xml:space="preserve"> in the different languages in which it is available</w:t>
      </w:r>
      <w:r w:rsidRPr="00883BC0">
        <w:rPr>
          <w:rFonts w:ascii="Bookman Old Style" w:hAnsi="Bookman Old Style"/>
          <w:sz w:val="24"/>
          <w:szCs w:val="24"/>
        </w:rPr>
        <w:t xml:space="preserve">. </w:t>
      </w:r>
      <w:r w:rsidR="00777CF9" w:rsidRPr="000F1E2F">
        <w:rPr>
          <w:rFonts w:ascii="Bookman Old Style" w:hAnsi="Bookman Old Style"/>
          <w:sz w:val="24"/>
          <w:szCs w:val="24"/>
        </w:rPr>
        <w:t xml:space="preserve">The </w:t>
      </w:r>
      <w:r w:rsidR="00777CF9">
        <w:rPr>
          <w:rFonts w:ascii="Bookman Old Style" w:hAnsi="Bookman Old Style"/>
          <w:sz w:val="24"/>
          <w:szCs w:val="24"/>
        </w:rPr>
        <w:t xml:space="preserve">case study name must be unique, and </w:t>
      </w:r>
      <w:r w:rsidR="00777CF9" w:rsidRPr="000F1E2F">
        <w:rPr>
          <w:rFonts w:ascii="Bookman Old Style" w:hAnsi="Bookman Old Style"/>
          <w:sz w:val="24"/>
          <w:szCs w:val="24"/>
        </w:rPr>
        <w:t xml:space="preserve">refer to the </w:t>
      </w:r>
      <w:r w:rsidR="00777CF9">
        <w:rPr>
          <w:rFonts w:ascii="Bookman Old Style" w:hAnsi="Bookman Old Style"/>
          <w:sz w:val="24"/>
          <w:szCs w:val="24"/>
        </w:rPr>
        <w:t xml:space="preserve">name of the assessment target </w:t>
      </w:r>
      <w:r w:rsidR="00777CF9" w:rsidRPr="000F1E2F">
        <w:rPr>
          <w:rFonts w:ascii="Bookman Old Style" w:hAnsi="Bookman Old Style"/>
          <w:sz w:val="24"/>
          <w:szCs w:val="24"/>
        </w:rPr>
        <w:t>a</w:t>
      </w:r>
      <w:r w:rsidR="00777CF9">
        <w:rPr>
          <w:rFonts w:ascii="Bookman Old Style" w:hAnsi="Bookman Old Style"/>
          <w:sz w:val="24"/>
          <w:szCs w:val="24"/>
        </w:rPr>
        <w:t>nd the geographical distribution assessed.</w:t>
      </w:r>
      <w:r w:rsidR="00653492">
        <w:rPr>
          <w:rFonts w:ascii="Bookman Old Style" w:hAnsi="Bookman Old Style"/>
          <w:sz w:val="24"/>
          <w:szCs w:val="24"/>
        </w:rPr>
        <w:t xml:space="preserve"> </w:t>
      </w:r>
      <w:r w:rsidR="00653492" w:rsidRPr="00653492">
        <w:rPr>
          <w:rFonts w:ascii="Bookman Old Style" w:hAnsi="Bookman Old Style"/>
          <w:sz w:val="24"/>
          <w:szCs w:val="24"/>
        </w:rPr>
        <w:t xml:space="preserve">If a single study case contains information in more than a language, add a </w:t>
      </w:r>
      <w:r w:rsidR="00653492">
        <w:rPr>
          <w:rFonts w:ascii="Bookman Old Style" w:hAnsi="Bookman Old Style"/>
          <w:sz w:val="24"/>
          <w:szCs w:val="24"/>
        </w:rPr>
        <w:t>&lt;Case-Study-Name&gt; node</w:t>
      </w:r>
      <w:r w:rsidR="00653492" w:rsidRPr="00653492">
        <w:rPr>
          <w:rFonts w:ascii="Bookman Old Style" w:hAnsi="Bookman Old Style"/>
          <w:sz w:val="24"/>
          <w:szCs w:val="24"/>
        </w:rPr>
        <w:t xml:space="preserve"> for each language (see examples).</w:t>
      </w:r>
      <w:ins w:id="386" w:author="Utility" w:date="2019-08-13T11:49:00Z">
        <w:r w:rsidR="00666F5E">
          <w:rPr>
            <w:rFonts w:ascii="Bookman Old Style" w:hAnsi="Bookman Old Style"/>
            <w:sz w:val="24"/>
            <w:szCs w:val="24"/>
          </w:rPr>
          <w:t xml:space="preserve"> If the original reference includes some description code for the ecosystem, this must be considered in the te</w:t>
        </w:r>
      </w:ins>
      <w:ins w:id="387" w:author="Utility" w:date="2019-08-13T11:50:00Z">
        <w:r w:rsidR="00666F5E">
          <w:rPr>
            <w:rFonts w:ascii="Bookman Old Style" w:hAnsi="Bookman Old Style"/>
            <w:sz w:val="24"/>
            <w:szCs w:val="24"/>
          </w:rPr>
          <w:t xml:space="preserve">xt description (see example below). </w:t>
        </w:r>
      </w:ins>
    </w:p>
    <w:p w14:paraId="6E9695A5" w14:textId="736B6905" w:rsidR="00D61BAD" w:rsidRPr="00883BC0" w:rsidRDefault="00D61BAD" w:rsidP="00762278">
      <w:pPr>
        <w:pStyle w:val="Standard"/>
        <w:spacing w:after="80" w:line="23" w:lineRule="atLeast"/>
        <w:rPr>
          <w:rFonts w:ascii="Bookman Old Style" w:hAnsi="Bookman Old Style"/>
        </w:rPr>
      </w:pPr>
      <w:r w:rsidRPr="00883BC0">
        <w:rPr>
          <w:rFonts w:ascii="Bookman Old Style" w:hAnsi="Bookman Old Style"/>
          <w:sz w:val="24"/>
          <w:szCs w:val="24"/>
          <w:u w:val="single"/>
        </w:rPr>
        <w:t>Attributes:</w:t>
      </w:r>
      <w:r w:rsidRPr="00883BC0">
        <w:rPr>
          <w:rFonts w:ascii="Bookman Old Style" w:hAnsi="Bookman Old Style"/>
          <w:sz w:val="24"/>
          <w:szCs w:val="24"/>
        </w:rPr>
        <w:t xml:space="preserve"> lang</w:t>
      </w:r>
    </w:p>
    <w:p w14:paraId="77CC0A47" w14:textId="0C49F4CF" w:rsidR="00653492" w:rsidRPr="00653492" w:rsidRDefault="00D61BAD" w:rsidP="003F22D3">
      <w:pPr>
        <w:pStyle w:val="Prrafodelista"/>
        <w:numPr>
          <w:ilvl w:val="0"/>
          <w:numId w:val="2"/>
        </w:numPr>
        <w:spacing w:after="80" w:line="23" w:lineRule="atLeast"/>
        <w:rPr>
          <w:rFonts w:ascii="Bookman Old Style" w:hAnsi="Bookman Old Style"/>
          <w:sz w:val="24"/>
          <w:szCs w:val="24"/>
          <w:u w:val="single"/>
        </w:rPr>
      </w:pPr>
      <w:r w:rsidRPr="00653492">
        <w:rPr>
          <w:rFonts w:ascii="Bookman Old Style" w:hAnsi="Bookman Old Style"/>
          <w:sz w:val="24"/>
          <w:szCs w:val="24"/>
        </w:rPr>
        <w:t xml:space="preserve">@lang = for specifying the language using a two-letter iso-code (en: English, fr: French, sp: Spanish, de: German, etc). </w:t>
      </w:r>
      <w:r w:rsidR="00E23777">
        <w:rPr>
          <w:rFonts w:ascii="Bookman Old Style" w:hAnsi="Bookman Old Style"/>
          <w:sz w:val="24"/>
          <w:szCs w:val="24"/>
        </w:rPr>
        <w:t xml:space="preserve">See the </w:t>
      </w:r>
      <w:commentRangeStart w:id="388"/>
      <w:r w:rsidR="00E23777" w:rsidRPr="00E23777">
        <w:rPr>
          <w:rFonts w:ascii="Bookman Old Style" w:hAnsi="Bookman Old Style"/>
          <w:sz w:val="24"/>
          <w:szCs w:val="24"/>
          <w:highlight w:val="cyan"/>
        </w:rPr>
        <w:t>Glossary</w:t>
      </w:r>
      <w:commentRangeEnd w:id="388"/>
      <w:r w:rsidR="00B15380">
        <w:rPr>
          <w:rStyle w:val="Refdecomentario"/>
        </w:rPr>
        <w:commentReference w:id="388"/>
      </w:r>
      <w:r w:rsidR="00E23777">
        <w:rPr>
          <w:rFonts w:ascii="Bookman Old Style" w:hAnsi="Bookman Old Style"/>
          <w:sz w:val="24"/>
          <w:szCs w:val="24"/>
        </w:rPr>
        <w:t xml:space="preserve"> for more details. </w:t>
      </w:r>
    </w:p>
    <w:p w14:paraId="393233B5" w14:textId="69B33A61" w:rsidR="00D61BAD" w:rsidRPr="00653492" w:rsidRDefault="00D61BAD" w:rsidP="00653492">
      <w:pPr>
        <w:spacing w:after="80" w:line="23" w:lineRule="atLeast"/>
        <w:rPr>
          <w:rFonts w:ascii="Bookman Old Style" w:hAnsi="Bookman Old Style"/>
          <w:sz w:val="24"/>
          <w:szCs w:val="24"/>
          <w:u w:val="single"/>
        </w:rPr>
      </w:pPr>
      <w:r w:rsidRPr="00653492">
        <w:rPr>
          <w:rFonts w:ascii="Bookman Old Style" w:hAnsi="Bookman Old Style"/>
          <w:sz w:val="24"/>
          <w:szCs w:val="24"/>
          <w:u w:val="single"/>
        </w:rPr>
        <w:t>Example:</w:t>
      </w:r>
    </w:p>
    <w:p w14:paraId="394A7ADB" w14:textId="512EF34A" w:rsidR="00520BCA" w:rsidRDefault="00201283">
      <w:pPr>
        <w:pStyle w:val="Standard"/>
        <w:numPr>
          <w:ilvl w:val="0"/>
          <w:numId w:val="2"/>
        </w:numPr>
        <w:spacing w:after="80" w:line="23" w:lineRule="atLeast"/>
        <w:rPr>
          <w:ins w:id="389" w:author="Utility" w:date="2019-08-13T11:50:00Z"/>
          <w:sz w:val="24"/>
          <w:szCs w:val="24"/>
        </w:rPr>
        <w:pPrChange w:id="390" w:author="Utility" w:date="2019-08-13T11:50:00Z">
          <w:pPr>
            <w:pStyle w:val="Standard"/>
            <w:spacing w:after="80" w:line="23" w:lineRule="atLeast"/>
            <w:ind w:firstLine="720"/>
          </w:pPr>
        </w:pPrChange>
      </w:pPr>
      <w:ins w:id="391" w:author="Michelle Castellanos" w:date="2019-08-29T23:12:00Z">
        <w:r>
          <w:rPr>
            <w:sz w:val="24"/>
            <w:szCs w:val="24"/>
          </w:rPr>
          <w:t xml:space="preserve">Case study name </w:t>
        </w:r>
      </w:ins>
      <w:ins w:id="392" w:author="Utility" w:date="2019-08-13T11:51:00Z">
        <w:del w:id="393" w:author="Michelle Castellanos" w:date="2019-08-29T23:12:00Z">
          <w:r w:rsidR="00520BCA" w:rsidRPr="001931D1" w:rsidDel="00201283">
            <w:rPr>
              <w:sz w:val="24"/>
              <w:szCs w:val="24"/>
            </w:rPr>
            <w:delText>&lt;</w:delText>
          </w:r>
        </w:del>
      </w:ins>
      <w:ins w:id="394" w:author="Utility" w:date="2019-08-13T11:50:00Z">
        <w:del w:id="395" w:author="Michelle Castellanos" w:date="2019-08-29T23:12:00Z">
          <w:r w:rsidR="00520BCA" w:rsidDel="00201283">
            <w:rPr>
              <w:sz w:val="24"/>
              <w:szCs w:val="24"/>
            </w:rPr>
            <w:delText>Case-Study-Name</w:delText>
          </w:r>
          <w:r w:rsidR="00520BCA" w:rsidRPr="001931D1" w:rsidDel="00201283">
            <w:rPr>
              <w:sz w:val="24"/>
              <w:szCs w:val="24"/>
            </w:rPr>
            <w:delText>&gt;</w:delText>
          </w:r>
          <w:r w:rsidR="00520BCA" w:rsidDel="00201283">
            <w:rPr>
              <w:sz w:val="24"/>
              <w:szCs w:val="24"/>
            </w:rPr>
            <w:delText xml:space="preserve"> </w:delText>
          </w:r>
        </w:del>
        <w:r w:rsidR="00520BCA">
          <w:rPr>
            <w:sz w:val="24"/>
            <w:szCs w:val="24"/>
          </w:rPr>
          <w:t>without code for the ecosystem target:</w:t>
        </w:r>
      </w:ins>
    </w:p>
    <w:p w14:paraId="55F68503" w14:textId="77777777" w:rsidR="00D61BAD" w:rsidRPr="001931D1" w:rsidRDefault="00D61BAD" w:rsidP="00762278">
      <w:pPr>
        <w:pStyle w:val="Standard"/>
        <w:spacing w:after="80" w:line="23" w:lineRule="atLeast"/>
        <w:ind w:firstLine="720"/>
        <w:rPr>
          <w:sz w:val="24"/>
          <w:szCs w:val="24"/>
          <w:u w:val="single"/>
        </w:rPr>
      </w:pPr>
      <w:r w:rsidRPr="001931D1">
        <w:rPr>
          <w:sz w:val="24"/>
          <w:szCs w:val="24"/>
        </w:rPr>
        <w:t>&lt;Case-Study-Names&gt;</w:t>
      </w:r>
    </w:p>
    <w:p w14:paraId="6676AC74" w14:textId="77777777" w:rsidR="00201283" w:rsidRPr="001931D1" w:rsidDel="00201283" w:rsidRDefault="00201283" w:rsidP="00201283">
      <w:pPr>
        <w:pStyle w:val="Standard"/>
        <w:spacing w:after="80" w:line="23" w:lineRule="atLeast"/>
        <w:ind w:left="720" w:firstLine="720"/>
        <w:rPr>
          <w:del w:id="396" w:author="Michelle Castellanos" w:date="2019-08-29T23:13:00Z"/>
          <w:sz w:val="24"/>
          <w:szCs w:val="24"/>
        </w:rPr>
      </w:pPr>
      <w:moveToRangeStart w:id="397" w:author="Michelle Castellanos" w:date="2019-08-29T23:13:00Z" w:name="move18012811"/>
      <w:commentRangeStart w:id="398"/>
      <w:moveTo w:id="399" w:author="Michelle Castellanos" w:date="2019-08-29T23:13:00Z">
        <w:r w:rsidRPr="001931D1">
          <w:rPr>
            <w:sz w:val="24"/>
            <w:szCs w:val="24"/>
          </w:rPr>
          <w:t>&lt;</w:t>
        </w:r>
        <w:r w:rsidRPr="001931D1">
          <w:rPr>
            <w:color w:val="0070C0"/>
            <w:sz w:val="24"/>
            <w:szCs w:val="24"/>
          </w:rPr>
          <w:t xml:space="preserve">Case-Study-Name </w:t>
        </w:r>
        <w:r w:rsidRPr="001931D1">
          <w:rPr>
            <w:color w:val="FF0000"/>
            <w:sz w:val="24"/>
            <w:szCs w:val="24"/>
          </w:rPr>
          <w:t>lang</w:t>
        </w:r>
        <w:r>
          <w:rPr>
            <w:sz w:val="24"/>
            <w:szCs w:val="24"/>
          </w:rPr>
          <w:t>="es"&gt;Arbustales tepuyanos, sur de Venezuela</w:t>
        </w:r>
        <w:r w:rsidRPr="001931D1">
          <w:rPr>
            <w:sz w:val="24"/>
            <w:szCs w:val="24"/>
          </w:rPr>
          <w:t>&lt;/</w:t>
        </w:r>
        <w:r w:rsidRPr="001931D1">
          <w:rPr>
            <w:color w:val="0070C0"/>
            <w:sz w:val="24"/>
            <w:szCs w:val="24"/>
          </w:rPr>
          <w:t>Case-Study-Name</w:t>
        </w:r>
        <w:r w:rsidRPr="001931D1">
          <w:rPr>
            <w:sz w:val="24"/>
            <w:szCs w:val="24"/>
          </w:rPr>
          <w:t>&gt;</w:t>
        </w:r>
      </w:moveTo>
    </w:p>
    <w:moveToRangeEnd w:id="397"/>
    <w:p w14:paraId="17FE2407" w14:textId="27758A7B" w:rsidR="00201283" w:rsidDel="00201283" w:rsidRDefault="00201283" w:rsidP="00201283">
      <w:pPr>
        <w:pStyle w:val="Standard"/>
        <w:spacing w:after="80" w:line="23" w:lineRule="atLeast"/>
        <w:rPr>
          <w:del w:id="400" w:author="Michelle Castellanos" w:date="2019-08-29T23:13:00Z"/>
          <w:sz w:val="24"/>
          <w:szCs w:val="24"/>
        </w:rPr>
      </w:pPr>
    </w:p>
    <w:p w14:paraId="6D59B142" w14:textId="6BAD8231" w:rsidR="00D61BAD" w:rsidRPr="001931D1" w:rsidRDefault="00D61BAD" w:rsidP="00201283">
      <w:pPr>
        <w:pStyle w:val="Standard"/>
        <w:spacing w:after="80" w:line="23" w:lineRule="atLeast"/>
        <w:ind w:left="720" w:firstLine="720"/>
        <w:rPr>
          <w:sz w:val="24"/>
          <w:szCs w:val="24"/>
        </w:rPr>
      </w:pPr>
      <w:r w:rsidRPr="001931D1">
        <w:rPr>
          <w:sz w:val="24"/>
          <w:szCs w:val="24"/>
        </w:rPr>
        <w:t>&lt;</w:t>
      </w:r>
      <w:r w:rsidRPr="00860775">
        <w:rPr>
          <w:color w:val="0070C0"/>
          <w:sz w:val="24"/>
          <w:szCs w:val="24"/>
        </w:rPr>
        <w:t xml:space="preserve">Case-Study-Name </w:t>
      </w:r>
      <w:r w:rsidRPr="001931D1">
        <w:rPr>
          <w:color w:val="FF0000"/>
          <w:sz w:val="24"/>
          <w:szCs w:val="24"/>
        </w:rPr>
        <w:t>lang</w:t>
      </w:r>
      <w:r w:rsidRPr="001931D1">
        <w:rPr>
          <w:sz w:val="24"/>
          <w:szCs w:val="24"/>
        </w:rPr>
        <w:t>="en"&gt;</w:t>
      </w:r>
      <w:r w:rsidR="00653492" w:rsidRPr="00CF4B25">
        <w:rPr>
          <w:rFonts w:asciiTheme="minorHAnsi" w:hAnsiTheme="minorHAnsi" w:cstheme="minorHAnsi"/>
          <w:sz w:val="24"/>
          <w:szCs w:val="24"/>
        </w:rPr>
        <w:t>Tepui shru</w:t>
      </w:r>
      <w:r w:rsidR="00653492">
        <w:rPr>
          <w:rFonts w:asciiTheme="minorHAnsi" w:hAnsiTheme="minorHAnsi" w:cstheme="minorHAnsi"/>
          <w:sz w:val="24"/>
          <w:szCs w:val="24"/>
        </w:rPr>
        <w:t>blands, southern Venezuela</w:t>
      </w:r>
      <w:r w:rsidRPr="001931D1">
        <w:rPr>
          <w:sz w:val="24"/>
          <w:szCs w:val="24"/>
        </w:rPr>
        <w:t>&lt;/</w:t>
      </w:r>
      <w:r w:rsidRPr="00860775">
        <w:rPr>
          <w:color w:val="0070C0"/>
          <w:sz w:val="24"/>
          <w:szCs w:val="24"/>
        </w:rPr>
        <w:t>Case-Study-Name</w:t>
      </w:r>
      <w:r w:rsidRPr="001931D1">
        <w:rPr>
          <w:sz w:val="24"/>
          <w:szCs w:val="24"/>
        </w:rPr>
        <w:t>&gt;</w:t>
      </w:r>
      <w:commentRangeEnd w:id="398"/>
      <w:r w:rsidR="00201283">
        <w:rPr>
          <w:rStyle w:val="Refdecomentario"/>
        </w:rPr>
        <w:commentReference w:id="398"/>
      </w:r>
    </w:p>
    <w:p w14:paraId="24F223C5" w14:textId="48DA3E9F" w:rsidR="00D61BAD" w:rsidRPr="001931D1" w:rsidDel="00201283" w:rsidRDefault="00D61BAD" w:rsidP="00201283">
      <w:pPr>
        <w:pStyle w:val="Standard"/>
        <w:spacing w:after="80" w:line="23" w:lineRule="atLeast"/>
        <w:ind w:left="720" w:firstLine="720"/>
        <w:rPr>
          <w:sz w:val="24"/>
          <w:szCs w:val="24"/>
        </w:rPr>
      </w:pPr>
      <w:moveFromRangeStart w:id="401" w:author="Michelle Castellanos" w:date="2019-08-29T23:13:00Z" w:name="move18012811"/>
      <w:moveFrom w:id="402" w:author="Michelle Castellanos" w:date="2019-08-29T23:13:00Z">
        <w:r w:rsidRPr="001931D1" w:rsidDel="00201283">
          <w:rPr>
            <w:sz w:val="24"/>
            <w:szCs w:val="24"/>
          </w:rPr>
          <w:t>&lt;</w:t>
        </w:r>
        <w:r w:rsidRPr="001931D1" w:rsidDel="00201283">
          <w:rPr>
            <w:color w:val="0070C0"/>
            <w:sz w:val="24"/>
            <w:szCs w:val="24"/>
          </w:rPr>
          <w:t xml:space="preserve">Case-Study-Name </w:t>
        </w:r>
        <w:r w:rsidRPr="001931D1" w:rsidDel="00201283">
          <w:rPr>
            <w:color w:val="FF0000"/>
            <w:sz w:val="24"/>
            <w:szCs w:val="24"/>
          </w:rPr>
          <w:t>lang</w:t>
        </w:r>
        <w:r w:rsidR="00653492" w:rsidDel="00201283">
          <w:rPr>
            <w:sz w:val="24"/>
            <w:szCs w:val="24"/>
          </w:rPr>
          <w:t>="es"&gt;Arbustales tepuyanos, sur de Venezuela</w:t>
        </w:r>
        <w:r w:rsidRPr="001931D1" w:rsidDel="00201283">
          <w:rPr>
            <w:sz w:val="24"/>
            <w:szCs w:val="24"/>
          </w:rPr>
          <w:t>&lt;/</w:t>
        </w:r>
        <w:r w:rsidRPr="001931D1" w:rsidDel="00201283">
          <w:rPr>
            <w:color w:val="0070C0"/>
            <w:sz w:val="24"/>
            <w:szCs w:val="24"/>
          </w:rPr>
          <w:t>Case-Study-Name</w:t>
        </w:r>
        <w:r w:rsidRPr="001931D1" w:rsidDel="00201283">
          <w:rPr>
            <w:sz w:val="24"/>
            <w:szCs w:val="24"/>
          </w:rPr>
          <w:t>&gt;</w:t>
        </w:r>
      </w:moveFrom>
    </w:p>
    <w:moveFromRangeEnd w:id="401"/>
    <w:p w14:paraId="1100C2A3" w14:textId="544C7CD3" w:rsidR="00C9413C" w:rsidRPr="001931D1" w:rsidRDefault="00D61BAD" w:rsidP="00762278">
      <w:pPr>
        <w:pStyle w:val="Standard"/>
        <w:spacing w:after="80" w:line="23" w:lineRule="atLeast"/>
        <w:ind w:firstLine="720"/>
        <w:rPr>
          <w:sz w:val="24"/>
          <w:szCs w:val="24"/>
          <w:u w:val="single"/>
        </w:rPr>
      </w:pPr>
      <w:r w:rsidRPr="001931D1">
        <w:rPr>
          <w:sz w:val="24"/>
          <w:szCs w:val="24"/>
        </w:rPr>
        <w:t>&lt;/Case-Study-Names&gt;</w:t>
      </w:r>
    </w:p>
    <w:p w14:paraId="2B82C47D" w14:textId="25E23247" w:rsidR="00520BCA" w:rsidRDefault="00201283" w:rsidP="00201283">
      <w:pPr>
        <w:pStyle w:val="Standard"/>
        <w:numPr>
          <w:ilvl w:val="0"/>
          <w:numId w:val="2"/>
        </w:numPr>
        <w:spacing w:after="80" w:line="23" w:lineRule="atLeast"/>
        <w:rPr>
          <w:sz w:val="24"/>
          <w:szCs w:val="24"/>
        </w:rPr>
      </w:pPr>
      <w:r>
        <w:rPr>
          <w:sz w:val="24"/>
          <w:szCs w:val="24"/>
        </w:rPr>
        <w:lastRenderedPageBreak/>
        <w:t xml:space="preserve">Case study name </w:t>
      </w:r>
      <w:del w:id="403" w:author="Michelle Castellanos" w:date="2019-08-29T23:14:00Z">
        <w:r w:rsidR="00520BCA" w:rsidRPr="001931D1" w:rsidDel="00201283">
          <w:rPr>
            <w:sz w:val="24"/>
            <w:szCs w:val="24"/>
          </w:rPr>
          <w:delText>&lt;</w:delText>
        </w:r>
        <w:r w:rsidR="00520BCA" w:rsidDel="00201283">
          <w:rPr>
            <w:sz w:val="24"/>
            <w:szCs w:val="24"/>
          </w:rPr>
          <w:delText>Case-Study-Name</w:delText>
        </w:r>
        <w:r w:rsidR="00520BCA" w:rsidRPr="001931D1" w:rsidDel="00201283">
          <w:rPr>
            <w:sz w:val="24"/>
            <w:szCs w:val="24"/>
          </w:rPr>
          <w:delText>&gt;</w:delText>
        </w:r>
        <w:r w:rsidR="00520BCA" w:rsidDel="00201283">
          <w:rPr>
            <w:sz w:val="24"/>
            <w:szCs w:val="24"/>
          </w:rPr>
          <w:delText xml:space="preserve"> </w:delText>
        </w:r>
      </w:del>
      <w:r w:rsidR="00520BCA">
        <w:rPr>
          <w:sz w:val="24"/>
          <w:szCs w:val="24"/>
        </w:rPr>
        <w:t>with code for the ecosystem target:</w:t>
      </w:r>
    </w:p>
    <w:p w14:paraId="23B27F36" w14:textId="77777777" w:rsidR="00520BCA" w:rsidRPr="001931D1" w:rsidRDefault="00520BCA" w:rsidP="00201283">
      <w:pPr>
        <w:pStyle w:val="Standard"/>
        <w:spacing w:after="80" w:line="23" w:lineRule="atLeast"/>
        <w:ind w:left="720"/>
        <w:rPr>
          <w:sz w:val="24"/>
          <w:szCs w:val="24"/>
          <w:u w:val="single"/>
        </w:rPr>
      </w:pPr>
      <w:r w:rsidRPr="001931D1">
        <w:rPr>
          <w:sz w:val="24"/>
          <w:szCs w:val="24"/>
        </w:rPr>
        <w:t>&lt;Case-Study-Names&gt;</w:t>
      </w:r>
    </w:p>
    <w:p w14:paraId="214E0A4C" w14:textId="77777777" w:rsidR="00201283" w:rsidRPr="00201283" w:rsidRDefault="00201283" w:rsidP="00201283">
      <w:pPr>
        <w:pStyle w:val="Standard"/>
        <w:spacing w:after="80" w:line="23" w:lineRule="atLeast"/>
        <w:ind w:left="720" w:firstLine="720"/>
        <w:rPr>
          <w:sz w:val="24"/>
          <w:szCs w:val="24"/>
          <w:lang w:val="es-US"/>
        </w:rPr>
      </w:pPr>
      <w:moveToRangeStart w:id="404" w:author="Michelle Castellanos" w:date="2019-08-29T23:14:00Z" w:name="move18012912"/>
      <w:moveTo w:id="405" w:author="Michelle Castellanos" w:date="2019-08-29T23:14:00Z">
        <w:r w:rsidRPr="00201283">
          <w:rPr>
            <w:sz w:val="24"/>
            <w:szCs w:val="24"/>
            <w:lang w:val="es-US"/>
          </w:rPr>
          <w:t>&lt;</w:t>
        </w:r>
        <w:r w:rsidRPr="00201283">
          <w:rPr>
            <w:color w:val="0070C0"/>
            <w:sz w:val="24"/>
            <w:szCs w:val="24"/>
            <w:lang w:val="es-US"/>
          </w:rPr>
          <w:t xml:space="preserve">Case-Study-Name </w:t>
        </w:r>
        <w:r w:rsidRPr="00201283">
          <w:rPr>
            <w:color w:val="FF0000"/>
            <w:sz w:val="24"/>
            <w:szCs w:val="24"/>
            <w:lang w:val="es-US"/>
          </w:rPr>
          <w:t>lang</w:t>
        </w:r>
        <w:r w:rsidRPr="00201283">
          <w:rPr>
            <w:sz w:val="24"/>
            <w:szCs w:val="24"/>
            <w:lang w:val="es-US"/>
          </w:rPr>
          <w:t>="es"&gt;Zonobioma de los Desiertos Tropicales ZD-A1, Colombia&lt;/</w:t>
        </w:r>
        <w:r w:rsidRPr="00201283">
          <w:rPr>
            <w:color w:val="0070C0"/>
            <w:sz w:val="24"/>
            <w:szCs w:val="24"/>
            <w:lang w:val="es-US"/>
          </w:rPr>
          <w:t>Case-Study-Name</w:t>
        </w:r>
        <w:r w:rsidRPr="00201283">
          <w:rPr>
            <w:sz w:val="24"/>
            <w:szCs w:val="24"/>
            <w:lang w:val="es-US"/>
          </w:rPr>
          <w:t>&gt;</w:t>
        </w:r>
      </w:moveTo>
    </w:p>
    <w:moveToRangeEnd w:id="404"/>
    <w:p w14:paraId="1E3D1A97" w14:textId="77777777" w:rsidR="00201283" w:rsidRDefault="00201283">
      <w:pPr>
        <w:pStyle w:val="Standard"/>
        <w:spacing w:after="80" w:line="23" w:lineRule="atLeast"/>
        <w:ind w:left="720" w:firstLine="720"/>
        <w:rPr>
          <w:ins w:id="406" w:author="Michelle Castellanos" w:date="2019-08-29T23:14:00Z"/>
          <w:sz w:val="24"/>
          <w:szCs w:val="24"/>
        </w:rPr>
        <w:pPrChange w:id="407" w:author="Michelle Castellanos" w:date="2019-08-29T23:14:00Z">
          <w:pPr>
            <w:pStyle w:val="Standard"/>
            <w:spacing w:after="80" w:line="23" w:lineRule="atLeast"/>
            <w:ind w:left="720"/>
          </w:pPr>
        </w:pPrChange>
      </w:pPr>
    </w:p>
    <w:p w14:paraId="11C70746" w14:textId="7C0FF029" w:rsidR="00520BCA" w:rsidRPr="00520BCA" w:rsidRDefault="00520BCA">
      <w:pPr>
        <w:pStyle w:val="Standard"/>
        <w:spacing w:after="80" w:line="23" w:lineRule="atLeast"/>
        <w:ind w:left="720" w:firstLine="720"/>
        <w:rPr>
          <w:sz w:val="24"/>
          <w:szCs w:val="24"/>
        </w:rPr>
        <w:pPrChange w:id="408" w:author="Michelle Castellanos" w:date="2019-08-29T23:14:00Z">
          <w:pPr>
            <w:pStyle w:val="Standard"/>
            <w:spacing w:after="80" w:line="23" w:lineRule="atLeast"/>
            <w:ind w:left="720"/>
          </w:pPr>
        </w:pPrChange>
      </w:pPr>
      <w:r w:rsidRPr="00520BCA">
        <w:rPr>
          <w:sz w:val="24"/>
          <w:szCs w:val="24"/>
        </w:rPr>
        <w:t>&lt;</w:t>
      </w:r>
      <w:r w:rsidRPr="00520BCA">
        <w:rPr>
          <w:color w:val="0070C0"/>
          <w:sz w:val="24"/>
          <w:szCs w:val="24"/>
        </w:rPr>
        <w:t xml:space="preserve">Case-Study-Name </w:t>
      </w:r>
      <w:r w:rsidRPr="00520BCA">
        <w:rPr>
          <w:color w:val="FF0000"/>
          <w:sz w:val="24"/>
          <w:szCs w:val="24"/>
        </w:rPr>
        <w:t>lang</w:t>
      </w:r>
      <w:r w:rsidRPr="00520BCA">
        <w:rPr>
          <w:sz w:val="24"/>
          <w:szCs w:val="24"/>
        </w:rPr>
        <w:t>="en"&gt;</w:t>
      </w:r>
      <w:r w:rsidRPr="00520BCA">
        <w:rPr>
          <w:rFonts w:asciiTheme="minorHAnsi" w:hAnsiTheme="minorHAnsi" w:cstheme="minorHAnsi"/>
          <w:sz w:val="24"/>
          <w:szCs w:val="24"/>
        </w:rPr>
        <w:t>Tropical Deserts Zonobiome ZD-A1, Colombia</w:t>
      </w:r>
      <w:r w:rsidRPr="00520BCA">
        <w:rPr>
          <w:sz w:val="24"/>
          <w:szCs w:val="24"/>
        </w:rPr>
        <w:t>&lt;/</w:t>
      </w:r>
      <w:r w:rsidRPr="00520BCA">
        <w:rPr>
          <w:color w:val="0070C0"/>
          <w:sz w:val="24"/>
          <w:szCs w:val="24"/>
        </w:rPr>
        <w:t>Case-Study-Name</w:t>
      </w:r>
      <w:r w:rsidRPr="00520BCA">
        <w:rPr>
          <w:sz w:val="24"/>
          <w:szCs w:val="24"/>
        </w:rPr>
        <w:t>&gt;</w:t>
      </w:r>
    </w:p>
    <w:p w14:paraId="1B6EB4F1" w14:textId="43353E64" w:rsidR="00520BCA" w:rsidRPr="00B05221" w:rsidDel="00201283" w:rsidRDefault="00520BCA">
      <w:pPr>
        <w:pStyle w:val="Standard"/>
        <w:spacing w:after="80" w:line="23" w:lineRule="atLeast"/>
        <w:ind w:left="720" w:firstLine="720"/>
        <w:rPr>
          <w:sz w:val="24"/>
          <w:szCs w:val="24"/>
          <w:rPrChange w:id="409" w:author="Michelle Castellanos" w:date="2019-09-01T15:40:00Z">
            <w:rPr>
              <w:sz w:val="24"/>
              <w:szCs w:val="24"/>
              <w:lang w:val="es-US"/>
            </w:rPr>
          </w:rPrChange>
        </w:rPr>
        <w:pPrChange w:id="410" w:author="Michelle Castellanos" w:date="2019-08-29T23:14:00Z">
          <w:pPr>
            <w:pStyle w:val="Standard"/>
            <w:spacing w:after="80" w:line="23" w:lineRule="atLeast"/>
            <w:ind w:left="720"/>
          </w:pPr>
        </w:pPrChange>
      </w:pPr>
      <w:moveFromRangeStart w:id="411" w:author="Michelle Castellanos" w:date="2019-08-29T23:14:00Z" w:name="move18012912"/>
      <w:moveFrom w:id="412" w:author="Michelle Castellanos" w:date="2019-08-29T23:14:00Z">
        <w:r w:rsidRPr="00B05221" w:rsidDel="00201283">
          <w:rPr>
            <w:sz w:val="24"/>
            <w:szCs w:val="24"/>
            <w:rPrChange w:id="413" w:author="Michelle Castellanos" w:date="2019-09-01T15:40:00Z">
              <w:rPr>
                <w:sz w:val="24"/>
                <w:szCs w:val="24"/>
                <w:lang w:val="es-US"/>
              </w:rPr>
            </w:rPrChange>
          </w:rPr>
          <w:t>&lt;</w:t>
        </w:r>
        <w:r w:rsidRPr="00B05221" w:rsidDel="00201283">
          <w:rPr>
            <w:color w:val="0070C0"/>
            <w:sz w:val="24"/>
            <w:szCs w:val="24"/>
            <w:rPrChange w:id="414" w:author="Michelle Castellanos" w:date="2019-09-01T15:40:00Z">
              <w:rPr>
                <w:color w:val="0070C0"/>
                <w:sz w:val="24"/>
                <w:szCs w:val="24"/>
                <w:lang w:val="es-US"/>
              </w:rPr>
            </w:rPrChange>
          </w:rPr>
          <w:t xml:space="preserve">Case-Study-Name </w:t>
        </w:r>
        <w:r w:rsidRPr="00B05221" w:rsidDel="00201283">
          <w:rPr>
            <w:color w:val="FF0000"/>
            <w:sz w:val="24"/>
            <w:szCs w:val="24"/>
            <w:rPrChange w:id="415" w:author="Michelle Castellanos" w:date="2019-09-01T15:40:00Z">
              <w:rPr>
                <w:color w:val="FF0000"/>
                <w:sz w:val="24"/>
                <w:szCs w:val="24"/>
                <w:lang w:val="es-US"/>
              </w:rPr>
            </w:rPrChange>
          </w:rPr>
          <w:t>lang</w:t>
        </w:r>
        <w:r w:rsidRPr="00B05221" w:rsidDel="00201283">
          <w:rPr>
            <w:sz w:val="24"/>
            <w:szCs w:val="24"/>
            <w:rPrChange w:id="416" w:author="Michelle Castellanos" w:date="2019-09-01T15:40:00Z">
              <w:rPr>
                <w:sz w:val="24"/>
                <w:szCs w:val="24"/>
                <w:lang w:val="es-US"/>
              </w:rPr>
            </w:rPrChange>
          </w:rPr>
          <w:t>="es"&gt;Zonobioma de los Desiertos Tropicales ZD-A1, Colombia&lt;/</w:t>
        </w:r>
        <w:r w:rsidRPr="00B05221" w:rsidDel="00201283">
          <w:rPr>
            <w:color w:val="0070C0"/>
            <w:sz w:val="24"/>
            <w:szCs w:val="24"/>
            <w:rPrChange w:id="417" w:author="Michelle Castellanos" w:date="2019-09-01T15:40:00Z">
              <w:rPr>
                <w:color w:val="0070C0"/>
                <w:sz w:val="24"/>
                <w:szCs w:val="24"/>
                <w:lang w:val="es-US"/>
              </w:rPr>
            </w:rPrChange>
          </w:rPr>
          <w:t>Case-Study-Name</w:t>
        </w:r>
        <w:r w:rsidRPr="00B05221" w:rsidDel="00201283">
          <w:rPr>
            <w:sz w:val="24"/>
            <w:szCs w:val="24"/>
            <w:rPrChange w:id="418" w:author="Michelle Castellanos" w:date="2019-09-01T15:40:00Z">
              <w:rPr>
                <w:sz w:val="24"/>
                <w:szCs w:val="24"/>
                <w:lang w:val="es-US"/>
              </w:rPr>
            </w:rPrChange>
          </w:rPr>
          <w:t>&gt;</w:t>
        </w:r>
      </w:moveFrom>
    </w:p>
    <w:moveFromRangeEnd w:id="411"/>
    <w:p w14:paraId="012030FC" w14:textId="77777777" w:rsidR="00520BCA" w:rsidRPr="001931D1" w:rsidRDefault="00520BCA" w:rsidP="00201283">
      <w:pPr>
        <w:pStyle w:val="Standard"/>
        <w:spacing w:after="80" w:line="23" w:lineRule="atLeast"/>
        <w:ind w:left="720"/>
        <w:rPr>
          <w:sz w:val="24"/>
          <w:szCs w:val="24"/>
          <w:u w:val="single"/>
        </w:rPr>
      </w:pPr>
      <w:r w:rsidRPr="001931D1">
        <w:rPr>
          <w:sz w:val="24"/>
          <w:szCs w:val="24"/>
        </w:rPr>
        <w:t>&lt;/Case-Study-Names&gt;</w:t>
      </w:r>
    </w:p>
    <w:p w14:paraId="12C28295" w14:textId="77777777" w:rsidR="001D3F73" w:rsidRDefault="001D3F73">
      <w:pPr>
        <w:pStyle w:val="Standard"/>
        <w:spacing w:line="276" w:lineRule="auto"/>
        <w:rPr>
          <w:rFonts w:ascii="Courier New" w:hAnsi="Courier New" w:cs="Courier New"/>
        </w:rPr>
      </w:pPr>
    </w:p>
    <w:p w14:paraId="0D6AEBE6" w14:textId="36306F6F" w:rsidR="00BE6D5E" w:rsidRPr="006F4D3D" w:rsidRDefault="00BE6D5E" w:rsidP="004E6551">
      <w:pPr>
        <w:pStyle w:val="Ttulo1"/>
        <w:numPr>
          <w:ilvl w:val="2"/>
          <w:numId w:val="29"/>
        </w:numPr>
        <w:rPr>
          <w:rStyle w:val="ListLabel1"/>
          <w:b/>
          <w:sz w:val="28"/>
        </w:rPr>
      </w:pPr>
      <w:bookmarkStart w:id="419" w:name="_Toc10659927"/>
      <w:bookmarkStart w:id="420" w:name="_Toc10989857"/>
      <w:r w:rsidRPr="006F4D3D">
        <w:rPr>
          <w:rStyle w:val="ListLabel1"/>
          <w:b/>
          <w:sz w:val="28"/>
        </w:rPr>
        <w:t>Node: Scope</w:t>
      </w:r>
      <w:bookmarkEnd w:id="419"/>
      <w:bookmarkEnd w:id="420"/>
    </w:p>
    <w:p w14:paraId="5015600F" w14:textId="77777777" w:rsidR="00084632" w:rsidRDefault="00D50883" w:rsidP="00762278">
      <w:pPr>
        <w:pStyle w:val="Standard"/>
        <w:spacing w:after="80" w:line="276" w:lineRule="auto"/>
        <w:rPr>
          <w:rFonts w:ascii="Bookman Old Style" w:hAnsi="Bookman Old Style"/>
          <w:sz w:val="24"/>
          <w:szCs w:val="24"/>
          <w:u w:val="single"/>
        </w:rPr>
      </w:pPr>
      <w:r>
        <w:rPr>
          <w:rFonts w:ascii="Bookman Old Style" w:hAnsi="Bookman Old Style"/>
          <w:sz w:val="24"/>
          <w:szCs w:val="24"/>
          <w:u w:val="single"/>
        </w:rPr>
        <w:t>Tag:</w:t>
      </w:r>
      <w:r w:rsidRPr="00D50883">
        <w:rPr>
          <w:rFonts w:ascii="Bookman Old Style" w:hAnsi="Bookman Old Style"/>
          <w:sz w:val="24"/>
          <w:szCs w:val="24"/>
          <w:u w:val="single"/>
        </w:rPr>
        <w:t xml:space="preserve"> </w:t>
      </w:r>
      <w:r w:rsidRPr="00084632">
        <w:rPr>
          <w:rFonts w:ascii="Bookman Old Style" w:hAnsi="Bookman Old Style"/>
          <w:sz w:val="24"/>
          <w:szCs w:val="24"/>
        </w:rPr>
        <w:t>&lt;Scope&gt;</w:t>
      </w:r>
    </w:p>
    <w:p w14:paraId="6519D731" w14:textId="77777777" w:rsidR="00084632" w:rsidRPr="00084632" w:rsidRDefault="00D50883"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Parent:</w:t>
      </w:r>
      <w:r w:rsidRPr="00D50883">
        <w:rPr>
          <w:rFonts w:ascii="Bookman Old Style" w:hAnsi="Bookman Old Style"/>
          <w:sz w:val="24"/>
          <w:szCs w:val="24"/>
          <w:u w:val="single"/>
        </w:rPr>
        <w:t xml:space="preserve"> </w:t>
      </w:r>
      <w:r w:rsidRPr="00084632">
        <w:rPr>
          <w:rFonts w:ascii="Bookman Old Style" w:hAnsi="Bookman Old Style"/>
          <w:sz w:val="24"/>
          <w:szCs w:val="24"/>
        </w:rPr>
        <w:t>Case-Study</w:t>
      </w:r>
    </w:p>
    <w:p w14:paraId="21B5B571" w14:textId="145CACFE" w:rsidR="00D61BAD" w:rsidRDefault="00D50883"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Children</w:t>
      </w:r>
      <w:r w:rsidRPr="00084632">
        <w:rPr>
          <w:rFonts w:ascii="Bookman Old Style" w:hAnsi="Bookman Old Style"/>
          <w:sz w:val="24"/>
          <w:szCs w:val="24"/>
        </w:rPr>
        <w:t>:</w:t>
      </w:r>
      <w:r w:rsidR="00084632" w:rsidRPr="00084632">
        <w:rPr>
          <w:rFonts w:ascii="Bookman Old Style" w:hAnsi="Bookman Old Style"/>
          <w:sz w:val="24"/>
          <w:szCs w:val="24"/>
        </w:rPr>
        <w:t xml:space="preserve"> </w:t>
      </w:r>
      <w:r w:rsidR="00084632">
        <w:rPr>
          <w:rFonts w:ascii="Bookman Old Style" w:hAnsi="Bookman Old Style"/>
          <w:sz w:val="24"/>
          <w:szCs w:val="24"/>
        </w:rPr>
        <w:t xml:space="preserve">Scope-description, </w:t>
      </w:r>
      <w:r w:rsidR="00AE230A">
        <w:rPr>
          <w:rFonts w:ascii="Bookman Old Style" w:hAnsi="Bookman Old Style"/>
          <w:sz w:val="24"/>
          <w:szCs w:val="24"/>
        </w:rPr>
        <w:t>S</w:t>
      </w:r>
      <w:r w:rsidR="00084632">
        <w:rPr>
          <w:rFonts w:ascii="Bookman Old Style" w:hAnsi="Bookman Old Style"/>
          <w:sz w:val="24"/>
          <w:szCs w:val="24"/>
        </w:rPr>
        <w:t>cope</w:t>
      </w:r>
      <w:r w:rsidR="00AE230A">
        <w:rPr>
          <w:rFonts w:ascii="Bookman Old Style" w:hAnsi="Bookman Old Style"/>
          <w:sz w:val="24"/>
          <w:szCs w:val="24"/>
        </w:rPr>
        <w:t>-</w:t>
      </w:r>
      <w:r w:rsidR="00084632">
        <w:rPr>
          <w:rFonts w:ascii="Bookman Old Style" w:hAnsi="Bookman Old Style"/>
          <w:sz w:val="24"/>
          <w:szCs w:val="24"/>
        </w:rPr>
        <w:t>classification</w:t>
      </w:r>
    </w:p>
    <w:p w14:paraId="13B23BFC" w14:textId="18378F74" w:rsidR="00084632" w:rsidRDefault="00084632" w:rsidP="00762278">
      <w:pPr>
        <w:pStyle w:val="Standard"/>
        <w:spacing w:after="80" w:line="276" w:lineRule="auto"/>
        <w:rPr>
          <w:rFonts w:ascii="Bookman Old Style" w:hAnsi="Bookman Old Style"/>
          <w:sz w:val="24"/>
          <w:szCs w:val="24"/>
        </w:rPr>
      </w:pPr>
      <w:r w:rsidRPr="00084632">
        <w:rPr>
          <w:rFonts w:ascii="Bookman Old Style" w:hAnsi="Bookman Old Style"/>
          <w:sz w:val="24"/>
          <w:szCs w:val="24"/>
          <w:u w:val="single"/>
        </w:rPr>
        <w:t>Content</w:t>
      </w:r>
      <w:r>
        <w:rPr>
          <w:rFonts w:ascii="Bookman Old Style" w:hAnsi="Bookman Old Style"/>
          <w:sz w:val="24"/>
          <w:szCs w:val="24"/>
        </w:rPr>
        <w:t>:</w:t>
      </w:r>
      <w:r w:rsidR="00AE230A">
        <w:rPr>
          <w:rFonts w:ascii="Bookman Old Style" w:hAnsi="Bookman Old Style"/>
          <w:sz w:val="24"/>
          <w:szCs w:val="24"/>
        </w:rPr>
        <w:t xml:space="preserve"> </w:t>
      </w:r>
      <w:r w:rsidR="003F22D3">
        <w:rPr>
          <w:rFonts w:ascii="Bookman Old Style" w:hAnsi="Bookman Old Style"/>
          <w:sz w:val="24"/>
          <w:szCs w:val="24"/>
        </w:rPr>
        <w:t xml:space="preserve">Element containing </w:t>
      </w:r>
      <w:r w:rsidR="00860775">
        <w:rPr>
          <w:rFonts w:ascii="Bookman Old Style" w:hAnsi="Bookman Old Style"/>
          <w:sz w:val="24"/>
          <w:szCs w:val="24"/>
        </w:rPr>
        <w:t xml:space="preserve">important information regarding the extent of the assessment in relation to the total distribution of the assessment target.  </w:t>
      </w:r>
    </w:p>
    <w:p w14:paraId="592B9EFE" w14:textId="0BBCCE04" w:rsidR="00084632" w:rsidRDefault="00084632" w:rsidP="00762278">
      <w:pPr>
        <w:pStyle w:val="Standard"/>
        <w:spacing w:after="80" w:line="276" w:lineRule="auto"/>
        <w:rPr>
          <w:rFonts w:ascii="Bookman Old Style" w:hAnsi="Bookman Old Style"/>
          <w:sz w:val="24"/>
          <w:szCs w:val="24"/>
        </w:rPr>
      </w:pPr>
      <w:r w:rsidRPr="00084632">
        <w:rPr>
          <w:rFonts w:ascii="Bookman Old Style" w:hAnsi="Bookman Old Style"/>
          <w:sz w:val="24"/>
          <w:szCs w:val="24"/>
          <w:u w:val="single"/>
        </w:rPr>
        <w:t>Attributes</w:t>
      </w:r>
      <w:r>
        <w:rPr>
          <w:rFonts w:ascii="Bookman Old Style" w:hAnsi="Bookman Old Style"/>
          <w:sz w:val="24"/>
          <w:szCs w:val="24"/>
        </w:rPr>
        <w:t>: none</w:t>
      </w:r>
    </w:p>
    <w:p w14:paraId="07DEEBC3" w14:textId="6CE0683D" w:rsidR="00084632"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Example</w:t>
      </w:r>
      <w:r>
        <w:rPr>
          <w:rFonts w:ascii="Bookman Old Style" w:hAnsi="Bookman Old Style"/>
          <w:sz w:val="24"/>
          <w:szCs w:val="24"/>
        </w:rPr>
        <w:t xml:space="preserve">: </w:t>
      </w:r>
    </w:p>
    <w:p w14:paraId="6CC437BE" w14:textId="77777777" w:rsidR="00860775" w:rsidRPr="00860775" w:rsidRDefault="00860775" w:rsidP="00860775">
      <w:pPr>
        <w:pStyle w:val="Standard"/>
        <w:spacing w:after="80" w:line="276" w:lineRule="auto"/>
        <w:ind w:firstLine="720"/>
        <w:rPr>
          <w:rFonts w:asciiTheme="minorHAnsi" w:hAnsiTheme="minorHAnsi" w:cstheme="minorHAnsi"/>
          <w:sz w:val="24"/>
          <w:szCs w:val="24"/>
        </w:rPr>
      </w:pPr>
      <w:r w:rsidRPr="00860775">
        <w:rPr>
          <w:rFonts w:asciiTheme="minorHAnsi" w:hAnsiTheme="minorHAnsi" w:cstheme="minorHAnsi"/>
          <w:sz w:val="24"/>
          <w:szCs w:val="24"/>
        </w:rPr>
        <w:t>&lt;</w:t>
      </w:r>
      <w:r w:rsidRPr="00860775">
        <w:rPr>
          <w:rFonts w:asciiTheme="minorHAnsi" w:hAnsiTheme="minorHAnsi" w:cstheme="minorHAnsi"/>
          <w:color w:val="0070C0"/>
          <w:sz w:val="24"/>
          <w:szCs w:val="24"/>
        </w:rPr>
        <w:t>Scope</w:t>
      </w:r>
      <w:r w:rsidRPr="00860775">
        <w:rPr>
          <w:rFonts w:asciiTheme="minorHAnsi" w:hAnsiTheme="minorHAnsi" w:cstheme="minorHAnsi"/>
          <w:sz w:val="24"/>
          <w:szCs w:val="24"/>
        </w:rPr>
        <w:t>&gt;</w:t>
      </w:r>
    </w:p>
    <w:p w14:paraId="3E9B5A87" w14:textId="007CC9F8" w:rsidR="00860775" w:rsidRPr="00860775" w:rsidRDefault="00860775" w:rsidP="00860775">
      <w:pPr>
        <w:pStyle w:val="Standard"/>
        <w:tabs>
          <w:tab w:val="left" w:pos="990"/>
        </w:tabs>
        <w:spacing w:after="80" w:line="276" w:lineRule="auto"/>
        <w:rPr>
          <w:rFonts w:asciiTheme="minorHAnsi" w:hAnsiTheme="minorHAnsi" w:cstheme="minorHAnsi"/>
          <w:sz w:val="24"/>
          <w:szCs w:val="24"/>
        </w:rPr>
      </w:pPr>
      <w:r w:rsidRPr="00860775">
        <w:rPr>
          <w:rFonts w:asciiTheme="minorHAnsi" w:hAnsiTheme="minorHAnsi" w:cstheme="minorHAnsi"/>
          <w:sz w:val="24"/>
          <w:szCs w:val="24"/>
        </w:rPr>
        <w:t xml:space="preserve">   </w:t>
      </w:r>
      <w:r w:rsidRPr="00860775">
        <w:rPr>
          <w:rFonts w:asciiTheme="minorHAnsi" w:hAnsiTheme="minorHAnsi" w:cstheme="minorHAnsi"/>
          <w:sz w:val="24"/>
          <w:szCs w:val="24"/>
        </w:rPr>
        <w:tab/>
      </w:r>
      <w:r>
        <w:rPr>
          <w:rFonts w:asciiTheme="minorHAnsi" w:hAnsiTheme="minorHAnsi" w:cstheme="minorHAnsi"/>
          <w:sz w:val="24"/>
          <w:szCs w:val="24"/>
        </w:rPr>
        <w:t xml:space="preserve"> </w:t>
      </w:r>
      <w:r w:rsidRPr="00860775">
        <w:rPr>
          <w:rFonts w:asciiTheme="minorHAnsi" w:hAnsiTheme="minorHAnsi" w:cstheme="minorHAnsi"/>
          <w:sz w:val="24"/>
          <w:szCs w:val="24"/>
        </w:rPr>
        <w:t>&lt;Scope-description/&gt;</w:t>
      </w:r>
    </w:p>
    <w:p w14:paraId="68ECB319" w14:textId="531E40B0" w:rsidR="00860775" w:rsidRPr="0096104D" w:rsidRDefault="006F4D3D" w:rsidP="006F4D3D">
      <w:pPr>
        <w:pStyle w:val="Standard"/>
        <w:tabs>
          <w:tab w:val="left" w:pos="990"/>
        </w:tabs>
        <w:spacing w:after="80" w:line="276" w:lineRule="auto"/>
        <w:rPr>
          <w:rFonts w:asciiTheme="minorHAnsi" w:hAnsiTheme="minorHAnsi" w:cstheme="minorHAnsi"/>
          <w:sz w:val="24"/>
          <w:szCs w:val="24"/>
        </w:rPr>
      </w:pPr>
      <w:r>
        <w:rPr>
          <w:rFonts w:asciiTheme="minorHAnsi" w:hAnsiTheme="minorHAnsi" w:cstheme="minorHAnsi"/>
          <w:sz w:val="24"/>
          <w:szCs w:val="24"/>
        </w:rPr>
        <w:tab/>
      </w:r>
      <w:r w:rsidR="003B34EE">
        <w:rPr>
          <w:rFonts w:asciiTheme="minorHAnsi" w:hAnsiTheme="minorHAnsi" w:cstheme="minorHAnsi"/>
          <w:sz w:val="24"/>
          <w:szCs w:val="24"/>
        </w:rPr>
        <w:tab/>
      </w:r>
      <w:r w:rsidR="00860775" w:rsidRPr="00860775">
        <w:rPr>
          <w:rFonts w:asciiTheme="minorHAnsi" w:hAnsiTheme="minorHAnsi" w:cstheme="minorHAnsi"/>
          <w:sz w:val="24"/>
          <w:szCs w:val="24"/>
        </w:rPr>
        <w:t>&lt;Scope-classificat</w:t>
      </w:r>
      <w:r w:rsidR="003E109E">
        <w:rPr>
          <w:rFonts w:asciiTheme="minorHAnsi" w:hAnsiTheme="minorHAnsi" w:cstheme="minorHAnsi"/>
          <w:sz w:val="24"/>
          <w:szCs w:val="24"/>
        </w:rPr>
        <w:t>i</w:t>
      </w:r>
      <w:r w:rsidR="00860775" w:rsidRPr="00860775">
        <w:rPr>
          <w:rFonts w:asciiTheme="minorHAnsi" w:hAnsiTheme="minorHAnsi" w:cstheme="minorHAnsi"/>
          <w:sz w:val="24"/>
          <w:szCs w:val="24"/>
        </w:rPr>
        <w:t xml:space="preserve">on </w:t>
      </w:r>
      <w:r w:rsidR="003E109E" w:rsidRPr="003F22D3">
        <w:rPr>
          <w:rFonts w:ascii="Bookman Old Style" w:hAnsi="Bookman Old Style"/>
          <w:sz w:val="24"/>
          <w:szCs w:val="24"/>
        </w:rPr>
        <w:t>id</w:t>
      </w:r>
      <w:r w:rsidR="003E109E" w:rsidRPr="0096104D">
        <w:rPr>
          <w:rFonts w:asciiTheme="minorHAnsi" w:hAnsiTheme="minorHAnsi" w:cstheme="minorHAnsi"/>
          <w:sz w:val="24"/>
          <w:szCs w:val="24"/>
        </w:rPr>
        <w:t>="IUCN RLE" version="1.0" selected="</w:t>
      </w:r>
      <w:r w:rsidR="0096104D" w:rsidRPr="0096104D">
        <w:rPr>
          <w:rFonts w:asciiTheme="minorHAnsi" w:hAnsiTheme="minorHAnsi" w:cstheme="minorHAnsi"/>
          <w:sz w:val="24"/>
          <w:szCs w:val="24"/>
        </w:rPr>
        <w:t>no</w:t>
      </w:r>
      <w:r w:rsidR="003E109E" w:rsidRPr="0096104D">
        <w:rPr>
          <w:rFonts w:asciiTheme="minorHAnsi" w:hAnsiTheme="minorHAnsi" w:cstheme="minorHAnsi"/>
          <w:sz w:val="24"/>
          <w:szCs w:val="24"/>
        </w:rPr>
        <w:t>" assigned-by="RLE team"&gt;</w:t>
      </w:r>
    </w:p>
    <w:p w14:paraId="5B9FBFEA" w14:textId="1A7B4A69" w:rsidR="00860775" w:rsidRPr="00860775" w:rsidRDefault="00860775" w:rsidP="003B34EE">
      <w:pPr>
        <w:pStyle w:val="Standard"/>
        <w:spacing w:after="80" w:line="276" w:lineRule="auto"/>
        <w:ind w:left="1440" w:firstLine="720"/>
        <w:rPr>
          <w:rFonts w:asciiTheme="minorHAnsi" w:hAnsiTheme="minorHAnsi" w:cstheme="minorHAnsi"/>
          <w:sz w:val="24"/>
          <w:szCs w:val="24"/>
        </w:rPr>
      </w:pPr>
      <w:r w:rsidRPr="00860775">
        <w:rPr>
          <w:rFonts w:asciiTheme="minorHAnsi" w:hAnsiTheme="minorHAnsi" w:cstheme="minorHAnsi"/>
          <w:sz w:val="24"/>
          <w:szCs w:val="24"/>
        </w:rPr>
        <w:t>&lt;Scope-classification-element level="1"&gt;</w:t>
      </w:r>
      <w:r w:rsidR="006F4D3D">
        <w:rPr>
          <w:rFonts w:asciiTheme="minorHAnsi" w:hAnsiTheme="minorHAnsi" w:cstheme="minorHAnsi"/>
          <w:sz w:val="24"/>
          <w:szCs w:val="24"/>
        </w:rPr>
        <w:t xml:space="preserve">1. </w:t>
      </w:r>
      <w:r w:rsidRPr="00860775">
        <w:rPr>
          <w:rFonts w:asciiTheme="minorHAnsi" w:hAnsiTheme="minorHAnsi" w:cstheme="minorHAnsi"/>
          <w:sz w:val="24"/>
          <w:szCs w:val="24"/>
        </w:rPr>
        <w:t>Global&lt;/Scope-classification-element&gt;</w:t>
      </w:r>
    </w:p>
    <w:p w14:paraId="1A925B30" w14:textId="01202EDD" w:rsidR="00860775" w:rsidRPr="00860775" w:rsidRDefault="00860775" w:rsidP="00860775">
      <w:pPr>
        <w:pStyle w:val="Standard"/>
        <w:spacing w:after="80" w:line="276" w:lineRule="auto"/>
        <w:rPr>
          <w:rFonts w:asciiTheme="minorHAnsi" w:hAnsiTheme="minorHAnsi" w:cstheme="minorHAnsi"/>
          <w:sz w:val="24"/>
          <w:szCs w:val="24"/>
        </w:rPr>
      </w:pPr>
      <w:r w:rsidRPr="00860775">
        <w:rPr>
          <w:rFonts w:asciiTheme="minorHAnsi" w:hAnsiTheme="minorHAnsi" w:cstheme="minorHAnsi"/>
          <w:sz w:val="24"/>
          <w:szCs w:val="24"/>
        </w:rPr>
        <w:tab/>
      </w:r>
      <w:r w:rsidRPr="00860775">
        <w:rPr>
          <w:rFonts w:asciiTheme="minorHAnsi" w:hAnsiTheme="minorHAnsi" w:cstheme="minorHAnsi"/>
          <w:sz w:val="24"/>
          <w:szCs w:val="24"/>
        </w:rPr>
        <w:tab/>
        <w:t xml:space="preserve">   &lt;/Scope-classificat</w:t>
      </w:r>
      <w:r w:rsidR="003E109E">
        <w:rPr>
          <w:rFonts w:asciiTheme="minorHAnsi" w:hAnsiTheme="minorHAnsi" w:cstheme="minorHAnsi"/>
          <w:sz w:val="24"/>
          <w:szCs w:val="24"/>
        </w:rPr>
        <w:t>i</w:t>
      </w:r>
      <w:r w:rsidRPr="00860775">
        <w:rPr>
          <w:rFonts w:asciiTheme="minorHAnsi" w:hAnsiTheme="minorHAnsi" w:cstheme="minorHAnsi"/>
          <w:sz w:val="24"/>
          <w:szCs w:val="24"/>
        </w:rPr>
        <w:t>on&gt;</w:t>
      </w:r>
    </w:p>
    <w:p w14:paraId="08D03D88" w14:textId="761A1E75" w:rsidR="00084632" w:rsidRPr="00860775" w:rsidRDefault="00860775" w:rsidP="00860775">
      <w:pPr>
        <w:pStyle w:val="Standard"/>
        <w:spacing w:after="80" w:line="276" w:lineRule="auto"/>
        <w:rPr>
          <w:rFonts w:asciiTheme="minorHAnsi" w:hAnsiTheme="minorHAnsi" w:cstheme="minorHAnsi"/>
          <w:sz w:val="24"/>
          <w:szCs w:val="24"/>
        </w:rPr>
      </w:pPr>
      <w:r w:rsidRPr="00860775">
        <w:rPr>
          <w:rFonts w:asciiTheme="minorHAnsi" w:hAnsiTheme="minorHAnsi" w:cstheme="minorHAnsi"/>
          <w:sz w:val="24"/>
          <w:szCs w:val="24"/>
        </w:rPr>
        <w:tab/>
        <w:t xml:space="preserve"> &lt;/</w:t>
      </w:r>
      <w:r w:rsidRPr="00860775">
        <w:rPr>
          <w:rFonts w:asciiTheme="minorHAnsi" w:hAnsiTheme="minorHAnsi" w:cstheme="minorHAnsi"/>
          <w:color w:val="0070C0"/>
          <w:sz w:val="24"/>
          <w:szCs w:val="24"/>
        </w:rPr>
        <w:t>Scope</w:t>
      </w:r>
      <w:r w:rsidRPr="00860775">
        <w:rPr>
          <w:rFonts w:asciiTheme="minorHAnsi" w:hAnsiTheme="minorHAnsi" w:cstheme="minorHAnsi"/>
          <w:sz w:val="24"/>
          <w:szCs w:val="24"/>
        </w:rPr>
        <w:t>&gt;</w:t>
      </w:r>
    </w:p>
    <w:p w14:paraId="1A191DBE" w14:textId="77777777" w:rsidR="00860775" w:rsidRDefault="00860775" w:rsidP="00084632">
      <w:pPr>
        <w:pStyle w:val="Standard"/>
        <w:spacing w:line="276" w:lineRule="auto"/>
        <w:rPr>
          <w:rFonts w:ascii="Bookman Old Style" w:hAnsi="Bookman Old Style"/>
          <w:sz w:val="24"/>
          <w:szCs w:val="24"/>
        </w:rPr>
      </w:pPr>
    </w:p>
    <w:p w14:paraId="00EE503C" w14:textId="7B1DB4CF" w:rsidR="00402F40" w:rsidRPr="003B34EE" w:rsidRDefault="00402F40" w:rsidP="004E6551">
      <w:pPr>
        <w:pStyle w:val="Ttulo1"/>
        <w:numPr>
          <w:ilvl w:val="3"/>
          <w:numId w:val="29"/>
        </w:numPr>
        <w:rPr>
          <w:rStyle w:val="ListLabel1"/>
          <w:b/>
          <w:sz w:val="28"/>
        </w:rPr>
      </w:pPr>
      <w:bookmarkStart w:id="421" w:name="_Toc10659928"/>
      <w:bookmarkStart w:id="422" w:name="_Toc10989858"/>
      <w:r w:rsidRPr="003B34EE">
        <w:rPr>
          <w:rStyle w:val="ListLabel1"/>
          <w:b/>
          <w:sz w:val="28"/>
        </w:rPr>
        <w:t>Node: Scope</w:t>
      </w:r>
      <w:r w:rsidR="001A6314" w:rsidRPr="003B34EE">
        <w:rPr>
          <w:rStyle w:val="ListLabel1"/>
          <w:b/>
          <w:sz w:val="28"/>
        </w:rPr>
        <w:t xml:space="preserve"> description</w:t>
      </w:r>
      <w:bookmarkEnd w:id="421"/>
      <w:bookmarkEnd w:id="422"/>
    </w:p>
    <w:p w14:paraId="41F4BFB2" w14:textId="763A4D75" w:rsidR="00084632" w:rsidRDefault="00084632" w:rsidP="00762278">
      <w:pPr>
        <w:pStyle w:val="Standard"/>
        <w:spacing w:after="80" w:line="276" w:lineRule="auto"/>
        <w:rPr>
          <w:rFonts w:ascii="Bookman Old Style" w:hAnsi="Bookman Old Style"/>
          <w:sz w:val="24"/>
          <w:szCs w:val="24"/>
          <w:u w:val="single"/>
        </w:rPr>
      </w:pPr>
      <w:r>
        <w:rPr>
          <w:rFonts w:ascii="Bookman Old Style" w:hAnsi="Bookman Old Style"/>
          <w:sz w:val="24"/>
          <w:szCs w:val="24"/>
          <w:u w:val="single"/>
        </w:rPr>
        <w:t>Tag:</w:t>
      </w:r>
      <w:r w:rsidRPr="00D50883">
        <w:rPr>
          <w:rFonts w:ascii="Bookman Old Style" w:hAnsi="Bookman Old Style"/>
          <w:sz w:val="24"/>
          <w:szCs w:val="24"/>
          <w:u w:val="single"/>
        </w:rPr>
        <w:t xml:space="preserve"> </w:t>
      </w:r>
      <w:r w:rsidRPr="00084632">
        <w:rPr>
          <w:rFonts w:ascii="Bookman Old Style" w:hAnsi="Bookman Old Style"/>
          <w:sz w:val="24"/>
          <w:szCs w:val="24"/>
        </w:rPr>
        <w:t>&lt;Scope</w:t>
      </w:r>
      <w:r>
        <w:rPr>
          <w:rFonts w:ascii="Bookman Old Style" w:hAnsi="Bookman Old Style"/>
          <w:sz w:val="24"/>
          <w:szCs w:val="24"/>
        </w:rPr>
        <w:t>-description</w:t>
      </w:r>
      <w:r w:rsidRPr="00084632">
        <w:rPr>
          <w:rFonts w:ascii="Bookman Old Style" w:hAnsi="Bookman Old Style"/>
          <w:sz w:val="24"/>
          <w:szCs w:val="24"/>
        </w:rPr>
        <w:t>&gt;</w:t>
      </w:r>
    </w:p>
    <w:p w14:paraId="656AF869" w14:textId="0F1597BD" w:rsidR="00084632" w:rsidRPr="00084632"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Parent</w:t>
      </w:r>
      <w:r w:rsidRPr="00084632">
        <w:rPr>
          <w:rFonts w:ascii="Bookman Old Style" w:hAnsi="Bookman Old Style"/>
          <w:sz w:val="24"/>
          <w:szCs w:val="24"/>
        </w:rPr>
        <w:t xml:space="preserve">: </w:t>
      </w:r>
      <w:r>
        <w:rPr>
          <w:rFonts w:ascii="Bookman Old Style" w:hAnsi="Bookman Old Style"/>
          <w:sz w:val="24"/>
          <w:szCs w:val="24"/>
        </w:rPr>
        <w:t>Scope</w:t>
      </w:r>
    </w:p>
    <w:p w14:paraId="4C857C17" w14:textId="6D9518B4" w:rsidR="00084632"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Children</w:t>
      </w:r>
      <w:r w:rsidRPr="00084632">
        <w:rPr>
          <w:rFonts w:ascii="Bookman Old Style" w:hAnsi="Bookman Old Style"/>
          <w:sz w:val="24"/>
          <w:szCs w:val="24"/>
        </w:rPr>
        <w:t xml:space="preserve">: </w:t>
      </w:r>
      <w:r>
        <w:rPr>
          <w:rFonts w:ascii="Bookman Old Style" w:hAnsi="Bookman Old Style"/>
          <w:sz w:val="24"/>
          <w:szCs w:val="24"/>
        </w:rPr>
        <w:t>none</w:t>
      </w:r>
    </w:p>
    <w:p w14:paraId="656C32C9" w14:textId="7FDA9180" w:rsidR="00BB61ED" w:rsidRDefault="00084632" w:rsidP="00BB61ED">
      <w:pPr>
        <w:pStyle w:val="Standard"/>
        <w:spacing w:after="80" w:line="276" w:lineRule="auto"/>
        <w:rPr>
          <w:rFonts w:ascii="Bookman Old Style" w:hAnsi="Bookman Old Style"/>
          <w:sz w:val="24"/>
          <w:szCs w:val="24"/>
        </w:rPr>
      </w:pPr>
      <w:r w:rsidRPr="00084632">
        <w:rPr>
          <w:rFonts w:ascii="Bookman Old Style" w:hAnsi="Bookman Old Style"/>
          <w:sz w:val="24"/>
          <w:szCs w:val="24"/>
          <w:u w:val="single"/>
        </w:rPr>
        <w:lastRenderedPageBreak/>
        <w:t>Content</w:t>
      </w:r>
      <w:r>
        <w:rPr>
          <w:rFonts w:ascii="Bookman Old Style" w:hAnsi="Bookman Old Style"/>
          <w:sz w:val="24"/>
          <w:szCs w:val="24"/>
        </w:rPr>
        <w:t>:</w:t>
      </w:r>
      <w:r w:rsidR="00B77AEC">
        <w:rPr>
          <w:rFonts w:ascii="Bookman Old Style" w:hAnsi="Bookman Old Style"/>
          <w:sz w:val="24"/>
          <w:szCs w:val="24"/>
        </w:rPr>
        <w:t xml:space="preserve"> Brief explanation of the extent of the </w:t>
      </w:r>
      <w:r w:rsidR="00BB61ED">
        <w:rPr>
          <w:rFonts w:ascii="Bookman Old Style" w:hAnsi="Bookman Old Style"/>
          <w:sz w:val="24"/>
          <w:szCs w:val="24"/>
        </w:rPr>
        <w:t>risk assessment in relation to the total distri</w:t>
      </w:r>
      <w:r w:rsidR="001F3381">
        <w:rPr>
          <w:rFonts w:ascii="Bookman Old Style" w:hAnsi="Bookman Old Style"/>
          <w:sz w:val="24"/>
          <w:szCs w:val="24"/>
        </w:rPr>
        <w:t xml:space="preserve">bution of the assessment target. It must explicitly address if only a portion of the assessment target (i.e. ecosystem) was assessed, and if the area is linked to a specific administrative boundary (such as a national or regional boundary). </w:t>
      </w:r>
      <w:r w:rsidR="00BB61ED">
        <w:rPr>
          <w:rFonts w:ascii="Bookman Old Style" w:hAnsi="Bookman Old Style"/>
          <w:sz w:val="24"/>
          <w:szCs w:val="24"/>
        </w:rPr>
        <w:t>It should be clear enough to justify the category assigned within the Scope-classification</w:t>
      </w:r>
      <w:r w:rsidR="00E27BF8">
        <w:rPr>
          <w:rFonts w:ascii="Bookman Old Style" w:hAnsi="Bookman Old Style"/>
          <w:sz w:val="24"/>
          <w:szCs w:val="24"/>
        </w:rPr>
        <w:t xml:space="preserve"> node</w:t>
      </w:r>
      <w:r w:rsidR="00BB61ED">
        <w:rPr>
          <w:rFonts w:ascii="Bookman Old Style" w:hAnsi="Bookman Old Style"/>
          <w:sz w:val="24"/>
          <w:szCs w:val="24"/>
        </w:rPr>
        <w:t>.</w:t>
      </w:r>
      <w:ins w:id="423" w:author="Michelle Castellanos" w:date="2019-08-29T23:17:00Z">
        <w:r w:rsidR="003B34EE">
          <w:rPr>
            <w:rFonts w:ascii="Bookman Old Style" w:hAnsi="Bookman Old Style"/>
            <w:sz w:val="24"/>
            <w:szCs w:val="24"/>
          </w:rPr>
          <w:t xml:space="preserve"> If</w:t>
        </w:r>
      </w:ins>
      <w:ins w:id="424" w:author="Michelle Castellanos" w:date="2019-08-29T23:18:00Z">
        <w:r w:rsidR="00200179">
          <w:rPr>
            <w:rFonts w:ascii="Bookman Old Style" w:hAnsi="Bookman Old Style"/>
            <w:sz w:val="24"/>
            <w:szCs w:val="24"/>
          </w:rPr>
          <w:t xml:space="preserve"> it</w:t>
        </w:r>
      </w:ins>
      <w:ins w:id="425" w:author="Michelle Castellanos" w:date="2019-08-29T23:19:00Z">
        <w:r w:rsidR="00200179">
          <w:rPr>
            <w:rFonts w:ascii="Bookman Old Style" w:hAnsi="Bookman Old Style"/>
            <w:sz w:val="24"/>
            <w:szCs w:val="24"/>
          </w:rPr>
          <w:t xml:space="preserve"> is</w:t>
        </w:r>
      </w:ins>
      <w:ins w:id="426" w:author="Michelle Castellanos" w:date="2019-08-29T23:18:00Z">
        <w:r w:rsidR="00200179">
          <w:rPr>
            <w:rFonts w:ascii="Bookman Old Style" w:hAnsi="Bookman Old Style"/>
            <w:sz w:val="24"/>
            <w:szCs w:val="24"/>
          </w:rPr>
          <w:t xml:space="preserve"> not explicitly address by the author</w:t>
        </w:r>
      </w:ins>
      <w:ins w:id="427" w:author="Michelle Castellanos" w:date="2019-08-29T23:19:00Z">
        <w:r w:rsidR="00200179">
          <w:rPr>
            <w:rFonts w:ascii="Bookman Old Style" w:hAnsi="Bookman Old Style"/>
            <w:sz w:val="24"/>
            <w:szCs w:val="24"/>
          </w:rPr>
          <w:t>, it should be done by the</w:t>
        </w:r>
      </w:ins>
      <w:ins w:id="428" w:author="Michelle Castellanos" w:date="2019-08-29T23:20:00Z">
        <w:r w:rsidR="00200179">
          <w:rPr>
            <w:rFonts w:ascii="Bookman Old Style" w:hAnsi="Bookman Old Style"/>
            <w:sz w:val="24"/>
            <w:szCs w:val="24"/>
          </w:rPr>
          <w:t xml:space="preserve"> IUCN</w:t>
        </w:r>
      </w:ins>
      <w:ins w:id="429" w:author="Michelle Castellanos" w:date="2019-08-29T23:19:00Z">
        <w:r w:rsidR="00200179">
          <w:rPr>
            <w:rFonts w:ascii="Bookman Old Style" w:hAnsi="Bookman Old Style"/>
            <w:sz w:val="24"/>
            <w:szCs w:val="24"/>
          </w:rPr>
          <w:t xml:space="preserve"> RLE</w:t>
        </w:r>
      </w:ins>
      <w:ins w:id="430" w:author="Michelle Castellanos" w:date="2019-08-29T23:20:00Z">
        <w:r w:rsidR="00200179">
          <w:rPr>
            <w:rFonts w:ascii="Bookman Old Style" w:hAnsi="Bookman Old Style"/>
            <w:sz w:val="24"/>
            <w:szCs w:val="24"/>
          </w:rPr>
          <w:t xml:space="preserve"> team.</w:t>
        </w:r>
      </w:ins>
      <w:ins w:id="431" w:author="Michelle Castellanos" w:date="2019-08-29T23:19:00Z">
        <w:r w:rsidR="00200179">
          <w:rPr>
            <w:rFonts w:ascii="Bookman Old Style" w:hAnsi="Bookman Old Style"/>
            <w:sz w:val="24"/>
            <w:szCs w:val="24"/>
          </w:rPr>
          <w:t xml:space="preserve"> </w:t>
        </w:r>
      </w:ins>
    </w:p>
    <w:p w14:paraId="3E55B3CC" w14:textId="77777777" w:rsidR="00084632" w:rsidRDefault="00084632" w:rsidP="00762278">
      <w:pPr>
        <w:pStyle w:val="Standard"/>
        <w:spacing w:after="80" w:line="276" w:lineRule="auto"/>
        <w:rPr>
          <w:rFonts w:ascii="Bookman Old Style" w:hAnsi="Bookman Old Style"/>
          <w:sz w:val="24"/>
          <w:szCs w:val="24"/>
        </w:rPr>
      </w:pPr>
      <w:r w:rsidRPr="00084632">
        <w:rPr>
          <w:rFonts w:ascii="Bookman Old Style" w:hAnsi="Bookman Old Style"/>
          <w:sz w:val="24"/>
          <w:szCs w:val="24"/>
          <w:u w:val="single"/>
        </w:rPr>
        <w:t>Attributes</w:t>
      </w:r>
      <w:r>
        <w:rPr>
          <w:rFonts w:ascii="Bookman Old Style" w:hAnsi="Bookman Old Style"/>
          <w:sz w:val="24"/>
          <w:szCs w:val="24"/>
        </w:rPr>
        <w:t>: none</w:t>
      </w:r>
    </w:p>
    <w:p w14:paraId="5F6B0636" w14:textId="2C5EB6DE" w:rsidR="00084632"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Example</w:t>
      </w:r>
      <w:r>
        <w:rPr>
          <w:rFonts w:ascii="Bookman Old Style" w:hAnsi="Bookman Old Style"/>
          <w:sz w:val="24"/>
          <w:szCs w:val="24"/>
        </w:rPr>
        <w:t xml:space="preserve">: </w:t>
      </w:r>
    </w:p>
    <w:p w14:paraId="7944A299" w14:textId="0728F34E" w:rsidR="00BB61ED" w:rsidRPr="00200179" w:rsidRDefault="00200179" w:rsidP="00200179">
      <w:pPr>
        <w:pStyle w:val="Standard"/>
        <w:spacing w:after="80" w:line="276" w:lineRule="auto"/>
        <w:rPr>
          <w:rFonts w:ascii="Bookman Old Style" w:hAnsi="Bookman Old Style"/>
          <w:sz w:val="24"/>
          <w:szCs w:val="24"/>
        </w:rPr>
      </w:pPr>
      <w:r>
        <w:rPr>
          <w:rFonts w:ascii="Bookman Old Style" w:hAnsi="Bookman Old Style"/>
          <w:sz w:val="24"/>
          <w:szCs w:val="24"/>
        </w:rPr>
        <w:t>For a “global” assessment</w:t>
      </w:r>
    </w:p>
    <w:p w14:paraId="5B061551" w14:textId="0D6E5DD3" w:rsidR="00E27BF8" w:rsidRPr="0096104D" w:rsidRDefault="00BB61ED" w:rsidP="00E27BF8">
      <w:pPr>
        <w:pStyle w:val="Textbody"/>
        <w:ind w:left="1368" w:firstLine="72"/>
        <w:rPr>
          <w:rFonts w:asciiTheme="minorHAnsi" w:hAnsiTheme="minorHAnsi" w:cstheme="minorHAnsi"/>
          <w:sz w:val="24"/>
          <w:szCs w:val="24"/>
        </w:rPr>
      </w:pPr>
      <w:r w:rsidRPr="0096104D">
        <w:rPr>
          <w:rFonts w:asciiTheme="minorHAnsi" w:hAnsiTheme="minorHAnsi" w:cstheme="minorHAnsi"/>
          <w:sz w:val="24"/>
          <w:szCs w:val="24"/>
        </w:rPr>
        <w:t>&lt;</w:t>
      </w:r>
      <w:r w:rsidRPr="0096104D">
        <w:rPr>
          <w:rFonts w:asciiTheme="minorHAnsi" w:hAnsiTheme="minorHAnsi" w:cstheme="minorHAnsi"/>
          <w:color w:val="0070C0"/>
          <w:sz w:val="24"/>
          <w:szCs w:val="24"/>
        </w:rPr>
        <w:t>Scope-description</w:t>
      </w:r>
      <w:r w:rsidRPr="0096104D">
        <w:rPr>
          <w:rFonts w:asciiTheme="minorHAnsi" w:hAnsiTheme="minorHAnsi" w:cstheme="minorHAnsi"/>
          <w:sz w:val="24"/>
          <w:szCs w:val="24"/>
        </w:rPr>
        <w:t>&gt;</w:t>
      </w:r>
      <w:r w:rsidR="005B1BB5" w:rsidRPr="0096104D">
        <w:rPr>
          <w:rFonts w:asciiTheme="minorHAnsi" w:hAnsiTheme="minorHAnsi" w:cstheme="minorHAnsi"/>
          <w:sz w:val="24"/>
          <w:szCs w:val="24"/>
        </w:rPr>
        <w:t xml:space="preserve"> </w:t>
      </w:r>
      <w:r w:rsidRPr="0096104D">
        <w:rPr>
          <w:rFonts w:asciiTheme="minorHAnsi" w:hAnsiTheme="minorHAnsi" w:cstheme="minorHAnsi"/>
          <w:sz w:val="24"/>
          <w:szCs w:val="24"/>
        </w:rPr>
        <w:t>The risk assessment covered the entire distribution of the assessment target</w:t>
      </w:r>
      <w:r w:rsidR="003F22D3" w:rsidRPr="0096104D">
        <w:rPr>
          <w:rFonts w:asciiTheme="minorHAnsi" w:hAnsiTheme="minorHAnsi" w:cstheme="minorHAnsi"/>
          <w:sz w:val="24"/>
          <w:szCs w:val="24"/>
        </w:rPr>
        <w:t>.</w:t>
      </w:r>
      <w:r w:rsidRPr="0096104D">
        <w:rPr>
          <w:rFonts w:asciiTheme="minorHAnsi" w:hAnsiTheme="minorHAnsi" w:cstheme="minorHAnsi"/>
          <w:sz w:val="24"/>
          <w:szCs w:val="24"/>
        </w:rPr>
        <w:t>&lt;/</w:t>
      </w:r>
      <w:r w:rsidRPr="0096104D">
        <w:rPr>
          <w:rFonts w:asciiTheme="minorHAnsi" w:hAnsiTheme="minorHAnsi" w:cstheme="minorHAnsi"/>
          <w:color w:val="0070C0"/>
          <w:sz w:val="24"/>
          <w:szCs w:val="24"/>
        </w:rPr>
        <w:t>Scope-description</w:t>
      </w:r>
      <w:r w:rsidRPr="0096104D">
        <w:rPr>
          <w:rFonts w:asciiTheme="minorHAnsi" w:hAnsiTheme="minorHAnsi" w:cstheme="minorHAnsi"/>
          <w:sz w:val="24"/>
          <w:szCs w:val="24"/>
        </w:rPr>
        <w:t>&gt;</w:t>
      </w:r>
    </w:p>
    <w:p w14:paraId="520C0B92" w14:textId="2FE160D6" w:rsidR="00950667" w:rsidRDefault="00950667" w:rsidP="00950667">
      <w:pPr>
        <w:pStyle w:val="Textbody"/>
        <w:rPr>
          <w:rFonts w:ascii="Bookman Old Style" w:hAnsi="Bookman Old Style"/>
          <w:sz w:val="24"/>
          <w:szCs w:val="24"/>
        </w:rPr>
      </w:pPr>
      <w:r>
        <w:rPr>
          <w:rFonts w:ascii="Bookman Old Style" w:hAnsi="Bookman Old Style"/>
          <w:sz w:val="24"/>
          <w:szCs w:val="24"/>
        </w:rPr>
        <w:t>For a “</w:t>
      </w:r>
      <w:commentRangeStart w:id="432"/>
      <w:del w:id="433" w:author="Utility" w:date="2019-08-13T11:37:00Z">
        <w:r w:rsidDel="00B15380">
          <w:rPr>
            <w:rFonts w:ascii="Bookman Old Style" w:hAnsi="Bookman Old Style"/>
            <w:sz w:val="24"/>
            <w:szCs w:val="24"/>
          </w:rPr>
          <w:delText>national</w:delText>
        </w:r>
      </w:del>
      <w:commentRangeEnd w:id="432"/>
      <w:ins w:id="434" w:author="Utility" w:date="2019-08-13T11:37:00Z">
        <w:r w:rsidR="00B15380">
          <w:rPr>
            <w:rFonts w:ascii="Bookman Old Style" w:hAnsi="Bookman Old Style"/>
            <w:sz w:val="24"/>
            <w:szCs w:val="24"/>
          </w:rPr>
          <w:t>Sub-global</w:t>
        </w:r>
      </w:ins>
      <w:r w:rsidR="00DF6FEE">
        <w:rPr>
          <w:rStyle w:val="Refdecomentario"/>
        </w:rPr>
        <w:commentReference w:id="432"/>
      </w:r>
      <w:r>
        <w:rPr>
          <w:rFonts w:ascii="Bookman Old Style" w:hAnsi="Bookman Old Style"/>
          <w:sz w:val="24"/>
          <w:szCs w:val="24"/>
        </w:rPr>
        <w:t>” assessment</w:t>
      </w:r>
      <w:ins w:id="435" w:author="Utility" w:date="2019-08-13T11:38:00Z">
        <w:r w:rsidR="00B15380">
          <w:rPr>
            <w:rFonts w:ascii="Bookman Old Style" w:hAnsi="Bookman Old Style"/>
            <w:sz w:val="24"/>
            <w:szCs w:val="24"/>
          </w:rPr>
          <w:t xml:space="preserve"> with “national” scope</w:t>
        </w:r>
      </w:ins>
      <w:r>
        <w:rPr>
          <w:rFonts w:ascii="Bookman Old Style" w:hAnsi="Bookman Old Style"/>
          <w:sz w:val="24"/>
          <w:szCs w:val="24"/>
        </w:rPr>
        <w:t>:</w:t>
      </w:r>
    </w:p>
    <w:p w14:paraId="1B8CC00A" w14:textId="236493DB" w:rsidR="00E27BF8" w:rsidRPr="0096104D" w:rsidRDefault="00E27BF8" w:rsidP="00E27BF8">
      <w:pPr>
        <w:pStyle w:val="Textbody"/>
        <w:ind w:left="1368" w:firstLine="72"/>
        <w:rPr>
          <w:rFonts w:asciiTheme="minorHAnsi" w:hAnsiTheme="minorHAnsi" w:cstheme="minorHAnsi"/>
          <w:sz w:val="24"/>
          <w:szCs w:val="24"/>
        </w:rPr>
      </w:pPr>
      <w:r w:rsidRPr="0096104D">
        <w:rPr>
          <w:rFonts w:asciiTheme="minorHAnsi" w:hAnsiTheme="minorHAnsi" w:cstheme="minorHAnsi"/>
          <w:sz w:val="24"/>
          <w:szCs w:val="24"/>
        </w:rPr>
        <w:t>&lt;</w:t>
      </w:r>
      <w:r w:rsidRPr="0096104D">
        <w:rPr>
          <w:rFonts w:asciiTheme="minorHAnsi" w:hAnsiTheme="minorHAnsi" w:cstheme="minorHAnsi"/>
          <w:color w:val="0070C0"/>
          <w:sz w:val="24"/>
          <w:szCs w:val="24"/>
        </w:rPr>
        <w:t>Scope-description</w:t>
      </w:r>
      <w:r w:rsidRPr="0096104D">
        <w:rPr>
          <w:rFonts w:asciiTheme="minorHAnsi" w:hAnsiTheme="minorHAnsi" w:cstheme="minorHAnsi"/>
          <w:sz w:val="24"/>
          <w:szCs w:val="24"/>
        </w:rPr>
        <w:t>&gt;</w:t>
      </w:r>
      <w:r w:rsidR="005B1BB5" w:rsidRPr="0096104D">
        <w:rPr>
          <w:rFonts w:asciiTheme="minorHAnsi" w:hAnsiTheme="minorHAnsi" w:cstheme="minorHAnsi"/>
          <w:sz w:val="24"/>
          <w:szCs w:val="24"/>
        </w:rPr>
        <w:t xml:space="preserve"> </w:t>
      </w:r>
      <w:r w:rsidR="00950667" w:rsidRPr="0096104D">
        <w:rPr>
          <w:rFonts w:asciiTheme="minorHAnsi" w:hAnsiTheme="minorHAnsi" w:cstheme="minorHAnsi"/>
          <w:sz w:val="24"/>
          <w:szCs w:val="24"/>
        </w:rPr>
        <w:t>The assessment target is distributed across more than one country in nort</w:t>
      </w:r>
      <w:r w:rsidR="003F22D3" w:rsidRPr="0096104D">
        <w:rPr>
          <w:rFonts w:asciiTheme="minorHAnsi" w:hAnsiTheme="minorHAnsi" w:cstheme="minorHAnsi"/>
          <w:sz w:val="24"/>
          <w:szCs w:val="24"/>
        </w:rPr>
        <w:t>hern South America; however,</w:t>
      </w:r>
      <w:r w:rsidR="00950667" w:rsidRPr="0096104D">
        <w:rPr>
          <w:rFonts w:asciiTheme="minorHAnsi" w:hAnsiTheme="minorHAnsi" w:cstheme="minorHAnsi"/>
          <w:sz w:val="24"/>
          <w:szCs w:val="24"/>
        </w:rPr>
        <w:t xml:space="preserve"> this</w:t>
      </w:r>
      <w:r w:rsidRPr="0096104D">
        <w:rPr>
          <w:rFonts w:asciiTheme="minorHAnsi" w:hAnsiTheme="minorHAnsi" w:cstheme="minorHAnsi"/>
          <w:sz w:val="24"/>
          <w:szCs w:val="24"/>
        </w:rPr>
        <w:t xml:space="preserve"> risk assessment covered </w:t>
      </w:r>
      <w:r w:rsidR="003F22D3" w:rsidRPr="0096104D">
        <w:rPr>
          <w:rFonts w:asciiTheme="minorHAnsi" w:hAnsiTheme="minorHAnsi" w:cstheme="minorHAnsi"/>
          <w:sz w:val="24"/>
          <w:szCs w:val="24"/>
        </w:rPr>
        <w:t xml:space="preserve">only </w:t>
      </w:r>
      <w:r w:rsidR="00950667" w:rsidRPr="0096104D">
        <w:rPr>
          <w:rFonts w:asciiTheme="minorHAnsi" w:hAnsiTheme="minorHAnsi" w:cstheme="minorHAnsi"/>
          <w:sz w:val="24"/>
          <w:szCs w:val="24"/>
        </w:rPr>
        <w:t xml:space="preserve">the portion </w:t>
      </w:r>
      <w:r w:rsidR="003F22D3" w:rsidRPr="0096104D">
        <w:rPr>
          <w:rFonts w:asciiTheme="minorHAnsi" w:hAnsiTheme="minorHAnsi" w:cstheme="minorHAnsi"/>
          <w:sz w:val="24"/>
          <w:szCs w:val="24"/>
        </w:rPr>
        <w:t xml:space="preserve">of the distribution </w:t>
      </w:r>
      <w:r w:rsidR="00950667" w:rsidRPr="0096104D">
        <w:rPr>
          <w:rFonts w:asciiTheme="minorHAnsi" w:hAnsiTheme="minorHAnsi" w:cstheme="minorHAnsi"/>
          <w:sz w:val="24"/>
          <w:szCs w:val="24"/>
        </w:rPr>
        <w:t>that is within Venezuela</w:t>
      </w:r>
      <w:r w:rsidR="003F22D3" w:rsidRPr="0096104D">
        <w:rPr>
          <w:rFonts w:asciiTheme="minorHAnsi" w:hAnsiTheme="minorHAnsi" w:cstheme="minorHAnsi"/>
          <w:sz w:val="24"/>
          <w:szCs w:val="24"/>
        </w:rPr>
        <w:t>.</w:t>
      </w:r>
      <w:r w:rsidR="00950667" w:rsidRPr="0096104D">
        <w:rPr>
          <w:rFonts w:asciiTheme="minorHAnsi" w:hAnsiTheme="minorHAnsi" w:cstheme="minorHAnsi"/>
          <w:sz w:val="24"/>
          <w:szCs w:val="24"/>
        </w:rPr>
        <w:t>&lt;</w:t>
      </w:r>
      <w:r w:rsidRPr="0096104D">
        <w:rPr>
          <w:rFonts w:asciiTheme="minorHAnsi" w:hAnsiTheme="minorHAnsi" w:cstheme="minorHAnsi"/>
          <w:sz w:val="24"/>
          <w:szCs w:val="24"/>
        </w:rPr>
        <w:t>/</w:t>
      </w:r>
      <w:r w:rsidRPr="0096104D">
        <w:rPr>
          <w:rFonts w:asciiTheme="minorHAnsi" w:hAnsiTheme="minorHAnsi" w:cstheme="minorHAnsi"/>
          <w:color w:val="0070C0"/>
          <w:sz w:val="24"/>
          <w:szCs w:val="24"/>
        </w:rPr>
        <w:t>Scope-description</w:t>
      </w:r>
      <w:r w:rsidRPr="0096104D">
        <w:rPr>
          <w:rFonts w:asciiTheme="minorHAnsi" w:hAnsiTheme="minorHAnsi" w:cstheme="minorHAnsi"/>
          <w:sz w:val="24"/>
          <w:szCs w:val="24"/>
        </w:rPr>
        <w:t>&gt;</w:t>
      </w:r>
    </w:p>
    <w:p w14:paraId="0AA6829B" w14:textId="16720A0D" w:rsidR="00B15380" w:rsidRDefault="00B15380" w:rsidP="00B15380">
      <w:pPr>
        <w:pStyle w:val="Textbody"/>
        <w:rPr>
          <w:ins w:id="436" w:author="Utility" w:date="2019-08-13T11:38:00Z"/>
          <w:rFonts w:ascii="Bookman Old Style" w:hAnsi="Bookman Old Style"/>
          <w:sz w:val="24"/>
          <w:szCs w:val="24"/>
        </w:rPr>
      </w:pPr>
      <w:ins w:id="437" w:author="Utility" w:date="2019-08-13T11:38:00Z">
        <w:r>
          <w:rPr>
            <w:rFonts w:ascii="Bookman Old Style" w:hAnsi="Bookman Old Style"/>
            <w:sz w:val="24"/>
            <w:szCs w:val="24"/>
          </w:rPr>
          <w:t>For a “Sub-global” assessment with “regional” scope:</w:t>
        </w:r>
      </w:ins>
    </w:p>
    <w:p w14:paraId="1327F232" w14:textId="6206BCE9" w:rsidR="00B15380" w:rsidRPr="0096104D" w:rsidRDefault="00B15380" w:rsidP="00B15380">
      <w:pPr>
        <w:pStyle w:val="Textbody"/>
        <w:ind w:left="1368" w:firstLine="72"/>
        <w:rPr>
          <w:ins w:id="438" w:author="Utility" w:date="2019-08-13T11:38:00Z"/>
          <w:rFonts w:asciiTheme="minorHAnsi" w:hAnsiTheme="minorHAnsi" w:cstheme="minorHAnsi"/>
          <w:sz w:val="24"/>
          <w:szCs w:val="24"/>
        </w:rPr>
      </w:pPr>
      <w:ins w:id="439" w:author="Utility" w:date="2019-08-13T11:38:00Z">
        <w:r w:rsidRPr="0096104D">
          <w:rPr>
            <w:rFonts w:asciiTheme="minorHAnsi" w:hAnsiTheme="minorHAnsi" w:cstheme="minorHAnsi"/>
            <w:sz w:val="24"/>
            <w:szCs w:val="24"/>
          </w:rPr>
          <w:t>&lt;</w:t>
        </w:r>
        <w:r w:rsidRPr="0096104D">
          <w:rPr>
            <w:rFonts w:asciiTheme="minorHAnsi" w:hAnsiTheme="minorHAnsi" w:cstheme="minorHAnsi"/>
            <w:color w:val="0070C0"/>
            <w:sz w:val="24"/>
            <w:szCs w:val="24"/>
          </w:rPr>
          <w:t>Scope-description</w:t>
        </w:r>
        <w:r w:rsidRPr="0096104D">
          <w:rPr>
            <w:rFonts w:asciiTheme="minorHAnsi" w:hAnsiTheme="minorHAnsi" w:cstheme="minorHAnsi"/>
            <w:sz w:val="24"/>
            <w:szCs w:val="24"/>
          </w:rPr>
          <w:t xml:space="preserve">&gt; The assessment target is distributed across more than one country in </w:t>
        </w:r>
      </w:ins>
      <w:ins w:id="440" w:author="Utility" w:date="2019-08-13T11:39:00Z">
        <w:r>
          <w:rPr>
            <w:rFonts w:asciiTheme="minorHAnsi" w:hAnsiTheme="minorHAnsi" w:cstheme="minorHAnsi"/>
            <w:sz w:val="24"/>
            <w:szCs w:val="24"/>
          </w:rPr>
          <w:t>Europe</w:t>
        </w:r>
      </w:ins>
      <w:ins w:id="441" w:author="Utility" w:date="2019-08-13T11:38:00Z">
        <w:r w:rsidRPr="0096104D">
          <w:rPr>
            <w:rFonts w:asciiTheme="minorHAnsi" w:hAnsiTheme="minorHAnsi" w:cstheme="minorHAnsi"/>
            <w:sz w:val="24"/>
            <w:szCs w:val="24"/>
          </w:rPr>
          <w:t xml:space="preserve">; however, this risk assessment covered only the portion of the distribution that is within </w:t>
        </w:r>
      </w:ins>
      <w:ins w:id="442" w:author="Utility" w:date="2019-08-13T11:39:00Z">
        <w:r>
          <w:rPr>
            <w:rFonts w:asciiTheme="minorHAnsi" w:hAnsiTheme="minorHAnsi" w:cstheme="minorHAnsi"/>
            <w:sz w:val="24"/>
            <w:szCs w:val="24"/>
          </w:rPr>
          <w:t>western Europe</w:t>
        </w:r>
        <w:del w:id="443" w:author="Michelle Castellanos" w:date="2019-08-29T23:23:00Z">
          <w:r w:rsidDel="00200179">
            <w:rPr>
              <w:rFonts w:asciiTheme="minorHAnsi" w:hAnsiTheme="minorHAnsi" w:cstheme="minorHAnsi"/>
              <w:sz w:val="24"/>
              <w:szCs w:val="24"/>
            </w:rPr>
            <w:delText xml:space="preserve">, particularly for the countries  </w:delText>
          </w:r>
        </w:del>
      </w:ins>
      <w:ins w:id="444" w:author="Utility" w:date="2019-08-13T11:38:00Z">
        <w:r w:rsidRPr="0096104D">
          <w:rPr>
            <w:rFonts w:asciiTheme="minorHAnsi" w:hAnsiTheme="minorHAnsi" w:cstheme="minorHAnsi"/>
            <w:sz w:val="24"/>
            <w:szCs w:val="24"/>
          </w:rPr>
          <w:t>.&lt;/</w:t>
        </w:r>
        <w:r w:rsidRPr="0096104D">
          <w:rPr>
            <w:rFonts w:asciiTheme="minorHAnsi" w:hAnsiTheme="minorHAnsi" w:cstheme="minorHAnsi"/>
            <w:color w:val="0070C0"/>
            <w:sz w:val="24"/>
            <w:szCs w:val="24"/>
          </w:rPr>
          <w:t>Scope-description</w:t>
        </w:r>
        <w:r w:rsidRPr="0096104D">
          <w:rPr>
            <w:rFonts w:asciiTheme="minorHAnsi" w:hAnsiTheme="minorHAnsi" w:cstheme="minorHAnsi"/>
            <w:sz w:val="24"/>
            <w:szCs w:val="24"/>
          </w:rPr>
          <w:t>&gt;</w:t>
        </w:r>
      </w:ins>
    </w:p>
    <w:p w14:paraId="4FFAC856" w14:textId="77777777" w:rsidR="003E109E" w:rsidRDefault="003E109E">
      <w:pPr>
        <w:pStyle w:val="Textbody"/>
        <w:rPr>
          <w:rFonts w:ascii="Bookman Old Style" w:hAnsi="Bookman Old Style"/>
          <w:sz w:val="24"/>
          <w:szCs w:val="24"/>
        </w:rPr>
        <w:pPrChange w:id="445" w:author="Utility" w:date="2019-08-13T11:38:00Z">
          <w:pPr>
            <w:pStyle w:val="Textbody"/>
            <w:ind w:left="1368" w:firstLine="72"/>
          </w:pPr>
        </w:pPrChange>
      </w:pPr>
    </w:p>
    <w:p w14:paraId="668FEBDA" w14:textId="5BFA165B" w:rsidR="001A6314" w:rsidRPr="005B1BB5" w:rsidRDefault="001A6314" w:rsidP="004E6551">
      <w:pPr>
        <w:pStyle w:val="Ttulo1"/>
        <w:numPr>
          <w:ilvl w:val="3"/>
          <w:numId w:val="29"/>
        </w:numPr>
        <w:rPr>
          <w:rStyle w:val="ListLabel1"/>
          <w:b/>
          <w:sz w:val="28"/>
        </w:rPr>
      </w:pPr>
      <w:bookmarkStart w:id="446" w:name="_Toc10659929"/>
      <w:bookmarkStart w:id="447" w:name="_Toc10989859"/>
      <w:r w:rsidRPr="005B1BB5">
        <w:rPr>
          <w:rStyle w:val="ListLabel1"/>
          <w:b/>
          <w:sz w:val="28"/>
        </w:rPr>
        <w:t>Node: Scope classification</w:t>
      </w:r>
      <w:bookmarkEnd w:id="446"/>
      <w:bookmarkEnd w:id="447"/>
    </w:p>
    <w:p w14:paraId="0168C90C" w14:textId="69D2AFF7" w:rsidR="00084632" w:rsidRDefault="00084632" w:rsidP="00762278">
      <w:pPr>
        <w:pStyle w:val="Standard"/>
        <w:spacing w:after="80" w:line="276" w:lineRule="auto"/>
        <w:rPr>
          <w:rFonts w:ascii="Bookman Old Style" w:hAnsi="Bookman Old Style"/>
          <w:sz w:val="24"/>
          <w:szCs w:val="24"/>
          <w:u w:val="single"/>
        </w:rPr>
      </w:pPr>
      <w:r>
        <w:rPr>
          <w:rFonts w:ascii="Bookman Old Style" w:hAnsi="Bookman Old Style"/>
          <w:sz w:val="24"/>
          <w:szCs w:val="24"/>
          <w:u w:val="single"/>
        </w:rPr>
        <w:t>Tag:</w:t>
      </w:r>
      <w:r w:rsidRPr="00D50883">
        <w:rPr>
          <w:rFonts w:ascii="Bookman Old Style" w:hAnsi="Bookman Old Style"/>
          <w:sz w:val="24"/>
          <w:szCs w:val="24"/>
          <w:u w:val="single"/>
        </w:rPr>
        <w:t xml:space="preserve"> </w:t>
      </w:r>
      <w:r w:rsidRPr="00084632">
        <w:rPr>
          <w:rFonts w:ascii="Bookman Old Style" w:hAnsi="Bookman Old Style"/>
          <w:sz w:val="24"/>
          <w:szCs w:val="24"/>
        </w:rPr>
        <w:t>&lt;Scope</w:t>
      </w:r>
      <w:r>
        <w:rPr>
          <w:rFonts w:ascii="Bookman Old Style" w:hAnsi="Bookman Old Style"/>
          <w:sz w:val="24"/>
          <w:szCs w:val="24"/>
        </w:rPr>
        <w:t>-classification</w:t>
      </w:r>
      <w:r w:rsidRPr="00084632">
        <w:rPr>
          <w:rFonts w:ascii="Bookman Old Style" w:hAnsi="Bookman Old Style"/>
          <w:sz w:val="24"/>
          <w:szCs w:val="24"/>
        </w:rPr>
        <w:t>&gt;</w:t>
      </w:r>
    </w:p>
    <w:p w14:paraId="2BF576C0" w14:textId="77777777" w:rsidR="00084632" w:rsidRPr="00084632"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Parent</w:t>
      </w:r>
      <w:r w:rsidRPr="00084632">
        <w:rPr>
          <w:rFonts w:ascii="Bookman Old Style" w:hAnsi="Bookman Old Style"/>
          <w:sz w:val="24"/>
          <w:szCs w:val="24"/>
        </w:rPr>
        <w:t xml:space="preserve">: </w:t>
      </w:r>
      <w:r>
        <w:rPr>
          <w:rFonts w:ascii="Bookman Old Style" w:hAnsi="Bookman Old Style"/>
          <w:sz w:val="24"/>
          <w:szCs w:val="24"/>
        </w:rPr>
        <w:t>Scope</w:t>
      </w:r>
    </w:p>
    <w:p w14:paraId="02D96FBC" w14:textId="486BA758" w:rsidR="00084632"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Children</w:t>
      </w:r>
      <w:r w:rsidRPr="00084632">
        <w:rPr>
          <w:rFonts w:ascii="Bookman Old Style" w:hAnsi="Bookman Old Style"/>
          <w:sz w:val="24"/>
          <w:szCs w:val="24"/>
        </w:rPr>
        <w:t>: Scope-classification-element</w:t>
      </w:r>
    </w:p>
    <w:p w14:paraId="6AA01EF4" w14:textId="52D5A222" w:rsidR="00084632" w:rsidRDefault="00084632" w:rsidP="003F22D3">
      <w:pPr>
        <w:pStyle w:val="Standard"/>
        <w:jc w:val="both"/>
        <w:rPr>
          <w:rFonts w:ascii="Bookman Old Style" w:hAnsi="Bookman Old Style"/>
          <w:sz w:val="24"/>
          <w:szCs w:val="24"/>
        </w:rPr>
      </w:pPr>
      <w:r w:rsidRPr="00084632">
        <w:rPr>
          <w:rFonts w:ascii="Bookman Old Style" w:hAnsi="Bookman Old Style"/>
          <w:sz w:val="24"/>
          <w:szCs w:val="24"/>
          <w:u w:val="single"/>
        </w:rPr>
        <w:t>Content</w:t>
      </w:r>
      <w:r>
        <w:rPr>
          <w:rFonts w:ascii="Bookman Old Style" w:hAnsi="Bookman Old Style"/>
          <w:sz w:val="24"/>
          <w:szCs w:val="24"/>
        </w:rPr>
        <w:t>:</w:t>
      </w:r>
      <w:r w:rsidR="003F22D3" w:rsidRPr="003F22D3">
        <w:rPr>
          <w:rFonts w:ascii="Bookman Old Style" w:hAnsi="Bookman Old Style"/>
          <w:sz w:val="24"/>
          <w:szCs w:val="24"/>
        </w:rPr>
        <w:t xml:space="preserve"> </w:t>
      </w:r>
      <w:r w:rsidR="003F22D3">
        <w:rPr>
          <w:rFonts w:ascii="Bookman Old Style" w:hAnsi="Bookman Old Style"/>
          <w:sz w:val="24"/>
          <w:szCs w:val="24"/>
        </w:rPr>
        <w:t xml:space="preserve">Element containing information on the classification system used to assign the scope of the risk assessment. </w:t>
      </w:r>
    </w:p>
    <w:p w14:paraId="1BD059D0" w14:textId="4F12292F" w:rsidR="00084632" w:rsidRDefault="00084632" w:rsidP="00762278">
      <w:pPr>
        <w:pStyle w:val="Standard"/>
        <w:spacing w:after="80" w:line="276" w:lineRule="auto"/>
        <w:rPr>
          <w:rFonts w:ascii="Bookman Old Style" w:hAnsi="Bookman Old Style"/>
          <w:sz w:val="24"/>
          <w:szCs w:val="24"/>
        </w:rPr>
      </w:pPr>
      <w:r w:rsidRPr="00084632">
        <w:rPr>
          <w:rFonts w:ascii="Bookman Old Style" w:hAnsi="Bookman Old Style"/>
          <w:sz w:val="24"/>
          <w:szCs w:val="24"/>
          <w:u w:val="single"/>
        </w:rPr>
        <w:t>Attributes</w:t>
      </w:r>
      <w:r>
        <w:rPr>
          <w:rFonts w:ascii="Bookman Old Style" w:hAnsi="Bookman Old Style"/>
          <w:sz w:val="24"/>
          <w:szCs w:val="24"/>
        </w:rPr>
        <w:t>: id, version, selected, assigned by</w:t>
      </w:r>
    </w:p>
    <w:p w14:paraId="24496970" w14:textId="077DC2BA" w:rsidR="003F22D3" w:rsidRDefault="003F22D3" w:rsidP="003F22D3">
      <w:pPr>
        <w:pStyle w:val="Prrafodelista"/>
        <w:numPr>
          <w:ilvl w:val="0"/>
          <w:numId w:val="3"/>
        </w:numPr>
        <w:jc w:val="both"/>
      </w:pPr>
      <w:r>
        <w:rPr>
          <w:rFonts w:ascii="Bookman Old Style" w:hAnsi="Bookman Old Style"/>
          <w:sz w:val="24"/>
          <w:szCs w:val="24"/>
        </w:rPr>
        <w:t>@id= unique ID of the classification scheme used to assign the scope. In alphanumeric format. Example: “IUCN RLE”</w:t>
      </w:r>
    </w:p>
    <w:p w14:paraId="2F5EB6E5" w14:textId="1ED10237" w:rsidR="003F22D3" w:rsidRDefault="003F22D3" w:rsidP="003F22D3">
      <w:pPr>
        <w:pStyle w:val="Prrafodelista"/>
        <w:numPr>
          <w:ilvl w:val="0"/>
          <w:numId w:val="3"/>
        </w:numPr>
        <w:jc w:val="both"/>
      </w:pPr>
      <w:r>
        <w:rPr>
          <w:rFonts w:ascii="Bookman Old Style" w:hAnsi="Bookman Old Style"/>
          <w:sz w:val="24"/>
          <w:szCs w:val="24"/>
        </w:rPr>
        <w:t>@version= unique version used by the classification scheme selected. In numeric format. Example: “1.0”</w:t>
      </w:r>
    </w:p>
    <w:p w14:paraId="5F9B346C" w14:textId="607A0DE1" w:rsidR="003F22D3" w:rsidRDefault="003F22D3" w:rsidP="00182195">
      <w:pPr>
        <w:pStyle w:val="Prrafodelista"/>
        <w:numPr>
          <w:ilvl w:val="0"/>
          <w:numId w:val="3"/>
        </w:numPr>
        <w:jc w:val="both"/>
      </w:pPr>
      <w:r w:rsidRPr="001C2252">
        <w:rPr>
          <w:rFonts w:ascii="Bookman Old Style" w:hAnsi="Bookman Old Style"/>
          <w:sz w:val="24"/>
          <w:szCs w:val="24"/>
        </w:rPr>
        <w:t xml:space="preserve">@selected= possible values </w:t>
      </w:r>
      <w:r w:rsidR="00182195">
        <w:rPr>
          <w:rFonts w:ascii="Bookman Old Style" w:hAnsi="Bookman Old Style"/>
          <w:sz w:val="24"/>
          <w:szCs w:val="24"/>
        </w:rPr>
        <w:t>“</w:t>
      </w:r>
      <w:r w:rsidR="001C2252" w:rsidRPr="001C2252">
        <w:rPr>
          <w:rFonts w:ascii="Bookman Old Style" w:hAnsi="Bookman Old Style"/>
          <w:sz w:val="24"/>
          <w:szCs w:val="24"/>
        </w:rPr>
        <w:t xml:space="preserve">yes” when the classification system was explicitly established by the author(s) of the case study in the </w:t>
      </w:r>
      <w:r w:rsidR="001C2252" w:rsidRPr="001C2252">
        <w:rPr>
          <w:rFonts w:ascii="Bookman Old Style" w:hAnsi="Bookman Old Style"/>
          <w:sz w:val="24"/>
          <w:szCs w:val="24"/>
        </w:rPr>
        <w:lastRenderedPageBreak/>
        <w:t xml:space="preserve">documentation and </w:t>
      </w:r>
      <w:r w:rsidRPr="001C2252">
        <w:rPr>
          <w:rFonts w:ascii="Bookman Old Style" w:hAnsi="Bookman Old Style"/>
          <w:sz w:val="24"/>
          <w:szCs w:val="24"/>
        </w:rPr>
        <w:t>“</w:t>
      </w:r>
      <w:r w:rsidR="001C2252" w:rsidRPr="001C2252">
        <w:rPr>
          <w:rFonts w:ascii="Bookman Old Style" w:hAnsi="Bookman Old Style"/>
          <w:sz w:val="24"/>
          <w:szCs w:val="24"/>
        </w:rPr>
        <w:t>no</w:t>
      </w:r>
      <w:r w:rsidRPr="001C2252">
        <w:rPr>
          <w:rFonts w:ascii="Bookman Old Style" w:hAnsi="Bookman Old Style"/>
          <w:sz w:val="24"/>
          <w:szCs w:val="24"/>
        </w:rPr>
        <w:t>” when the compiler/data transcriber applied t</w:t>
      </w:r>
      <w:r w:rsidR="001C2252">
        <w:rPr>
          <w:rFonts w:ascii="Bookman Old Style" w:hAnsi="Bookman Old Style"/>
          <w:sz w:val="24"/>
          <w:szCs w:val="24"/>
        </w:rPr>
        <w:t>he classification system.</w:t>
      </w:r>
    </w:p>
    <w:p w14:paraId="19994467" w14:textId="5C35506C" w:rsidR="003F22D3" w:rsidRPr="003F22D3" w:rsidRDefault="004060E7" w:rsidP="00762278">
      <w:pPr>
        <w:pStyle w:val="Prrafodelista"/>
        <w:numPr>
          <w:ilvl w:val="0"/>
          <w:numId w:val="3"/>
        </w:numPr>
        <w:spacing w:after="80" w:line="276" w:lineRule="auto"/>
        <w:jc w:val="both"/>
        <w:rPr>
          <w:rFonts w:ascii="Bookman Old Style" w:hAnsi="Bookman Old Style"/>
          <w:sz w:val="24"/>
          <w:szCs w:val="24"/>
        </w:rPr>
      </w:pPr>
      <w:r>
        <w:rPr>
          <w:rFonts w:ascii="Bookman Old Style" w:hAnsi="Bookman Old Style"/>
          <w:sz w:val="24"/>
          <w:szCs w:val="24"/>
        </w:rPr>
        <w:t>@assigned-by= identification</w:t>
      </w:r>
      <w:r w:rsidR="003F22D3" w:rsidRPr="003F22D3">
        <w:rPr>
          <w:rFonts w:ascii="Bookman Old Style" w:hAnsi="Bookman Old Style"/>
          <w:sz w:val="24"/>
          <w:szCs w:val="24"/>
        </w:rPr>
        <w:t xml:space="preserve"> of the person assigning the assessment target to a given classification element. Possible values include “RLE Team”, “</w:t>
      </w:r>
      <w:r w:rsidR="00452ABA">
        <w:rPr>
          <w:rFonts w:ascii="Bookman Old Style" w:hAnsi="Bookman Old Style"/>
          <w:sz w:val="24"/>
          <w:szCs w:val="24"/>
        </w:rPr>
        <w:t>Assessment a</w:t>
      </w:r>
      <w:r w:rsidR="003F22D3" w:rsidRPr="003F22D3">
        <w:rPr>
          <w:rFonts w:ascii="Bookman Old Style" w:hAnsi="Bookman Old Style"/>
          <w:sz w:val="24"/>
          <w:szCs w:val="24"/>
        </w:rPr>
        <w:t>uthors”</w:t>
      </w:r>
      <w:r w:rsidR="003F22D3">
        <w:rPr>
          <w:rFonts w:ascii="Bookman Old Style" w:hAnsi="Bookman Old Style"/>
          <w:sz w:val="24"/>
          <w:szCs w:val="24"/>
        </w:rPr>
        <w:t xml:space="preserve">, </w:t>
      </w:r>
      <w:r w:rsidR="003F22D3" w:rsidRPr="003F22D3">
        <w:rPr>
          <w:rFonts w:ascii="Bookman Old Style" w:hAnsi="Bookman Old Style"/>
          <w:sz w:val="24"/>
          <w:szCs w:val="24"/>
        </w:rPr>
        <w:t>“David Keith”.</w:t>
      </w:r>
    </w:p>
    <w:p w14:paraId="5F27A80E" w14:textId="0F4ADA5F" w:rsidR="00084632"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Example</w:t>
      </w:r>
      <w:r>
        <w:rPr>
          <w:rFonts w:ascii="Bookman Old Style" w:hAnsi="Bookman Old Style"/>
          <w:sz w:val="24"/>
          <w:szCs w:val="24"/>
        </w:rPr>
        <w:t xml:space="preserve">: </w:t>
      </w:r>
    </w:p>
    <w:p w14:paraId="180B0B01" w14:textId="016F0475" w:rsidR="003F22D3" w:rsidRPr="0096104D" w:rsidRDefault="003F22D3" w:rsidP="003E109E">
      <w:pPr>
        <w:pStyle w:val="Standard"/>
        <w:spacing w:after="80" w:line="276" w:lineRule="auto"/>
        <w:ind w:left="720"/>
        <w:rPr>
          <w:rFonts w:asciiTheme="minorHAnsi" w:hAnsiTheme="minorHAnsi" w:cstheme="minorHAnsi"/>
          <w:sz w:val="24"/>
          <w:szCs w:val="24"/>
        </w:rPr>
      </w:pPr>
      <w:r w:rsidRPr="0096104D">
        <w:rPr>
          <w:rFonts w:asciiTheme="minorHAnsi" w:hAnsiTheme="minorHAnsi" w:cstheme="minorHAnsi"/>
          <w:sz w:val="24"/>
          <w:szCs w:val="24"/>
        </w:rPr>
        <w:t>&lt;</w:t>
      </w:r>
      <w:r w:rsidRPr="0096104D">
        <w:rPr>
          <w:rFonts w:asciiTheme="minorHAnsi" w:hAnsiTheme="minorHAnsi" w:cstheme="minorHAnsi"/>
          <w:color w:val="0070C0"/>
          <w:sz w:val="24"/>
          <w:szCs w:val="24"/>
        </w:rPr>
        <w:t>Scope-classificat</w:t>
      </w:r>
      <w:r w:rsidR="003E109E" w:rsidRPr="0096104D">
        <w:rPr>
          <w:rFonts w:asciiTheme="minorHAnsi" w:hAnsiTheme="minorHAnsi" w:cstheme="minorHAnsi"/>
          <w:color w:val="0070C0"/>
          <w:sz w:val="24"/>
          <w:szCs w:val="24"/>
        </w:rPr>
        <w:t>i</w:t>
      </w:r>
      <w:r w:rsidRPr="0096104D">
        <w:rPr>
          <w:rFonts w:asciiTheme="minorHAnsi" w:hAnsiTheme="minorHAnsi" w:cstheme="minorHAnsi"/>
          <w:color w:val="0070C0"/>
          <w:sz w:val="24"/>
          <w:szCs w:val="24"/>
        </w:rPr>
        <w:t xml:space="preserve">on </w:t>
      </w:r>
      <w:r w:rsidRPr="004060E7">
        <w:rPr>
          <w:rFonts w:asciiTheme="minorHAnsi" w:hAnsiTheme="minorHAnsi" w:cstheme="minorHAnsi"/>
          <w:color w:val="FF0000"/>
          <w:sz w:val="24"/>
          <w:szCs w:val="24"/>
        </w:rPr>
        <w:t>id</w:t>
      </w:r>
      <w:r w:rsidRPr="001C2252">
        <w:rPr>
          <w:rFonts w:asciiTheme="minorHAnsi" w:hAnsiTheme="minorHAnsi" w:cstheme="minorHAnsi"/>
          <w:sz w:val="24"/>
          <w:szCs w:val="24"/>
        </w:rPr>
        <w:t>="</w:t>
      </w:r>
      <w:r w:rsidR="003E109E" w:rsidRPr="001C2252">
        <w:rPr>
          <w:rFonts w:asciiTheme="minorHAnsi" w:hAnsiTheme="minorHAnsi" w:cstheme="minorHAnsi"/>
          <w:sz w:val="24"/>
          <w:szCs w:val="24"/>
        </w:rPr>
        <w:t>IUCN RLE</w:t>
      </w:r>
      <w:r w:rsidRPr="001C2252">
        <w:rPr>
          <w:rFonts w:asciiTheme="minorHAnsi" w:hAnsiTheme="minorHAnsi" w:cstheme="minorHAnsi"/>
          <w:sz w:val="24"/>
          <w:szCs w:val="24"/>
        </w:rPr>
        <w:t xml:space="preserve">" </w:t>
      </w:r>
      <w:r w:rsidRPr="004060E7">
        <w:rPr>
          <w:rFonts w:asciiTheme="minorHAnsi" w:hAnsiTheme="minorHAnsi" w:cstheme="minorHAnsi"/>
          <w:color w:val="FF0000"/>
          <w:sz w:val="24"/>
          <w:szCs w:val="24"/>
        </w:rPr>
        <w:t>version</w:t>
      </w:r>
      <w:r w:rsidRPr="001C2252">
        <w:rPr>
          <w:rFonts w:asciiTheme="minorHAnsi" w:hAnsiTheme="minorHAnsi" w:cstheme="minorHAnsi"/>
          <w:sz w:val="24"/>
          <w:szCs w:val="24"/>
        </w:rPr>
        <w:t>="</w:t>
      </w:r>
      <w:r w:rsidR="003E109E" w:rsidRPr="001C2252">
        <w:rPr>
          <w:rFonts w:asciiTheme="minorHAnsi" w:hAnsiTheme="minorHAnsi" w:cstheme="minorHAnsi"/>
          <w:sz w:val="24"/>
          <w:szCs w:val="24"/>
        </w:rPr>
        <w:t>1.0</w:t>
      </w:r>
      <w:r w:rsidRPr="001C2252">
        <w:rPr>
          <w:rFonts w:asciiTheme="minorHAnsi" w:hAnsiTheme="minorHAnsi" w:cstheme="minorHAnsi"/>
          <w:sz w:val="24"/>
          <w:szCs w:val="24"/>
        </w:rPr>
        <w:t xml:space="preserve">" </w:t>
      </w:r>
      <w:r w:rsidRPr="004060E7">
        <w:rPr>
          <w:rFonts w:asciiTheme="minorHAnsi" w:hAnsiTheme="minorHAnsi" w:cstheme="minorHAnsi"/>
          <w:color w:val="FF0000"/>
          <w:sz w:val="24"/>
          <w:szCs w:val="24"/>
        </w:rPr>
        <w:t>selected</w:t>
      </w:r>
      <w:r w:rsidRPr="001C2252">
        <w:rPr>
          <w:rFonts w:asciiTheme="minorHAnsi" w:hAnsiTheme="minorHAnsi" w:cstheme="minorHAnsi"/>
          <w:sz w:val="24"/>
          <w:szCs w:val="24"/>
        </w:rPr>
        <w:t>="</w:t>
      </w:r>
      <w:r w:rsidR="0096104D" w:rsidRPr="001C2252">
        <w:rPr>
          <w:rFonts w:asciiTheme="minorHAnsi" w:hAnsiTheme="minorHAnsi" w:cstheme="minorHAnsi"/>
          <w:sz w:val="24"/>
          <w:szCs w:val="24"/>
        </w:rPr>
        <w:t>no</w:t>
      </w:r>
      <w:r w:rsidRPr="001C2252">
        <w:rPr>
          <w:rFonts w:asciiTheme="minorHAnsi" w:hAnsiTheme="minorHAnsi" w:cstheme="minorHAnsi"/>
          <w:sz w:val="24"/>
          <w:szCs w:val="24"/>
        </w:rPr>
        <w:t xml:space="preserve">" </w:t>
      </w:r>
      <w:r w:rsidRPr="004060E7">
        <w:rPr>
          <w:rFonts w:asciiTheme="minorHAnsi" w:hAnsiTheme="minorHAnsi" w:cstheme="minorHAnsi"/>
          <w:color w:val="FF0000"/>
          <w:sz w:val="24"/>
          <w:szCs w:val="24"/>
        </w:rPr>
        <w:t>assigned-by</w:t>
      </w:r>
      <w:r w:rsidRPr="001C2252">
        <w:rPr>
          <w:rFonts w:asciiTheme="minorHAnsi" w:hAnsiTheme="minorHAnsi" w:cstheme="minorHAnsi"/>
          <w:sz w:val="24"/>
          <w:szCs w:val="24"/>
        </w:rPr>
        <w:t>="R</w:t>
      </w:r>
      <w:r w:rsidRPr="0096104D">
        <w:rPr>
          <w:rFonts w:asciiTheme="minorHAnsi" w:hAnsiTheme="minorHAnsi" w:cstheme="minorHAnsi"/>
          <w:sz w:val="24"/>
          <w:szCs w:val="24"/>
        </w:rPr>
        <w:t>LE team"&gt;</w:t>
      </w:r>
    </w:p>
    <w:p w14:paraId="2DCD85A6" w14:textId="6D967460" w:rsidR="003E109E" w:rsidRPr="0096104D" w:rsidRDefault="003E109E" w:rsidP="003E109E">
      <w:pPr>
        <w:pStyle w:val="Standard"/>
        <w:spacing w:after="80" w:line="276" w:lineRule="auto"/>
        <w:ind w:left="1440"/>
        <w:rPr>
          <w:rFonts w:asciiTheme="minorHAnsi" w:hAnsiTheme="minorHAnsi" w:cstheme="minorHAnsi"/>
          <w:sz w:val="24"/>
          <w:szCs w:val="24"/>
        </w:rPr>
      </w:pPr>
      <w:r w:rsidRPr="0096104D">
        <w:rPr>
          <w:rFonts w:asciiTheme="minorHAnsi" w:hAnsiTheme="minorHAnsi" w:cstheme="minorHAnsi"/>
          <w:sz w:val="24"/>
          <w:szCs w:val="24"/>
        </w:rPr>
        <w:t>&lt;Scope-classification-element level="1"&gt;</w:t>
      </w:r>
      <w:r w:rsidR="00BD4FE7" w:rsidRPr="0096104D">
        <w:rPr>
          <w:rFonts w:asciiTheme="minorHAnsi" w:hAnsiTheme="minorHAnsi" w:cstheme="minorHAnsi"/>
          <w:sz w:val="24"/>
          <w:szCs w:val="24"/>
        </w:rPr>
        <w:t xml:space="preserve">1. </w:t>
      </w:r>
      <w:r w:rsidRPr="0096104D">
        <w:rPr>
          <w:rFonts w:asciiTheme="minorHAnsi" w:hAnsiTheme="minorHAnsi" w:cstheme="minorHAnsi"/>
          <w:sz w:val="24"/>
          <w:szCs w:val="24"/>
        </w:rPr>
        <w:t>Global&lt;/Scope-classification-element&gt;</w:t>
      </w:r>
    </w:p>
    <w:p w14:paraId="305D77C5" w14:textId="2147A948" w:rsidR="003F22D3" w:rsidRPr="0096104D" w:rsidRDefault="003E109E" w:rsidP="003E109E">
      <w:pPr>
        <w:pStyle w:val="Standard"/>
        <w:spacing w:after="80" w:line="276" w:lineRule="auto"/>
        <w:rPr>
          <w:rFonts w:asciiTheme="minorHAnsi" w:hAnsiTheme="minorHAnsi" w:cstheme="minorHAnsi"/>
          <w:sz w:val="24"/>
          <w:szCs w:val="24"/>
        </w:rPr>
      </w:pPr>
      <w:r w:rsidRPr="0096104D">
        <w:rPr>
          <w:rFonts w:asciiTheme="minorHAnsi" w:hAnsiTheme="minorHAnsi" w:cstheme="minorHAnsi"/>
          <w:sz w:val="24"/>
          <w:szCs w:val="24"/>
        </w:rPr>
        <w:tab/>
        <w:t>&lt;/</w:t>
      </w:r>
      <w:r w:rsidRPr="0096104D">
        <w:rPr>
          <w:rFonts w:asciiTheme="minorHAnsi" w:hAnsiTheme="minorHAnsi" w:cstheme="minorHAnsi"/>
          <w:color w:val="0070C0"/>
          <w:sz w:val="24"/>
          <w:szCs w:val="24"/>
        </w:rPr>
        <w:t>Scope-classification</w:t>
      </w:r>
      <w:r w:rsidRPr="0096104D">
        <w:rPr>
          <w:rFonts w:asciiTheme="minorHAnsi" w:hAnsiTheme="minorHAnsi" w:cstheme="minorHAnsi"/>
          <w:sz w:val="24"/>
          <w:szCs w:val="24"/>
        </w:rPr>
        <w:t>&gt;</w:t>
      </w:r>
    </w:p>
    <w:p w14:paraId="30335952" w14:textId="77777777" w:rsidR="003F22D3" w:rsidRDefault="003F22D3" w:rsidP="00762278">
      <w:pPr>
        <w:pStyle w:val="Standard"/>
        <w:spacing w:after="80" w:line="276" w:lineRule="auto"/>
        <w:rPr>
          <w:rFonts w:ascii="Bookman Old Style" w:hAnsi="Bookman Old Style"/>
          <w:sz w:val="24"/>
          <w:szCs w:val="24"/>
        </w:rPr>
      </w:pPr>
    </w:p>
    <w:p w14:paraId="562E0E1F" w14:textId="408FC0FC" w:rsidR="003E109E" w:rsidRPr="003E109E" w:rsidRDefault="003E109E" w:rsidP="00762278">
      <w:pPr>
        <w:pStyle w:val="Standard"/>
        <w:spacing w:after="80" w:line="276" w:lineRule="auto"/>
        <w:rPr>
          <w:rFonts w:ascii="Bookman Old Style" w:hAnsi="Bookman Old Style"/>
          <w:sz w:val="24"/>
          <w:szCs w:val="24"/>
          <w:highlight w:val="cyan"/>
        </w:rPr>
      </w:pPr>
      <w:r w:rsidRPr="003E109E">
        <w:rPr>
          <w:rFonts w:ascii="Bookman Old Style" w:hAnsi="Bookman Old Style"/>
          <w:b/>
          <w:sz w:val="24"/>
          <w:szCs w:val="24"/>
          <w:highlight w:val="cyan"/>
        </w:rPr>
        <w:t>Note:</w:t>
      </w:r>
      <w:r w:rsidRPr="003E109E">
        <w:rPr>
          <w:rFonts w:ascii="Bookman Old Style" w:hAnsi="Bookman Old Style"/>
          <w:sz w:val="24"/>
          <w:szCs w:val="24"/>
          <w:highlight w:val="cyan"/>
        </w:rPr>
        <w:t xml:space="preserve"> At this </w:t>
      </w:r>
      <w:r>
        <w:rPr>
          <w:rFonts w:ascii="Bookman Old Style" w:hAnsi="Bookman Old Style"/>
          <w:sz w:val="24"/>
          <w:szCs w:val="24"/>
          <w:highlight w:val="cyan"/>
        </w:rPr>
        <w:t>time</w:t>
      </w:r>
      <w:r w:rsidRPr="003E109E">
        <w:rPr>
          <w:rFonts w:ascii="Bookman Old Style" w:hAnsi="Bookman Old Style"/>
          <w:sz w:val="24"/>
          <w:szCs w:val="24"/>
          <w:highlight w:val="cyan"/>
        </w:rPr>
        <w:t xml:space="preserve"> there is no official classification scheme for </w:t>
      </w:r>
      <w:r>
        <w:rPr>
          <w:rFonts w:ascii="Bookman Old Style" w:hAnsi="Bookman Old Style"/>
          <w:sz w:val="24"/>
          <w:szCs w:val="24"/>
          <w:highlight w:val="cyan"/>
        </w:rPr>
        <w:t>S</w:t>
      </w:r>
      <w:r w:rsidRPr="003E109E">
        <w:rPr>
          <w:rFonts w:ascii="Bookman Old Style" w:hAnsi="Bookman Old Style"/>
          <w:sz w:val="24"/>
          <w:szCs w:val="24"/>
          <w:highlight w:val="cyan"/>
        </w:rPr>
        <w:t xml:space="preserve">cope. </w:t>
      </w:r>
      <w:r>
        <w:rPr>
          <w:rFonts w:ascii="Bookman Old Style" w:hAnsi="Bookman Old Style"/>
          <w:sz w:val="24"/>
          <w:szCs w:val="24"/>
          <w:highlight w:val="cyan"/>
        </w:rPr>
        <w:t>W</w:t>
      </w:r>
      <w:r w:rsidRPr="003E109E">
        <w:rPr>
          <w:rFonts w:ascii="Bookman Old Style" w:hAnsi="Bookman Old Style"/>
          <w:sz w:val="24"/>
          <w:szCs w:val="24"/>
          <w:highlight w:val="cyan"/>
        </w:rPr>
        <w:t>hile this issue is solved, use the following values for this node:</w:t>
      </w:r>
    </w:p>
    <w:p w14:paraId="405EB772" w14:textId="0756E3CF" w:rsidR="003E109E" w:rsidRDefault="003E109E" w:rsidP="00762278">
      <w:pPr>
        <w:pStyle w:val="Standard"/>
        <w:spacing w:after="80" w:line="276" w:lineRule="auto"/>
        <w:rPr>
          <w:rFonts w:ascii="Bookman Old Style" w:hAnsi="Bookman Old Style"/>
          <w:sz w:val="24"/>
          <w:szCs w:val="24"/>
        </w:rPr>
      </w:pPr>
      <w:r w:rsidRPr="003E109E">
        <w:rPr>
          <w:rFonts w:ascii="Bookman Old Style" w:hAnsi="Bookman Old Style"/>
          <w:sz w:val="24"/>
          <w:szCs w:val="24"/>
          <w:highlight w:val="cyan"/>
        </w:rPr>
        <w:t>id=IUCN RLE      version=1.0   selected=yes     assigned-by=RLE team</w:t>
      </w:r>
    </w:p>
    <w:p w14:paraId="114C1813" w14:textId="77777777" w:rsidR="003E109E" w:rsidRPr="00883BC0" w:rsidRDefault="003E109E" w:rsidP="00762278">
      <w:pPr>
        <w:pStyle w:val="Standard"/>
        <w:spacing w:after="80" w:line="276" w:lineRule="auto"/>
        <w:rPr>
          <w:rFonts w:ascii="Bookman Old Style" w:hAnsi="Bookman Old Style"/>
          <w:sz w:val="24"/>
          <w:szCs w:val="24"/>
        </w:rPr>
      </w:pPr>
    </w:p>
    <w:p w14:paraId="5D1B27CE" w14:textId="77777777" w:rsidR="00D61BAD" w:rsidRPr="00D61BAD" w:rsidRDefault="00D61BAD" w:rsidP="00D61BAD">
      <w:pPr>
        <w:pStyle w:val="Textbody"/>
        <w:rPr>
          <w:highlight w:val="yellow"/>
        </w:rPr>
      </w:pPr>
    </w:p>
    <w:p w14:paraId="10A318C6" w14:textId="3A3B015B" w:rsidR="001A6314" w:rsidRPr="00BD4FE7" w:rsidRDefault="00084632" w:rsidP="004E6551">
      <w:pPr>
        <w:pStyle w:val="Ttulo1"/>
        <w:numPr>
          <w:ilvl w:val="4"/>
          <w:numId w:val="29"/>
        </w:numPr>
        <w:rPr>
          <w:rStyle w:val="ListLabel1"/>
          <w:b/>
          <w:sz w:val="28"/>
        </w:rPr>
      </w:pPr>
      <w:bookmarkStart w:id="448" w:name="_Toc10659930"/>
      <w:bookmarkStart w:id="449" w:name="_Toc10989860"/>
      <w:r w:rsidRPr="00BD4FE7">
        <w:rPr>
          <w:rStyle w:val="ListLabel1"/>
          <w:b/>
          <w:sz w:val="28"/>
        </w:rPr>
        <w:t xml:space="preserve">Node: Scope classification </w:t>
      </w:r>
      <w:r w:rsidR="001A6314" w:rsidRPr="00BD4FE7">
        <w:rPr>
          <w:rStyle w:val="ListLabel1"/>
          <w:b/>
          <w:sz w:val="28"/>
        </w:rPr>
        <w:t>element</w:t>
      </w:r>
      <w:bookmarkEnd w:id="448"/>
      <w:bookmarkEnd w:id="449"/>
    </w:p>
    <w:p w14:paraId="6A517FC5" w14:textId="12AF76E0" w:rsidR="00084632" w:rsidRDefault="00084632" w:rsidP="00762278">
      <w:pPr>
        <w:pStyle w:val="Standard"/>
        <w:spacing w:after="80" w:line="276" w:lineRule="auto"/>
        <w:rPr>
          <w:rFonts w:ascii="Bookman Old Style" w:hAnsi="Bookman Old Style"/>
          <w:sz w:val="24"/>
          <w:szCs w:val="24"/>
          <w:u w:val="single"/>
        </w:rPr>
      </w:pPr>
      <w:r>
        <w:rPr>
          <w:rFonts w:ascii="Bookman Old Style" w:hAnsi="Bookman Old Style"/>
          <w:sz w:val="24"/>
          <w:szCs w:val="24"/>
          <w:u w:val="single"/>
        </w:rPr>
        <w:t>Tag:</w:t>
      </w:r>
      <w:r w:rsidRPr="00D50883">
        <w:rPr>
          <w:rFonts w:ascii="Bookman Old Style" w:hAnsi="Bookman Old Style"/>
          <w:sz w:val="24"/>
          <w:szCs w:val="24"/>
          <w:u w:val="single"/>
        </w:rPr>
        <w:t xml:space="preserve"> </w:t>
      </w:r>
      <w:r w:rsidRPr="00084632">
        <w:rPr>
          <w:rFonts w:ascii="Bookman Old Style" w:hAnsi="Bookman Old Style"/>
          <w:sz w:val="24"/>
          <w:szCs w:val="24"/>
        </w:rPr>
        <w:t>&lt;Scope</w:t>
      </w:r>
      <w:r>
        <w:rPr>
          <w:rFonts w:ascii="Bookman Old Style" w:hAnsi="Bookman Old Style"/>
          <w:sz w:val="24"/>
          <w:szCs w:val="24"/>
        </w:rPr>
        <w:t>-classification-element</w:t>
      </w:r>
      <w:r w:rsidRPr="00084632">
        <w:rPr>
          <w:rFonts w:ascii="Bookman Old Style" w:hAnsi="Bookman Old Style"/>
          <w:sz w:val="24"/>
          <w:szCs w:val="24"/>
        </w:rPr>
        <w:t>&gt;</w:t>
      </w:r>
    </w:p>
    <w:p w14:paraId="539F8CD2" w14:textId="296BD662" w:rsidR="00084632" w:rsidRPr="00084632"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Parent</w:t>
      </w:r>
      <w:r w:rsidRPr="00084632">
        <w:rPr>
          <w:rFonts w:ascii="Bookman Old Style" w:hAnsi="Bookman Old Style"/>
          <w:sz w:val="24"/>
          <w:szCs w:val="24"/>
        </w:rPr>
        <w:t xml:space="preserve">: </w:t>
      </w:r>
      <w:r>
        <w:rPr>
          <w:rFonts w:ascii="Bookman Old Style" w:hAnsi="Bookman Old Style"/>
          <w:sz w:val="24"/>
          <w:szCs w:val="24"/>
        </w:rPr>
        <w:t>Scope-classification</w:t>
      </w:r>
    </w:p>
    <w:p w14:paraId="2AEA2F7A" w14:textId="45AD7988" w:rsidR="00084632"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Children</w:t>
      </w:r>
      <w:r w:rsidRPr="00084632">
        <w:rPr>
          <w:rFonts w:ascii="Bookman Old Style" w:hAnsi="Bookman Old Style"/>
          <w:sz w:val="24"/>
          <w:szCs w:val="24"/>
        </w:rPr>
        <w:t>:</w:t>
      </w:r>
      <w:r>
        <w:rPr>
          <w:rFonts w:ascii="Bookman Old Style" w:hAnsi="Bookman Old Style"/>
          <w:sz w:val="24"/>
          <w:szCs w:val="24"/>
        </w:rPr>
        <w:t xml:space="preserve"> none</w:t>
      </w:r>
    </w:p>
    <w:p w14:paraId="4AB4987B" w14:textId="6F4A9850" w:rsidR="003255BA" w:rsidRPr="003255BA" w:rsidRDefault="00084632" w:rsidP="003E109E">
      <w:pPr>
        <w:pStyle w:val="Standard"/>
        <w:jc w:val="both"/>
        <w:rPr>
          <w:rFonts w:ascii="Bookman Old Style" w:hAnsi="Bookman Old Style"/>
          <w:sz w:val="24"/>
          <w:szCs w:val="24"/>
        </w:rPr>
      </w:pPr>
      <w:r w:rsidRPr="00084632">
        <w:rPr>
          <w:rFonts w:ascii="Bookman Old Style" w:hAnsi="Bookman Old Style"/>
          <w:sz w:val="24"/>
          <w:szCs w:val="24"/>
          <w:u w:val="single"/>
        </w:rPr>
        <w:t>Content</w:t>
      </w:r>
      <w:r>
        <w:rPr>
          <w:rFonts w:ascii="Bookman Old Style" w:hAnsi="Bookman Old Style"/>
          <w:sz w:val="24"/>
          <w:szCs w:val="24"/>
        </w:rPr>
        <w:t>:</w:t>
      </w:r>
      <w:r w:rsidR="003E109E" w:rsidRPr="003E109E">
        <w:rPr>
          <w:rFonts w:ascii="Bookman Old Style" w:hAnsi="Bookman Old Style"/>
          <w:sz w:val="24"/>
          <w:szCs w:val="24"/>
        </w:rPr>
        <w:t xml:space="preserve"> </w:t>
      </w:r>
      <w:r w:rsidR="003E109E">
        <w:rPr>
          <w:rFonts w:ascii="Bookman Old Style" w:hAnsi="Bookman Old Style"/>
          <w:sz w:val="24"/>
          <w:szCs w:val="24"/>
        </w:rPr>
        <w:t>Element containing the level of classification for the Scope of the risk assessment, according to the classification scheme selected.</w:t>
      </w:r>
      <w:r w:rsidR="003255BA">
        <w:rPr>
          <w:rFonts w:ascii="Bookman Old Style" w:hAnsi="Bookman Old Style"/>
          <w:sz w:val="24"/>
          <w:szCs w:val="24"/>
        </w:rPr>
        <w:t xml:space="preserve"> Until an official classification scheme is available, the current draft version should be used. </w:t>
      </w:r>
    </w:p>
    <w:p w14:paraId="7E90E70E" w14:textId="77777777" w:rsidR="00182195" w:rsidRDefault="00182195" w:rsidP="00182195">
      <w:pPr>
        <w:pStyle w:val="Standard"/>
        <w:spacing w:after="80" w:line="276" w:lineRule="auto"/>
        <w:rPr>
          <w:rFonts w:ascii="Bookman Old Style" w:hAnsi="Bookman Old Style"/>
          <w:sz w:val="24"/>
          <w:szCs w:val="24"/>
        </w:rPr>
      </w:pPr>
      <w:r>
        <w:rPr>
          <w:rFonts w:ascii="Bookman Old Style" w:hAnsi="Bookman Old Style"/>
          <w:sz w:val="24"/>
          <w:szCs w:val="24"/>
        </w:rPr>
        <w:t xml:space="preserve">Current draft version: </w:t>
      </w:r>
    </w:p>
    <w:p w14:paraId="1E6FEEA4" w14:textId="1283329E" w:rsidR="00182195" w:rsidRPr="00182195" w:rsidRDefault="00182195" w:rsidP="00182195">
      <w:pPr>
        <w:pStyle w:val="Standard"/>
        <w:spacing w:after="80" w:line="276" w:lineRule="auto"/>
        <w:ind w:firstLine="720"/>
        <w:rPr>
          <w:rFonts w:ascii="Bookman Old Style" w:hAnsi="Bookman Old Style"/>
          <w:sz w:val="24"/>
          <w:szCs w:val="24"/>
        </w:rPr>
      </w:pPr>
      <w:r w:rsidRPr="00182195">
        <w:rPr>
          <w:rFonts w:ascii="Bookman Old Style" w:hAnsi="Bookman Old Style"/>
          <w:sz w:val="24"/>
          <w:szCs w:val="24"/>
        </w:rPr>
        <w:t>1</w:t>
      </w:r>
      <w:r>
        <w:rPr>
          <w:rFonts w:ascii="Bookman Old Style" w:hAnsi="Bookman Old Style"/>
          <w:sz w:val="24"/>
          <w:szCs w:val="24"/>
        </w:rPr>
        <w:t xml:space="preserve">. </w:t>
      </w:r>
      <w:r w:rsidRPr="00182195">
        <w:rPr>
          <w:rFonts w:ascii="Bookman Old Style" w:hAnsi="Bookman Old Style"/>
          <w:sz w:val="24"/>
          <w:szCs w:val="24"/>
        </w:rPr>
        <w:t>Global</w:t>
      </w:r>
    </w:p>
    <w:p w14:paraId="4722BA95" w14:textId="791FB70B" w:rsidR="00182195" w:rsidRPr="00182195" w:rsidRDefault="00182195" w:rsidP="00182195">
      <w:pPr>
        <w:pStyle w:val="Standard"/>
        <w:spacing w:after="80" w:line="276" w:lineRule="auto"/>
        <w:ind w:firstLine="720"/>
        <w:rPr>
          <w:rFonts w:ascii="Bookman Old Style" w:hAnsi="Bookman Old Style"/>
          <w:sz w:val="24"/>
          <w:szCs w:val="24"/>
        </w:rPr>
      </w:pPr>
      <w:r>
        <w:rPr>
          <w:rFonts w:ascii="Bookman Old Style" w:hAnsi="Bookman Old Style"/>
          <w:sz w:val="24"/>
          <w:szCs w:val="24"/>
        </w:rPr>
        <w:t xml:space="preserve">2. </w:t>
      </w:r>
      <w:r w:rsidRPr="00182195">
        <w:rPr>
          <w:rFonts w:ascii="Bookman Old Style" w:hAnsi="Bookman Old Style"/>
          <w:sz w:val="24"/>
          <w:szCs w:val="24"/>
        </w:rPr>
        <w:t>Sub-global</w:t>
      </w:r>
    </w:p>
    <w:p w14:paraId="1A5CB807" w14:textId="69C3B6F7" w:rsidR="00182195" w:rsidRPr="00182195" w:rsidRDefault="00182195" w:rsidP="00182195">
      <w:pPr>
        <w:pStyle w:val="Standard"/>
        <w:spacing w:after="80" w:line="276" w:lineRule="auto"/>
        <w:ind w:left="720" w:firstLine="720"/>
        <w:rPr>
          <w:rFonts w:ascii="Bookman Old Style" w:hAnsi="Bookman Old Style"/>
          <w:sz w:val="24"/>
          <w:szCs w:val="24"/>
        </w:rPr>
      </w:pPr>
      <w:r>
        <w:rPr>
          <w:rFonts w:ascii="Bookman Old Style" w:hAnsi="Bookman Old Style"/>
          <w:sz w:val="24"/>
          <w:szCs w:val="24"/>
        </w:rPr>
        <w:t>2.1.</w:t>
      </w:r>
      <w:r w:rsidRPr="00182195">
        <w:rPr>
          <w:rFonts w:ascii="Bookman Old Style" w:hAnsi="Bookman Old Style"/>
          <w:sz w:val="24"/>
          <w:szCs w:val="24"/>
        </w:rPr>
        <w:t xml:space="preserve"> Regional</w:t>
      </w:r>
      <w:r w:rsidR="004060E7">
        <w:rPr>
          <w:rFonts w:ascii="Bookman Old Style" w:hAnsi="Bookman Old Style"/>
          <w:sz w:val="24"/>
          <w:szCs w:val="24"/>
        </w:rPr>
        <w:t xml:space="preserve"> </w:t>
      </w:r>
      <w:ins w:id="450" w:author="Michelle Castellanos" w:date="2019-08-29T23:25:00Z">
        <w:r w:rsidR="004060E7">
          <w:rPr>
            <w:rFonts w:ascii="Bookman Old Style" w:hAnsi="Bookman Old Style"/>
            <w:sz w:val="24"/>
            <w:szCs w:val="24"/>
          </w:rPr>
          <w:t>(more than one country)</w:t>
        </w:r>
      </w:ins>
    </w:p>
    <w:p w14:paraId="720CAC79" w14:textId="6916079B" w:rsidR="00182195" w:rsidRPr="00182195" w:rsidRDefault="00182195" w:rsidP="00182195">
      <w:pPr>
        <w:pStyle w:val="Standard"/>
        <w:spacing w:after="80" w:line="276" w:lineRule="auto"/>
        <w:ind w:left="720" w:firstLine="720"/>
        <w:rPr>
          <w:rFonts w:ascii="Bookman Old Style" w:hAnsi="Bookman Old Style"/>
          <w:sz w:val="24"/>
          <w:szCs w:val="24"/>
        </w:rPr>
      </w:pPr>
      <w:r>
        <w:rPr>
          <w:rFonts w:ascii="Bookman Old Style" w:hAnsi="Bookman Old Style"/>
          <w:sz w:val="24"/>
          <w:szCs w:val="24"/>
        </w:rPr>
        <w:t xml:space="preserve">2.2. </w:t>
      </w:r>
      <w:r w:rsidRPr="00182195">
        <w:rPr>
          <w:rFonts w:ascii="Bookman Old Style" w:hAnsi="Bookman Old Style"/>
          <w:sz w:val="24"/>
          <w:szCs w:val="24"/>
        </w:rPr>
        <w:t>National</w:t>
      </w:r>
    </w:p>
    <w:p w14:paraId="25019170" w14:textId="084E0F21" w:rsidR="00182195" w:rsidRPr="00182195" w:rsidRDefault="00182195" w:rsidP="00182195">
      <w:pPr>
        <w:pStyle w:val="Standard"/>
        <w:spacing w:after="80" w:line="276" w:lineRule="auto"/>
        <w:ind w:left="720" w:firstLine="720"/>
        <w:rPr>
          <w:rFonts w:ascii="Bookman Old Style" w:hAnsi="Bookman Old Style"/>
          <w:sz w:val="24"/>
          <w:szCs w:val="24"/>
        </w:rPr>
      </w:pPr>
      <w:r>
        <w:rPr>
          <w:rFonts w:ascii="Bookman Old Style" w:hAnsi="Bookman Old Style"/>
          <w:sz w:val="24"/>
          <w:szCs w:val="24"/>
        </w:rPr>
        <w:t xml:space="preserve">2.3. </w:t>
      </w:r>
      <w:r w:rsidRPr="00182195">
        <w:rPr>
          <w:rFonts w:ascii="Bookman Old Style" w:hAnsi="Bookman Old Style"/>
          <w:sz w:val="24"/>
          <w:szCs w:val="24"/>
        </w:rPr>
        <w:t xml:space="preserve">Sub-national   </w:t>
      </w:r>
    </w:p>
    <w:p w14:paraId="3C5393D1" w14:textId="24405215" w:rsidR="00084632" w:rsidRDefault="00084632" w:rsidP="00762278">
      <w:pPr>
        <w:pStyle w:val="Standard"/>
        <w:spacing w:after="80" w:line="276" w:lineRule="auto"/>
        <w:rPr>
          <w:rFonts w:ascii="Bookman Old Style" w:hAnsi="Bookman Old Style"/>
          <w:sz w:val="24"/>
          <w:szCs w:val="24"/>
        </w:rPr>
      </w:pPr>
      <w:r w:rsidRPr="00084632">
        <w:rPr>
          <w:rFonts w:ascii="Bookman Old Style" w:hAnsi="Bookman Old Style"/>
          <w:sz w:val="24"/>
          <w:szCs w:val="24"/>
          <w:u w:val="single"/>
        </w:rPr>
        <w:t>Attributes</w:t>
      </w:r>
      <w:r>
        <w:rPr>
          <w:rFonts w:ascii="Bookman Old Style" w:hAnsi="Bookman Old Style"/>
          <w:sz w:val="24"/>
          <w:szCs w:val="24"/>
        </w:rPr>
        <w:t>: level</w:t>
      </w:r>
    </w:p>
    <w:p w14:paraId="66D68587" w14:textId="5FEFBD4C" w:rsidR="00E315EE" w:rsidRDefault="003E109E" w:rsidP="00E315EE">
      <w:pPr>
        <w:pStyle w:val="Prrafodelista"/>
        <w:numPr>
          <w:ilvl w:val="0"/>
          <w:numId w:val="2"/>
        </w:numPr>
        <w:spacing w:after="80" w:line="23" w:lineRule="atLeast"/>
      </w:pPr>
      <w:r>
        <w:rPr>
          <w:rFonts w:ascii="Bookman Old Style" w:hAnsi="Bookman Old Style"/>
          <w:sz w:val="24"/>
          <w:szCs w:val="24"/>
        </w:rPr>
        <w:t>@level=numeric value of the ordinal level within a hierarchical classification scheme</w:t>
      </w:r>
      <w:r w:rsidR="00E315EE">
        <w:rPr>
          <w:rFonts w:ascii="Bookman Old Style" w:hAnsi="Bookman Old Style"/>
          <w:sz w:val="24"/>
          <w:szCs w:val="24"/>
        </w:rPr>
        <w:t xml:space="preserve">. Possible values are integer numbers (“1”, “2”, “3”, etc.)   Assign “1” to the highest level within the hierarchy, “2” to the next level, and so on, until reaching the lowest level applicable. If more than </w:t>
      </w:r>
      <w:r w:rsidR="00E315EE">
        <w:rPr>
          <w:rFonts w:ascii="Bookman Old Style" w:hAnsi="Bookman Old Style"/>
          <w:sz w:val="24"/>
          <w:szCs w:val="24"/>
        </w:rPr>
        <w:lastRenderedPageBreak/>
        <w:t>one level is relevant, add a node for each level starting with the highest one and moving towards the lowest.</w:t>
      </w:r>
    </w:p>
    <w:p w14:paraId="212EE70A" w14:textId="66BFCECE" w:rsidR="00BE6D5E" w:rsidRDefault="00084632"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Example</w:t>
      </w:r>
      <w:r>
        <w:rPr>
          <w:rFonts w:ascii="Bookman Old Style" w:hAnsi="Bookman Old Style"/>
          <w:sz w:val="24"/>
          <w:szCs w:val="24"/>
        </w:rPr>
        <w:t xml:space="preserve">: </w:t>
      </w:r>
    </w:p>
    <w:p w14:paraId="26E8FE1D" w14:textId="5D960704" w:rsidR="00E315EE" w:rsidRDefault="00E315EE" w:rsidP="00E315EE">
      <w:pPr>
        <w:pStyle w:val="Standard"/>
        <w:spacing w:after="80" w:line="276" w:lineRule="auto"/>
        <w:rPr>
          <w:rFonts w:ascii="Bookman Old Style" w:hAnsi="Bookman Old Style"/>
          <w:sz w:val="24"/>
          <w:szCs w:val="24"/>
        </w:rPr>
      </w:pPr>
      <w:r>
        <w:rPr>
          <w:rFonts w:ascii="Bookman Old Style" w:hAnsi="Bookman Old Style"/>
          <w:sz w:val="24"/>
          <w:szCs w:val="24"/>
        </w:rPr>
        <w:t>For a “global” assessment”:</w:t>
      </w:r>
    </w:p>
    <w:p w14:paraId="1E3D0C00" w14:textId="5A2FC851" w:rsidR="00182195" w:rsidRDefault="00E315EE" w:rsidP="00182195">
      <w:pPr>
        <w:pStyle w:val="Standard"/>
        <w:spacing w:after="80" w:line="276" w:lineRule="auto"/>
        <w:ind w:left="720"/>
        <w:rPr>
          <w:rFonts w:asciiTheme="minorHAnsi" w:hAnsiTheme="minorHAnsi" w:cstheme="minorHAnsi"/>
          <w:sz w:val="24"/>
          <w:szCs w:val="24"/>
        </w:rPr>
      </w:pPr>
      <w:r w:rsidRPr="0096104D">
        <w:rPr>
          <w:rFonts w:asciiTheme="minorHAnsi" w:hAnsiTheme="minorHAnsi" w:cstheme="minorHAnsi"/>
          <w:sz w:val="24"/>
          <w:szCs w:val="24"/>
        </w:rPr>
        <w:t>&lt;Scope-classification id="IUCN RLE" version="1.0" selected="</w:t>
      </w:r>
      <w:ins w:id="451" w:author="Michelle Castellanos" w:date="2019-08-29T23:27:00Z">
        <w:r w:rsidR="004060E7">
          <w:rPr>
            <w:rFonts w:asciiTheme="minorHAnsi" w:hAnsiTheme="minorHAnsi" w:cstheme="minorHAnsi"/>
            <w:sz w:val="24"/>
            <w:szCs w:val="24"/>
          </w:rPr>
          <w:t>no</w:t>
        </w:r>
      </w:ins>
      <w:del w:id="452" w:author="Michelle Castellanos" w:date="2019-08-29T23:27:00Z">
        <w:r w:rsidRPr="0096104D" w:rsidDel="004060E7">
          <w:rPr>
            <w:rFonts w:asciiTheme="minorHAnsi" w:hAnsiTheme="minorHAnsi" w:cstheme="minorHAnsi"/>
            <w:sz w:val="24"/>
            <w:szCs w:val="24"/>
          </w:rPr>
          <w:delText>yes</w:delText>
        </w:r>
      </w:del>
      <w:r w:rsidRPr="0096104D">
        <w:rPr>
          <w:rFonts w:asciiTheme="minorHAnsi" w:hAnsiTheme="minorHAnsi" w:cstheme="minorHAnsi"/>
          <w:sz w:val="24"/>
          <w:szCs w:val="24"/>
        </w:rPr>
        <w:t>" assigned-by="RLE team"&gt;</w:t>
      </w:r>
    </w:p>
    <w:p w14:paraId="558A05A3" w14:textId="27022F3F" w:rsidR="00E315EE" w:rsidRPr="0096104D" w:rsidRDefault="00E315EE" w:rsidP="00182195">
      <w:pPr>
        <w:pStyle w:val="Standard"/>
        <w:spacing w:after="80" w:line="276" w:lineRule="auto"/>
        <w:ind w:left="720" w:firstLine="720"/>
        <w:rPr>
          <w:rFonts w:asciiTheme="minorHAnsi" w:hAnsiTheme="minorHAnsi" w:cstheme="minorHAnsi"/>
          <w:sz w:val="24"/>
          <w:szCs w:val="24"/>
        </w:rPr>
      </w:pPr>
      <w:r w:rsidRPr="0096104D">
        <w:rPr>
          <w:rFonts w:asciiTheme="minorHAnsi" w:hAnsiTheme="minorHAnsi" w:cstheme="minorHAnsi"/>
          <w:sz w:val="24"/>
          <w:szCs w:val="24"/>
        </w:rPr>
        <w:t>&lt;</w:t>
      </w:r>
      <w:r w:rsidRPr="0096104D">
        <w:rPr>
          <w:rFonts w:asciiTheme="minorHAnsi" w:hAnsiTheme="minorHAnsi" w:cstheme="minorHAnsi"/>
          <w:color w:val="0070C0"/>
          <w:sz w:val="24"/>
          <w:szCs w:val="24"/>
        </w:rPr>
        <w:t xml:space="preserve">Scope-classification-element </w:t>
      </w:r>
      <w:r w:rsidRPr="0096104D">
        <w:rPr>
          <w:rFonts w:asciiTheme="minorHAnsi" w:hAnsiTheme="minorHAnsi" w:cstheme="minorHAnsi"/>
          <w:color w:val="FF0000"/>
          <w:sz w:val="24"/>
          <w:szCs w:val="24"/>
        </w:rPr>
        <w:t>level</w:t>
      </w:r>
      <w:r w:rsidRPr="0096104D">
        <w:rPr>
          <w:rFonts w:asciiTheme="minorHAnsi" w:hAnsiTheme="minorHAnsi" w:cstheme="minorHAnsi"/>
          <w:sz w:val="24"/>
          <w:szCs w:val="24"/>
        </w:rPr>
        <w:t>="1"&gt;</w:t>
      </w:r>
      <w:r w:rsidR="003255BA" w:rsidRPr="0096104D">
        <w:rPr>
          <w:rFonts w:asciiTheme="minorHAnsi" w:hAnsiTheme="minorHAnsi" w:cstheme="minorHAnsi"/>
          <w:sz w:val="24"/>
          <w:szCs w:val="24"/>
        </w:rPr>
        <w:t xml:space="preserve">1. </w:t>
      </w:r>
      <w:r w:rsidRPr="0096104D">
        <w:rPr>
          <w:rFonts w:asciiTheme="minorHAnsi" w:hAnsiTheme="minorHAnsi" w:cstheme="minorHAnsi"/>
          <w:sz w:val="24"/>
          <w:szCs w:val="24"/>
        </w:rPr>
        <w:t>Global&lt;/</w:t>
      </w:r>
      <w:r w:rsidRPr="0096104D">
        <w:rPr>
          <w:rFonts w:asciiTheme="minorHAnsi" w:hAnsiTheme="minorHAnsi" w:cstheme="minorHAnsi"/>
          <w:color w:val="0070C0"/>
          <w:sz w:val="24"/>
          <w:szCs w:val="24"/>
        </w:rPr>
        <w:t>Scope-classification-element</w:t>
      </w:r>
      <w:r w:rsidRPr="0096104D">
        <w:rPr>
          <w:rFonts w:asciiTheme="minorHAnsi" w:hAnsiTheme="minorHAnsi" w:cstheme="minorHAnsi"/>
          <w:sz w:val="24"/>
          <w:szCs w:val="24"/>
        </w:rPr>
        <w:t>&gt;</w:t>
      </w:r>
    </w:p>
    <w:p w14:paraId="1F541B69" w14:textId="37F73A3C" w:rsidR="003F22D3" w:rsidRPr="0096104D" w:rsidRDefault="00E315EE" w:rsidP="00E315EE">
      <w:pPr>
        <w:pStyle w:val="Standard"/>
        <w:spacing w:after="80" w:line="276" w:lineRule="auto"/>
        <w:rPr>
          <w:rFonts w:asciiTheme="minorHAnsi" w:hAnsiTheme="minorHAnsi" w:cstheme="minorHAnsi"/>
          <w:sz w:val="24"/>
          <w:szCs w:val="24"/>
        </w:rPr>
      </w:pPr>
      <w:r w:rsidRPr="0096104D">
        <w:rPr>
          <w:rFonts w:asciiTheme="minorHAnsi" w:hAnsiTheme="minorHAnsi" w:cstheme="minorHAnsi"/>
          <w:sz w:val="24"/>
          <w:szCs w:val="24"/>
        </w:rPr>
        <w:tab/>
        <w:t>&lt;/Scope-classification&gt;</w:t>
      </w:r>
    </w:p>
    <w:p w14:paraId="2C56D874" w14:textId="77777777" w:rsidR="003255BA" w:rsidRDefault="003255BA" w:rsidP="00E315EE">
      <w:pPr>
        <w:pStyle w:val="Standard"/>
        <w:spacing w:after="80" w:line="276" w:lineRule="auto"/>
        <w:rPr>
          <w:rFonts w:ascii="Bookman Old Style" w:hAnsi="Bookman Old Style"/>
          <w:sz w:val="24"/>
          <w:szCs w:val="24"/>
        </w:rPr>
      </w:pPr>
    </w:p>
    <w:p w14:paraId="1AA8F16E" w14:textId="210B2DE8" w:rsidR="003255BA" w:rsidRDefault="003255BA" w:rsidP="003255BA">
      <w:pPr>
        <w:pStyle w:val="Standard"/>
        <w:spacing w:after="80" w:line="276" w:lineRule="auto"/>
        <w:rPr>
          <w:rFonts w:ascii="Bookman Old Style" w:hAnsi="Bookman Old Style"/>
          <w:sz w:val="24"/>
          <w:szCs w:val="24"/>
        </w:rPr>
      </w:pPr>
      <w:r>
        <w:rPr>
          <w:rFonts w:ascii="Bookman Old Style" w:hAnsi="Bookman Old Style"/>
          <w:sz w:val="24"/>
          <w:szCs w:val="24"/>
        </w:rPr>
        <w:t>For a “national” assessment”:</w:t>
      </w:r>
    </w:p>
    <w:p w14:paraId="5E42C67A" w14:textId="45782DF5" w:rsidR="003255BA" w:rsidRPr="00E315EE" w:rsidRDefault="003255BA" w:rsidP="003255BA">
      <w:pPr>
        <w:pStyle w:val="Standard"/>
        <w:spacing w:after="80" w:line="276" w:lineRule="auto"/>
        <w:ind w:left="720"/>
        <w:rPr>
          <w:rFonts w:ascii="Bookman Old Style" w:hAnsi="Bookman Old Style"/>
          <w:sz w:val="24"/>
          <w:szCs w:val="24"/>
        </w:rPr>
      </w:pPr>
      <w:r w:rsidRPr="00E315EE">
        <w:rPr>
          <w:rFonts w:ascii="Bookman Old Style" w:hAnsi="Bookman Old Style"/>
          <w:sz w:val="24"/>
          <w:szCs w:val="24"/>
        </w:rPr>
        <w:t>&lt;Scope-classificat</w:t>
      </w:r>
      <w:r>
        <w:rPr>
          <w:rFonts w:ascii="Bookman Old Style" w:hAnsi="Bookman Old Style"/>
          <w:sz w:val="24"/>
          <w:szCs w:val="24"/>
        </w:rPr>
        <w:t>i</w:t>
      </w:r>
      <w:r w:rsidRPr="00E315EE">
        <w:rPr>
          <w:rFonts w:ascii="Bookman Old Style" w:hAnsi="Bookman Old Style"/>
          <w:sz w:val="24"/>
          <w:szCs w:val="24"/>
        </w:rPr>
        <w:t>on id="IUCN RLE" version="1.0" selected="</w:t>
      </w:r>
      <w:ins w:id="453" w:author="Michelle Castellanos" w:date="2019-08-29T23:27:00Z">
        <w:r w:rsidR="004060E7">
          <w:rPr>
            <w:rFonts w:ascii="Bookman Old Style" w:hAnsi="Bookman Old Style"/>
            <w:sz w:val="24"/>
            <w:szCs w:val="24"/>
          </w:rPr>
          <w:t>no</w:t>
        </w:r>
      </w:ins>
      <w:del w:id="454" w:author="Michelle Castellanos" w:date="2019-08-29T23:27:00Z">
        <w:r w:rsidRPr="00E315EE" w:rsidDel="004060E7">
          <w:rPr>
            <w:rFonts w:ascii="Bookman Old Style" w:hAnsi="Bookman Old Style"/>
            <w:sz w:val="24"/>
            <w:szCs w:val="24"/>
          </w:rPr>
          <w:delText>yes</w:delText>
        </w:r>
      </w:del>
      <w:r w:rsidRPr="00E315EE">
        <w:rPr>
          <w:rFonts w:ascii="Bookman Old Style" w:hAnsi="Bookman Old Style"/>
          <w:sz w:val="24"/>
          <w:szCs w:val="24"/>
        </w:rPr>
        <w:t>" assigned-by="RLE team"&gt;</w:t>
      </w:r>
    </w:p>
    <w:p w14:paraId="42C51508" w14:textId="311BC190" w:rsidR="003255BA" w:rsidRDefault="003255BA" w:rsidP="003255BA">
      <w:pPr>
        <w:pStyle w:val="Standard"/>
        <w:spacing w:after="80" w:line="276" w:lineRule="auto"/>
        <w:ind w:left="1830"/>
        <w:rPr>
          <w:rFonts w:ascii="Bookman Old Style" w:hAnsi="Bookman Old Style"/>
          <w:sz w:val="24"/>
          <w:szCs w:val="24"/>
        </w:rPr>
      </w:pPr>
      <w:r w:rsidRPr="00E315EE">
        <w:rPr>
          <w:rFonts w:ascii="Bookman Old Style" w:hAnsi="Bookman Old Style"/>
          <w:sz w:val="24"/>
          <w:szCs w:val="24"/>
        </w:rPr>
        <w:t>&lt;</w:t>
      </w:r>
      <w:r w:rsidRPr="00E315EE">
        <w:rPr>
          <w:rFonts w:ascii="Bookman Old Style" w:hAnsi="Bookman Old Style"/>
          <w:color w:val="0070C0"/>
          <w:sz w:val="24"/>
          <w:szCs w:val="24"/>
        </w:rPr>
        <w:t xml:space="preserve">Scope-classification-element </w:t>
      </w:r>
      <w:r w:rsidRPr="00BD4FE7">
        <w:rPr>
          <w:rFonts w:ascii="Bookman Old Style" w:hAnsi="Bookman Old Style"/>
          <w:color w:val="FF0000"/>
          <w:sz w:val="24"/>
          <w:szCs w:val="24"/>
        </w:rPr>
        <w:t>level</w:t>
      </w:r>
      <w:r>
        <w:rPr>
          <w:rFonts w:ascii="Bookman Old Style" w:hAnsi="Bookman Old Style"/>
          <w:sz w:val="24"/>
          <w:szCs w:val="24"/>
        </w:rPr>
        <w:t>="1"&gt;2. Sub-g</w:t>
      </w:r>
      <w:r w:rsidRPr="00E315EE">
        <w:rPr>
          <w:rFonts w:ascii="Bookman Old Style" w:hAnsi="Bookman Old Style"/>
          <w:sz w:val="24"/>
          <w:szCs w:val="24"/>
        </w:rPr>
        <w:t>lobal&lt;/</w:t>
      </w:r>
      <w:r w:rsidRPr="00E315EE">
        <w:rPr>
          <w:rFonts w:ascii="Bookman Old Style" w:hAnsi="Bookman Old Style"/>
          <w:color w:val="0070C0"/>
          <w:sz w:val="24"/>
          <w:szCs w:val="24"/>
        </w:rPr>
        <w:t>Scope-classification-element</w:t>
      </w:r>
      <w:r w:rsidRPr="00E315EE">
        <w:rPr>
          <w:rFonts w:ascii="Bookman Old Style" w:hAnsi="Bookman Old Style"/>
          <w:sz w:val="24"/>
          <w:szCs w:val="24"/>
        </w:rPr>
        <w:t>&gt;</w:t>
      </w:r>
    </w:p>
    <w:p w14:paraId="7BA5F2EF" w14:textId="4B4686E3" w:rsidR="003255BA" w:rsidRPr="00E315EE" w:rsidRDefault="003255BA" w:rsidP="003255BA">
      <w:pPr>
        <w:pStyle w:val="Standard"/>
        <w:spacing w:after="80" w:line="276" w:lineRule="auto"/>
        <w:ind w:left="1830"/>
        <w:rPr>
          <w:rFonts w:ascii="Bookman Old Style" w:hAnsi="Bookman Old Style"/>
          <w:sz w:val="24"/>
          <w:szCs w:val="24"/>
        </w:rPr>
      </w:pPr>
      <w:r w:rsidRPr="00E315EE">
        <w:rPr>
          <w:rFonts w:ascii="Bookman Old Style" w:hAnsi="Bookman Old Style"/>
          <w:sz w:val="24"/>
          <w:szCs w:val="24"/>
        </w:rPr>
        <w:t>&lt;</w:t>
      </w:r>
      <w:r w:rsidRPr="00E315EE">
        <w:rPr>
          <w:rFonts w:ascii="Bookman Old Style" w:hAnsi="Bookman Old Style"/>
          <w:color w:val="0070C0"/>
          <w:sz w:val="24"/>
          <w:szCs w:val="24"/>
        </w:rPr>
        <w:t xml:space="preserve">Scope-classification-element </w:t>
      </w:r>
      <w:r w:rsidRPr="00BD4FE7">
        <w:rPr>
          <w:rFonts w:ascii="Bookman Old Style" w:hAnsi="Bookman Old Style"/>
          <w:color w:val="FF0000"/>
          <w:sz w:val="24"/>
          <w:szCs w:val="24"/>
        </w:rPr>
        <w:t>level</w:t>
      </w:r>
      <w:r>
        <w:rPr>
          <w:rFonts w:ascii="Bookman Old Style" w:hAnsi="Bookman Old Style"/>
          <w:sz w:val="24"/>
          <w:szCs w:val="24"/>
        </w:rPr>
        <w:t>="2"&gt;2.2. National</w:t>
      </w:r>
      <w:r w:rsidRPr="00E315EE">
        <w:rPr>
          <w:rFonts w:ascii="Bookman Old Style" w:hAnsi="Bookman Old Style"/>
          <w:sz w:val="24"/>
          <w:szCs w:val="24"/>
        </w:rPr>
        <w:t>&lt;/</w:t>
      </w:r>
      <w:r w:rsidRPr="00E315EE">
        <w:rPr>
          <w:rFonts w:ascii="Bookman Old Style" w:hAnsi="Bookman Old Style"/>
          <w:color w:val="0070C0"/>
          <w:sz w:val="24"/>
          <w:szCs w:val="24"/>
        </w:rPr>
        <w:t>Scope-classification-element</w:t>
      </w:r>
      <w:r w:rsidRPr="00E315EE">
        <w:rPr>
          <w:rFonts w:ascii="Bookman Old Style" w:hAnsi="Bookman Old Style"/>
          <w:sz w:val="24"/>
          <w:szCs w:val="24"/>
        </w:rPr>
        <w:t>&gt;</w:t>
      </w:r>
    </w:p>
    <w:p w14:paraId="1DC49E2A" w14:textId="77777777" w:rsidR="003255BA" w:rsidRPr="00883BC0" w:rsidRDefault="003255BA" w:rsidP="003255BA">
      <w:pPr>
        <w:pStyle w:val="Standard"/>
        <w:spacing w:after="80" w:line="276" w:lineRule="auto"/>
        <w:rPr>
          <w:rFonts w:ascii="Bookman Old Style" w:hAnsi="Bookman Old Style"/>
          <w:sz w:val="24"/>
          <w:szCs w:val="24"/>
        </w:rPr>
      </w:pPr>
      <w:r>
        <w:rPr>
          <w:rFonts w:ascii="Bookman Old Style" w:hAnsi="Bookman Old Style"/>
          <w:sz w:val="24"/>
          <w:szCs w:val="24"/>
        </w:rPr>
        <w:tab/>
      </w:r>
      <w:r w:rsidRPr="00E315EE">
        <w:rPr>
          <w:rFonts w:ascii="Bookman Old Style" w:hAnsi="Bookman Old Style"/>
          <w:sz w:val="24"/>
          <w:szCs w:val="24"/>
        </w:rPr>
        <w:t>&lt;/Scope-classification&gt;</w:t>
      </w:r>
    </w:p>
    <w:p w14:paraId="70807AE7" w14:textId="77777777" w:rsidR="00BE6D5E" w:rsidRPr="000A4704" w:rsidRDefault="00BE6D5E" w:rsidP="004E6551">
      <w:pPr>
        <w:rPr>
          <w:sz w:val="20"/>
        </w:rPr>
      </w:pPr>
    </w:p>
    <w:p w14:paraId="4B1856CF" w14:textId="7456F8D9" w:rsidR="001D3F73" w:rsidRPr="00234C79" w:rsidRDefault="00FC6AF8" w:rsidP="004E6551">
      <w:pPr>
        <w:pStyle w:val="Ttulo1"/>
        <w:numPr>
          <w:ilvl w:val="2"/>
          <w:numId w:val="29"/>
        </w:numPr>
        <w:rPr>
          <w:rStyle w:val="ListLabel1"/>
          <w:b/>
          <w:sz w:val="28"/>
        </w:rPr>
      </w:pPr>
      <w:bookmarkStart w:id="455" w:name="_Toc528812641"/>
      <w:bookmarkStart w:id="456" w:name="_Toc10659931"/>
      <w:bookmarkStart w:id="457" w:name="_Toc10989861"/>
      <w:bookmarkEnd w:id="455"/>
      <w:r w:rsidRPr="00234C79">
        <w:rPr>
          <w:rStyle w:val="ListLabel1"/>
          <w:b/>
          <w:sz w:val="28"/>
        </w:rPr>
        <w:t>Node: Assessment information</w:t>
      </w:r>
      <w:bookmarkEnd w:id="456"/>
      <w:bookmarkEnd w:id="457"/>
    </w:p>
    <w:p w14:paraId="5F98FEC6" w14:textId="77777777" w:rsidR="00762278" w:rsidRDefault="00FC6AF8" w:rsidP="00762278">
      <w:pPr>
        <w:pStyle w:val="Standard"/>
        <w:spacing w:after="80" w:line="23" w:lineRule="atLeast"/>
        <w:rPr>
          <w:rFonts w:ascii="Bookman Old Style" w:hAnsi="Bookman Old Style"/>
          <w:sz w:val="24"/>
          <w:szCs w:val="24"/>
        </w:rPr>
      </w:pPr>
      <w:r w:rsidRPr="001931D1">
        <w:rPr>
          <w:rFonts w:ascii="Bookman Old Style" w:hAnsi="Bookman Old Style"/>
          <w:sz w:val="24"/>
          <w:szCs w:val="24"/>
          <w:u w:val="single"/>
        </w:rPr>
        <w:t>Tag:</w:t>
      </w:r>
      <w:r w:rsidR="00F77BC4" w:rsidRPr="001931D1">
        <w:rPr>
          <w:rFonts w:ascii="Bookman Old Style" w:hAnsi="Bookman Old Style"/>
          <w:sz w:val="24"/>
          <w:szCs w:val="24"/>
        </w:rPr>
        <w:t xml:space="preserve"> &lt;Assessment-Information&gt;</w:t>
      </w:r>
    </w:p>
    <w:p w14:paraId="1AB9E529" w14:textId="77777777" w:rsidR="00762278" w:rsidRDefault="00FC6AF8" w:rsidP="00762278">
      <w:pPr>
        <w:pStyle w:val="Standard"/>
        <w:spacing w:after="80" w:line="23" w:lineRule="atLeast"/>
        <w:rPr>
          <w:rFonts w:ascii="Bookman Old Style" w:hAnsi="Bookman Old Style"/>
          <w:sz w:val="24"/>
          <w:szCs w:val="24"/>
        </w:rPr>
      </w:pPr>
      <w:r w:rsidRPr="001931D1">
        <w:rPr>
          <w:rFonts w:ascii="Bookman Old Style" w:hAnsi="Bookman Old Style"/>
          <w:sz w:val="24"/>
          <w:szCs w:val="24"/>
          <w:u w:val="single"/>
        </w:rPr>
        <w:t>Parent:</w:t>
      </w:r>
      <w:r w:rsidRPr="001931D1">
        <w:rPr>
          <w:rFonts w:ascii="Bookman Old Style" w:hAnsi="Bookman Old Style"/>
          <w:sz w:val="24"/>
          <w:szCs w:val="24"/>
        </w:rPr>
        <w:t xml:space="preserve"> Case-Study</w:t>
      </w:r>
    </w:p>
    <w:p w14:paraId="1159142E" w14:textId="2C0EF484" w:rsidR="00762278" w:rsidRDefault="00FC6AF8" w:rsidP="00762278">
      <w:pPr>
        <w:pStyle w:val="Standard"/>
        <w:spacing w:after="80" w:line="23" w:lineRule="atLeast"/>
        <w:rPr>
          <w:rFonts w:ascii="Bookman Old Style" w:hAnsi="Bookman Old Style"/>
          <w:sz w:val="24"/>
          <w:szCs w:val="24"/>
        </w:rPr>
      </w:pPr>
      <w:r w:rsidRPr="001931D1">
        <w:rPr>
          <w:rFonts w:ascii="Bookman Old Style" w:hAnsi="Bookman Old Style"/>
          <w:sz w:val="24"/>
          <w:szCs w:val="24"/>
          <w:u w:val="single"/>
        </w:rPr>
        <w:t>Children</w:t>
      </w:r>
      <w:r w:rsidRPr="001931D1">
        <w:rPr>
          <w:rFonts w:ascii="Bookman Old Style" w:hAnsi="Bookman Old Style"/>
          <w:sz w:val="24"/>
          <w:szCs w:val="24"/>
        </w:rPr>
        <w:t xml:space="preserve">: </w:t>
      </w:r>
      <w:r w:rsidR="007314CB" w:rsidRPr="001931D1">
        <w:rPr>
          <w:rFonts w:ascii="Bookman Old Style" w:hAnsi="Bookman Old Style"/>
          <w:sz w:val="24"/>
          <w:szCs w:val="24"/>
        </w:rPr>
        <w:t>ref-label</w:t>
      </w:r>
      <w:r w:rsidR="007314CB">
        <w:rPr>
          <w:rFonts w:ascii="Bookman Old Style" w:hAnsi="Bookman Old Style"/>
          <w:sz w:val="24"/>
          <w:szCs w:val="24"/>
        </w:rPr>
        <w:t xml:space="preserve">, </w:t>
      </w:r>
      <w:r w:rsidRPr="001931D1">
        <w:rPr>
          <w:rFonts w:ascii="Bookman Old Style" w:hAnsi="Bookman Old Style"/>
          <w:sz w:val="24"/>
          <w:szCs w:val="24"/>
        </w:rPr>
        <w:t xml:space="preserve">Assessment-date, </w:t>
      </w:r>
      <w:r w:rsidR="007314CB">
        <w:rPr>
          <w:rFonts w:ascii="Bookman Old Style" w:hAnsi="Bookman Old Style"/>
          <w:sz w:val="24"/>
          <w:szCs w:val="24"/>
        </w:rPr>
        <w:t xml:space="preserve">Assessment-authors, Assessment-collaborators, </w:t>
      </w:r>
      <w:r w:rsidRPr="001931D1">
        <w:rPr>
          <w:rFonts w:ascii="Bookman Old Style" w:hAnsi="Bookman Old Style"/>
          <w:sz w:val="24"/>
          <w:szCs w:val="24"/>
        </w:rPr>
        <w:t xml:space="preserve">Assessment-reviewers, </w:t>
      </w:r>
      <w:r w:rsidR="007314CB">
        <w:rPr>
          <w:rFonts w:ascii="Bookman Old Style" w:hAnsi="Bookman Old Style"/>
          <w:sz w:val="24"/>
          <w:szCs w:val="24"/>
        </w:rPr>
        <w:t>Assessment-</w:t>
      </w:r>
      <w:r w:rsidRPr="001931D1">
        <w:rPr>
          <w:rFonts w:ascii="Bookman Old Style" w:hAnsi="Bookman Old Style"/>
          <w:sz w:val="24"/>
          <w:szCs w:val="24"/>
        </w:rPr>
        <w:t>Keywords</w:t>
      </w:r>
    </w:p>
    <w:p w14:paraId="0B32FEFA" w14:textId="7BA29580" w:rsidR="00762278" w:rsidRDefault="00FC6AF8" w:rsidP="00762278">
      <w:pPr>
        <w:pStyle w:val="Standard"/>
        <w:spacing w:after="80" w:line="23" w:lineRule="atLeast"/>
        <w:rPr>
          <w:rFonts w:ascii="Bookman Old Style" w:hAnsi="Bookman Old Style"/>
          <w:sz w:val="24"/>
          <w:szCs w:val="24"/>
        </w:rPr>
      </w:pPr>
      <w:r w:rsidRPr="001931D1">
        <w:rPr>
          <w:rFonts w:ascii="Bookman Old Style" w:hAnsi="Bookman Old Style"/>
          <w:sz w:val="24"/>
          <w:szCs w:val="24"/>
          <w:u w:val="single"/>
        </w:rPr>
        <w:t>Content:</w:t>
      </w:r>
      <w:r w:rsidR="007314CB">
        <w:rPr>
          <w:rFonts w:ascii="Bookman Old Style" w:hAnsi="Bookman Old Style"/>
          <w:sz w:val="24"/>
          <w:szCs w:val="24"/>
        </w:rPr>
        <w:t xml:space="preserve"> Element containing key </w:t>
      </w:r>
      <w:r w:rsidR="007314CB" w:rsidRPr="001931D1">
        <w:rPr>
          <w:rFonts w:ascii="Bookman Old Style" w:hAnsi="Bookman Old Style"/>
          <w:sz w:val="24"/>
          <w:szCs w:val="24"/>
        </w:rPr>
        <w:t>information</w:t>
      </w:r>
      <w:r w:rsidRPr="001931D1">
        <w:rPr>
          <w:rFonts w:ascii="Bookman Old Style" w:hAnsi="Bookman Old Style"/>
          <w:sz w:val="24"/>
          <w:szCs w:val="24"/>
        </w:rPr>
        <w:t xml:space="preserve"> regarding the assessment process (assessment meta-data). It will contain information nodes about the assessment procedure (authors, date, </w:t>
      </w:r>
      <w:r w:rsidR="007314CB">
        <w:rPr>
          <w:rFonts w:ascii="Bookman Old Style" w:hAnsi="Bookman Old Style"/>
          <w:sz w:val="24"/>
          <w:szCs w:val="24"/>
        </w:rPr>
        <w:t>reference</w:t>
      </w:r>
      <w:r w:rsidRPr="001931D1">
        <w:rPr>
          <w:rFonts w:ascii="Bookman Old Style" w:hAnsi="Bookman Old Style"/>
          <w:sz w:val="24"/>
          <w:szCs w:val="24"/>
        </w:rPr>
        <w:t>, etc).</w:t>
      </w:r>
    </w:p>
    <w:p w14:paraId="0E3550AC" w14:textId="443CD779" w:rsidR="001D3F73" w:rsidRPr="001931D1" w:rsidRDefault="00FC6AF8" w:rsidP="00762278">
      <w:pPr>
        <w:pStyle w:val="Standard"/>
        <w:spacing w:after="80" w:line="23" w:lineRule="atLeast"/>
        <w:rPr>
          <w:rFonts w:ascii="Bookman Old Style" w:hAnsi="Bookman Old Style"/>
        </w:rPr>
      </w:pPr>
      <w:r w:rsidRPr="001931D1">
        <w:rPr>
          <w:rFonts w:ascii="Bookman Old Style" w:hAnsi="Bookman Old Style"/>
          <w:sz w:val="24"/>
          <w:szCs w:val="24"/>
          <w:u w:val="single"/>
        </w:rPr>
        <w:t xml:space="preserve">Attributes: </w:t>
      </w:r>
      <w:r w:rsidR="007314CB">
        <w:rPr>
          <w:rFonts w:ascii="Bookman Old Style" w:hAnsi="Bookman Old Style"/>
          <w:sz w:val="24"/>
          <w:szCs w:val="24"/>
        </w:rPr>
        <w:t xml:space="preserve">date, updated-by, </w:t>
      </w:r>
      <w:r w:rsidRPr="001931D1">
        <w:rPr>
          <w:rFonts w:ascii="Bookman Old Style" w:hAnsi="Bookman Old Style"/>
          <w:sz w:val="24"/>
          <w:szCs w:val="24"/>
        </w:rPr>
        <w:t>status</w:t>
      </w:r>
      <w:r w:rsidR="00D61BAD" w:rsidRPr="001931D1">
        <w:rPr>
          <w:rFonts w:ascii="Bookman Old Style" w:hAnsi="Bookman Old Style"/>
          <w:sz w:val="24"/>
          <w:szCs w:val="24"/>
        </w:rPr>
        <w:t>, load</w:t>
      </w:r>
    </w:p>
    <w:p w14:paraId="2E647C06" w14:textId="5FF90DE7" w:rsidR="001D3F73" w:rsidRPr="001931D1" w:rsidRDefault="00FC6AF8" w:rsidP="00762278">
      <w:pPr>
        <w:pStyle w:val="Prrafodelista"/>
        <w:numPr>
          <w:ilvl w:val="0"/>
          <w:numId w:val="2"/>
        </w:numPr>
        <w:spacing w:after="80" w:line="23" w:lineRule="atLeast"/>
        <w:rPr>
          <w:rFonts w:ascii="Bookman Old Style" w:hAnsi="Bookman Old Style"/>
        </w:rPr>
      </w:pPr>
      <w:r w:rsidRPr="001931D1">
        <w:rPr>
          <w:rFonts w:ascii="Bookman Old Style" w:hAnsi="Bookman Old Style"/>
          <w:sz w:val="24"/>
          <w:szCs w:val="24"/>
        </w:rPr>
        <w:t>@date = last update</w:t>
      </w:r>
      <w:r w:rsidR="00BD4C9A" w:rsidRPr="001931D1">
        <w:rPr>
          <w:rFonts w:ascii="Bookman Old Style" w:hAnsi="Bookman Old Style"/>
          <w:sz w:val="24"/>
          <w:szCs w:val="24"/>
        </w:rPr>
        <w:t xml:space="preserve"> of this section</w:t>
      </w:r>
      <w:r w:rsidRPr="001931D1">
        <w:rPr>
          <w:rFonts w:ascii="Bookman Old Style" w:hAnsi="Bookman Old Style"/>
          <w:sz w:val="24"/>
          <w:szCs w:val="24"/>
        </w:rPr>
        <w:t xml:space="preserve"> in YYYY-MM-DD format.</w:t>
      </w:r>
    </w:p>
    <w:p w14:paraId="5FF6CC18" w14:textId="60563197" w:rsidR="001D3F73" w:rsidRPr="001931D1" w:rsidRDefault="00FC6AF8" w:rsidP="00762278">
      <w:pPr>
        <w:pStyle w:val="Prrafodelista"/>
        <w:numPr>
          <w:ilvl w:val="0"/>
          <w:numId w:val="2"/>
        </w:numPr>
        <w:spacing w:after="80" w:line="23" w:lineRule="atLeast"/>
        <w:rPr>
          <w:rFonts w:ascii="Bookman Old Style" w:hAnsi="Bookman Old Style"/>
        </w:rPr>
      </w:pPr>
      <w:r w:rsidRPr="001931D1">
        <w:rPr>
          <w:rFonts w:ascii="Bookman Old Style" w:hAnsi="Bookman Old Style"/>
          <w:sz w:val="24"/>
          <w:szCs w:val="24"/>
        </w:rPr>
        <w:t>@updated-by = person(s) who filled up all information nodes with initials in upper case.</w:t>
      </w:r>
      <w:r w:rsidR="007314CB">
        <w:rPr>
          <w:rFonts w:ascii="Bookman Old Style" w:hAnsi="Bookman Old Style"/>
          <w:sz w:val="24"/>
          <w:szCs w:val="24"/>
        </w:rPr>
        <w:t xml:space="preserve"> </w:t>
      </w:r>
    </w:p>
    <w:p w14:paraId="1A008D5D" w14:textId="38D83AFA" w:rsidR="001D3F73" w:rsidRPr="001931D1" w:rsidRDefault="00FC6AF8" w:rsidP="00762278">
      <w:pPr>
        <w:pStyle w:val="Prrafodelista"/>
        <w:numPr>
          <w:ilvl w:val="0"/>
          <w:numId w:val="2"/>
        </w:numPr>
        <w:spacing w:after="80" w:line="23" w:lineRule="atLeast"/>
        <w:rPr>
          <w:rFonts w:ascii="Bookman Old Style" w:hAnsi="Bookman Old Style"/>
        </w:rPr>
      </w:pPr>
      <w:r w:rsidRPr="001931D1">
        <w:rPr>
          <w:rFonts w:ascii="Bookman Old Style" w:hAnsi="Bookman Old Style"/>
          <w:sz w:val="24"/>
          <w:szCs w:val="24"/>
        </w:rPr>
        <w:t>@</w:t>
      </w:r>
      <w:r w:rsidRPr="00665A08">
        <w:rPr>
          <w:rFonts w:ascii="Bookman Old Style" w:hAnsi="Bookman Old Style"/>
          <w:sz w:val="24"/>
          <w:szCs w:val="24"/>
        </w:rPr>
        <w:t>status = “completed”, “update required” (some information available, but not yet filled in), “incomplete” (required fields cannot be filled</w:t>
      </w:r>
      <w:r w:rsidR="007314CB" w:rsidRPr="00665A08">
        <w:rPr>
          <w:rFonts w:ascii="Bookman Old Style" w:hAnsi="Bookman Old Style"/>
          <w:sz w:val="24"/>
          <w:szCs w:val="24"/>
        </w:rPr>
        <w:t xml:space="preserve"> due to lack of information), </w:t>
      </w:r>
      <w:r w:rsidRPr="00665A08">
        <w:rPr>
          <w:rFonts w:ascii="Bookman Old Style" w:hAnsi="Bookman Old Style"/>
          <w:sz w:val="24"/>
          <w:szCs w:val="24"/>
        </w:rPr>
        <w:t>“</w:t>
      </w:r>
      <w:r w:rsidR="00927089" w:rsidRPr="00665A08">
        <w:rPr>
          <w:rFonts w:ascii="Bookman Old Style" w:hAnsi="Bookman Old Style"/>
          <w:sz w:val="24"/>
          <w:szCs w:val="24"/>
        </w:rPr>
        <w:t>pending</w:t>
      </w:r>
      <w:r w:rsidRPr="00665A08">
        <w:rPr>
          <w:rFonts w:ascii="Bookman Old Style" w:hAnsi="Bookman Old Style"/>
          <w:sz w:val="24"/>
          <w:szCs w:val="24"/>
        </w:rPr>
        <w:t>” (awaiting input from authors or other sources to fill in).</w:t>
      </w:r>
    </w:p>
    <w:p w14:paraId="0162C0C8" w14:textId="39E50D10" w:rsidR="001331CE" w:rsidRPr="001931D1" w:rsidRDefault="001331CE" w:rsidP="00762278">
      <w:pPr>
        <w:pStyle w:val="Prrafodelista"/>
        <w:numPr>
          <w:ilvl w:val="0"/>
          <w:numId w:val="2"/>
        </w:numPr>
        <w:spacing w:after="80" w:line="23" w:lineRule="atLeast"/>
        <w:rPr>
          <w:rFonts w:ascii="Bookman Old Style" w:hAnsi="Bookman Old Style"/>
        </w:rPr>
      </w:pPr>
      <w:commentRangeStart w:id="458"/>
      <w:r w:rsidRPr="001931D1">
        <w:rPr>
          <w:rFonts w:ascii="Bookman Old Style" w:hAnsi="Bookman Old Style"/>
          <w:sz w:val="24"/>
          <w:szCs w:val="24"/>
        </w:rPr>
        <w:t xml:space="preserve">@load = </w:t>
      </w:r>
      <w:r w:rsidR="00927089" w:rsidRPr="001931D1">
        <w:rPr>
          <w:rFonts w:ascii="Bookman Old Style" w:hAnsi="Bookman Old Style"/>
          <w:sz w:val="24"/>
          <w:szCs w:val="24"/>
        </w:rPr>
        <w:t xml:space="preserve">“true” to identify if </w:t>
      </w:r>
      <w:r w:rsidRPr="001931D1">
        <w:rPr>
          <w:rFonts w:ascii="Bookman Old Style" w:hAnsi="Bookman Old Style"/>
          <w:sz w:val="24"/>
          <w:szCs w:val="24"/>
        </w:rPr>
        <w:t xml:space="preserve">the content of the Assessment-Information node </w:t>
      </w:r>
      <w:r w:rsidR="00927089" w:rsidRPr="001931D1">
        <w:rPr>
          <w:rFonts w:ascii="Bookman Old Style" w:hAnsi="Bookman Old Style"/>
          <w:sz w:val="24"/>
          <w:szCs w:val="24"/>
        </w:rPr>
        <w:t xml:space="preserve">will be taken as a reference for all case studies contained in the root </w:t>
      </w:r>
      <w:commentRangeEnd w:id="458"/>
      <w:r w:rsidR="00B05221">
        <w:rPr>
          <w:rStyle w:val="Refdecomentario"/>
        </w:rPr>
        <w:lastRenderedPageBreak/>
        <w:commentReference w:id="458"/>
      </w:r>
      <w:r w:rsidR="00927089" w:rsidRPr="001931D1">
        <w:rPr>
          <w:rFonts w:ascii="Bookman Old Style" w:hAnsi="Bookman Old Style"/>
          <w:sz w:val="24"/>
          <w:szCs w:val="24"/>
        </w:rPr>
        <w:t xml:space="preserve">node &lt;Case-Studies&gt; or “false” if they will not. </w:t>
      </w:r>
      <w:ins w:id="459" w:author="Utility" w:date="2019-08-06T07:14:00Z">
        <w:r w:rsidR="00F50EFD">
          <w:rPr>
            <w:rFonts w:ascii="Bookman Old Style" w:hAnsi="Bookman Old Style"/>
            <w:sz w:val="24"/>
            <w:szCs w:val="24"/>
          </w:rPr>
          <w:t xml:space="preserve">In case of strategic case studies the “true” value will be always considered, nevertheless for systematic case studies only the assessment information considered as </w:t>
        </w:r>
      </w:ins>
      <w:ins w:id="460" w:author="Utility" w:date="2019-08-06T07:15:00Z">
        <w:r w:rsidR="00F50EFD">
          <w:rPr>
            <w:rFonts w:ascii="Bookman Old Style" w:hAnsi="Bookman Old Style"/>
            <w:sz w:val="24"/>
            <w:szCs w:val="24"/>
          </w:rPr>
          <w:t>“true” will be the first unit.</w:t>
        </w:r>
      </w:ins>
    </w:p>
    <w:p w14:paraId="223BD7B1" w14:textId="77777777" w:rsidR="001D3F73" w:rsidRPr="001931D1" w:rsidRDefault="00FC6AF8" w:rsidP="00762278">
      <w:pPr>
        <w:pStyle w:val="Standard"/>
        <w:spacing w:after="80" w:line="23" w:lineRule="atLeast"/>
        <w:rPr>
          <w:rFonts w:ascii="Bookman Old Style" w:hAnsi="Bookman Old Style"/>
        </w:rPr>
      </w:pPr>
      <w:r w:rsidRPr="001931D1">
        <w:rPr>
          <w:rFonts w:ascii="Bookman Old Style" w:hAnsi="Bookman Old Style"/>
          <w:sz w:val="24"/>
          <w:szCs w:val="24"/>
          <w:u w:val="single"/>
        </w:rPr>
        <w:t>Example:</w:t>
      </w:r>
    </w:p>
    <w:p w14:paraId="6CCE6FE6" w14:textId="261EF141" w:rsidR="001D3F73" w:rsidRPr="001931D1" w:rsidRDefault="00FC6AF8" w:rsidP="00762278">
      <w:pPr>
        <w:pStyle w:val="Standard"/>
        <w:spacing w:after="80" w:line="23" w:lineRule="atLeast"/>
        <w:ind w:left="720"/>
        <w:rPr>
          <w:rFonts w:asciiTheme="minorHAnsi" w:hAnsiTheme="minorHAnsi" w:cstheme="minorHAnsi"/>
          <w:sz w:val="24"/>
          <w:szCs w:val="24"/>
        </w:rPr>
      </w:pPr>
      <w:r w:rsidRPr="001931D1">
        <w:rPr>
          <w:rFonts w:asciiTheme="minorHAnsi" w:hAnsiTheme="minorHAnsi" w:cstheme="minorHAnsi"/>
          <w:sz w:val="24"/>
          <w:szCs w:val="24"/>
        </w:rPr>
        <w:t>&lt;</w:t>
      </w:r>
      <w:r w:rsidRPr="001931D1">
        <w:rPr>
          <w:rFonts w:asciiTheme="minorHAnsi" w:hAnsiTheme="minorHAnsi" w:cstheme="minorHAnsi"/>
          <w:color w:val="0070C0"/>
          <w:sz w:val="24"/>
          <w:szCs w:val="24"/>
        </w:rPr>
        <w:t xml:space="preserve">Assessment-Information </w:t>
      </w:r>
      <w:r w:rsidRPr="001931D1">
        <w:rPr>
          <w:rFonts w:asciiTheme="minorHAnsi" w:hAnsiTheme="minorHAnsi" w:cstheme="minorHAnsi"/>
          <w:color w:val="FF0000"/>
          <w:sz w:val="24"/>
          <w:szCs w:val="24"/>
        </w:rPr>
        <w:t>date</w:t>
      </w:r>
      <w:r w:rsidR="007314CB">
        <w:rPr>
          <w:rFonts w:asciiTheme="minorHAnsi" w:hAnsiTheme="minorHAnsi" w:cstheme="minorHAnsi"/>
          <w:sz w:val="24"/>
          <w:szCs w:val="24"/>
        </w:rPr>
        <w:t>="2018-</w:t>
      </w:r>
      <w:r w:rsidRPr="001931D1">
        <w:rPr>
          <w:rFonts w:asciiTheme="minorHAnsi" w:hAnsiTheme="minorHAnsi" w:cstheme="minorHAnsi"/>
          <w:sz w:val="24"/>
          <w:szCs w:val="24"/>
        </w:rPr>
        <w:t>08</w:t>
      </w:r>
      <w:r w:rsidR="007314CB">
        <w:rPr>
          <w:rFonts w:asciiTheme="minorHAnsi" w:hAnsiTheme="minorHAnsi" w:cstheme="minorHAnsi"/>
          <w:sz w:val="24"/>
          <w:szCs w:val="24"/>
        </w:rPr>
        <w:t>-</w:t>
      </w:r>
      <w:r w:rsidRPr="001931D1">
        <w:rPr>
          <w:rFonts w:asciiTheme="minorHAnsi" w:hAnsiTheme="minorHAnsi" w:cstheme="minorHAnsi"/>
          <w:sz w:val="24"/>
          <w:szCs w:val="24"/>
        </w:rPr>
        <w:t xml:space="preserve">29" </w:t>
      </w:r>
      <w:r w:rsidRPr="001931D1">
        <w:rPr>
          <w:rFonts w:asciiTheme="minorHAnsi" w:hAnsiTheme="minorHAnsi" w:cstheme="minorHAnsi"/>
          <w:color w:val="FF0000"/>
          <w:sz w:val="24"/>
          <w:szCs w:val="24"/>
        </w:rPr>
        <w:t>updated-by</w:t>
      </w:r>
      <w:r w:rsidRPr="001931D1">
        <w:rPr>
          <w:rFonts w:asciiTheme="minorHAnsi" w:hAnsiTheme="minorHAnsi" w:cstheme="minorHAnsi"/>
          <w:sz w:val="24"/>
          <w:szCs w:val="24"/>
        </w:rPr>
        <w:t xml:space="preserve">="ACU" </w:t>
      </w:r>
      <w:r w:rsidRPr="001931D1">
        <w:rPr>
          <w:rFonts w:asciiTheme="minorHAnsi" w:hAnsiTheme="minorHAnsi" w:cstheme="minorHAnsi"/>
          <w:color w:val="FF0000"/>
          <w:sz w:val="24"/>
          <w:szCs w:val="24"/>
        </w:rPr>
        <w:t>status</w:t>
      </w:r>
      <w:r w:rsidRPr="001931D1">
        <w:rPr>
          <w:rFonts w:asciiTheme="minorHAnsi" w:hAnsiTheme="minorHAnsi" w:cstheme="minorHAnsi"/>
          <w:sz w:val="24"/>
          <w:szCs w:val="24"/>
        </w:rPr>
        <w:t>="completed"</w:t>
      </w:r>
      <w:r w:rsidR="001331CE" w:rsidRPr="001931D1">
        <w:rPr>
          <w:rFonts w:asciiTheme="minorHAnsi" w:hAnsiTheme="minorHAnsi" w:cstheme="minorHAnsi"/>
          <w:sz w:val="24"/>
          <w:szCs w:val="24"/>
        </w:rPr>
        <w:t xml:space="preserve"> </w:t>
      </w:r>
      <w:r w:rsidR="001931D1">
        <w:rPr>
          <w:rFonts w:asciiTheme="minorHAnsi" w:hAnsiTheme="minorHAnsi" w:cstheme="minorHAnsi"/>
          <w:color w:val="FF0000"/>
          <w:sz w:val="24"/>
          <w:szCs w:val="24"/>
        </w:rPr>
        <w:t>l</w:t>
      </w:r>
      <w:r w:rsidR="001331CE" w:rsidRPr="001931D1">
        <w:rPr>
          <w:rFonts w:asciiTheme="minorHAnsi" w:hAnsiTheme="minorHAnsi" w:cstheme="minorHAnsi"/>
          <w:color w:val="FF0000"/>
          <w:sz w:val="24"/>
          <w:szCs w:val="24"/>
        </w:rPr>
        <w:t>oad</w:t>
      </w:r>
      <w:r w:rsidR="00A64458" w:rsidRPr="001931D1">
        <w:rPr>
          <w:rFonts w:asciiTheme="minorHAnsi" w:hAnsiTheme="minorHAnsi" w:cstheme="minorHAnsi"/>
          <w:sz w:val="24"/>
          <w:szCs w:val="24"/>
        </w:rPr>
        <w:t>="</w:t>
      </w:r>
      <w:r w:rsidR="001331CE" w:rsidRPr="001931D1">
        <w:rPr>
          <w:rFonts w:asciiTheme="minorHAnsi" w:hAnsiTheme="minorHAnsi" w:cstheme="minorHAnsi"/>
          <w:sz w:val="24"/>
          <w:szCs w:val="24"/>
        </w:rPr>
        <w:t>true</w:t>
      </w:r>
      <w:r w:rsidR="00A64458" w:rsidRPr="001931D1">
        <w:rPr>
          <w:rFonts w:asciiTheme="minorHAnsi" w:hAnsiTheme="minorHAnsi" w:cstheme="minorHAnsi"/>
          <w:sz w:val="24"/>
          <w:szCs w:val="24"/>
        </w:rPr>
        <w:t>"</w:t>
      </w:r>
      <w:r w:rsidRPr="001931D1">
        <w:rPr>
          <w:rFonts w:asciiTheme="minorHAnsi" w:hAnsiTheme="minorHAnsi" w:cstheme="minorHAnsi"/>
          <w:sz w:val="24"/>
          <w:szCs w:val="24"/>
        </w:rPr>
        <w:t>&gt;</w:t>
      </w:r>
    </w:p>
    <w:p w14:paraId="46A7B926" w14:textId="77777777" w:rsidR="001D3F73" w:rsidRDefault="001D3F73">
      <w:pPr>
        <w:pStyle w:val="Standard"/>
        <w:spacing w:line="276" w:lineRule="auto"/>
        <w:ind w:left="360"/>
        <w:rPr>
          <w:rFonts w:ascii="Bookman Old Style" w:hAnsi="Bookman Old Style"/>
          <w:sz w:val="24"/>
          <w:szCs w:val="24"/>
        </w:rPr>
      </w:pPr>
    </w:p>
    <w:p w14:paraId="251FDDD8" w14:textId="77777777" w:rsidR="00F84C3B" w:rsidRPr="00F84C3B" w:rsidRDefault="00F84C3B" w:rsidP="00F84C3B">
      <w:pPr>
        <w:pStyle w:val="Ttulo1"/>
        <w:numPr>
          <w:ilvl w:val="3"/>
          <w:numId w:val="29"/>
        </w:numPr>
        <w:rPr>
          <w:rStyle w:val="ListLabel1"/>
          <w:b/>
          <w:sz w:val="28"/>
        </w:rPr>
      </w:pPr>
      <w:bookmarkStart w:id="461" w:name="_Toc10659932"/>
      <w:bookmarkStart w:id="462" w:name="_Toc10989862"/>
      <w:r w:rsidRPr="00F84C3B">
        <w:rPr>
          <w:rStyle w:val="ListLabel1"/>
          <w:b/>
          <w:sz w:val="28"/>
        </w:rPr>
        <w:t>Node: Reference label</w:t>
      </w:r>
      <w:bookmarkEnd w:id="461"/>
      <w:bookmarkEnd w:id="462"/>
    </w:p>
    <w:p w14:paraId="0ACC10AB" w14:textId="77777777" w:rsidR="00762278" w:rsidRDefault="00F84C3B"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Tag:</w:t>
      </w:r>
      <w:r>
        <w:rPr>
          <w:rFonts w:ascii="Bookman Old Style" w:hAnsi="Bookman Old Style"/>
          <w:sz w:val="24"/>
          <w:szCs w:val="24"/>
        </w:rPr>
        <w:t xml:space="preserve"> &lt;ref-label&gt;</w:t>
      </w:r>
    </w:p>
    <w:p w14:paraId="0540A0EB" w14:textId="77777777" w:rsidR="00762278" w:rsidRDefault="00F84C3B"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Parent</w:t>
      </w:r>
      <w:r>
        <w:rPr>
          <w:rFonts w:ascii="Bookman Old Style" w:hAnsi="Bookman Old Style"/>
          <w:sz w:val="24"/>
          <w:szCs w:val="24"/>
        </w:rPr>
        <w:t>: Assessment-Information</w:t>
      </w:r>
    </w:p>
    <w:p w14:paraId="425E4878" w14:textId="77777777" w:rsidR="00762278" w:rsidRDefault="00F84C3B"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none</w:t>
      </w:r>
    </w:p>
    <w:p w14:paraId="3BD6357B" w14:textId="50EF2449" w:rsidR="00F84C3B" w:rsidRDefault="00F84C3B" w:rsidP="00762278">
      <w:pPr>
        <w:pStyle w:val="Standard"/>
        <w:spacing w:after="80" w:line="23" w:lineRule="atLeast"/>
      </w:pPr>
      <w:r>
        <w:rPr>
          <w:rFonts w:ascii="Bookman Old Style" w:hAnsi="Bookman Old Style"/>
          <w:sz w:val="24"/>
          <w:szCs w:val="24"/>
          <w:u w:val="single"/>
        </w:rPr>
        <w:t>Content:</w:t>
      </w:r>
      <w:r>
        <w:rPr>
          <w:rFonts w:ascii="Bookman Old Style" w:hAnsi="Bookman Old Style"/>
          <w:sz w:val="24"/>
          <w:szCs w:val="24"/>
        </w:rPr>
        <w:t xml:space="preserve"> Element referencing a bibliographic record (document: References). It contains a value matching the ref-label element from the document: References. Labels </w:t>
      </w:r>
      <w:del w:id="463" w:author="Michelle Castellanos" w:date="2019-09-01T15:50:00Z">
        <w:r w:rsidDel="00216403">
          <w:rPr>
            <w:rFonts w:ascii="Bookman Old Style" w:hAnsi="Bookman Old Style"/>
            <w:sz w:val="24"/>
            <w:szCs w:val="24"/>
          </w:rPr>
          <w:delText>usually</w:delText>
        </w:r>
      </w:del>
      <w:r>
        <w:rPr>
          <w:rFonts w:ascii="Bookman Old Style" w:hAnsi="Bookman Old Style"/>
          <w:sz w:val="24"/>
          <w:szCs w:val="24"/>
        </w:rPr>
        <w:t xml:space="preserve"> include the last name of first author, one or two keywords or fragments from the title, and the year of publication, all joined by </w:t>
      </w:r>
      <w:commentRangeStart w:id="464"/>
      <w:r>
        <w:rPr>
          <w:rFonts w:ascii="Bookman Old Style" w:hAnsi="Bookman Old Style"/>
          <w:sz w:val="24"/>
          <w:szCs w:val="24"/>
        </w:rPr>
        <w:t>underscores (“_”).</w:t>
      </w:r>
      <w:commentRangeEnd w:id="464"/>
      <w:r w:rsidR="00366D93">
        <w:rPr>
          <w:rStyle w:val="Refdecomentario"/>
        </w:rPr>
        <w:commentReference w:id="464"/>
      </w:r>
      <w:ins w:id="465" w:author="Michelle Castellanos" w:date="2019-09-01T15:51:00Z">
        <w:r w:rsidR="00216403">
          <w:rPr>
            <w:rFonts w:ascii="Bookman Old Style" w:hAnsi="Bookman Old Style"/>
            <w:sz w:val="24"/>
            <w:szCs w:val="24"/>
          </w:rPr>
          <w:t xml:space="preserve"> This code </w:t>
        </w:r>
      </w:ins>
      <w:ins w:id="466" w:author="Michelle Castellanos" w:date="2019-09-01T15:52:00Z">
        <w:r w:rsidR="00216403">
          <w:rPr>
            <w:rFonts w:ascii="Bookman Old Style" w:hAnsi="Bookman Old Style"/>
            <w:sz w:val="24"/>
            <w:szCs w:val="24"/>
          </w:rPr>
          <w:t>should</w:t>
        </w:r>
      </w:ins>
      <w:ins w:id="467" w:author="Michelle Castellanos" w:date="2019-09-01T15:51:00Z">
        <w:r w:rsidR="00216403">
          <w:rPr>
            <w:rFonts w:ascii="Bookman Old Style" w:hAnsi="Bookman Old Style"/>
            <w:sz w:val="24"/>
            <w:szCs w:val="24"/>
          </w:rPr>
          <w:t xml:space="preserve"> be given by the supervisor and will not be</w:t>
        </w:r>
      </w:ins>
      <w:ins w:id="468" w:author="Michelle Castellanos" w:date="2019-09-01T15:52:00Z">
        <w:r w:rsidR="00216403">
          <w:rPr>
            <w:rFonts w:ascii="Bookman Old Style" w:hAnsi="Bookman Old Style"/>
            <w:sz w:val="24"/>
            <w:szCs w:val="24"/>
          </w:rPr>
          <w:t xml:space="preserve"> arbitrary</w:t>
        </w:r>
      </w:ins>
      <w:ins w:id="469" w:author="Michelle Castellanos" w:date="2019-09-01T15:51:00Z">
        <w:r w:rsidR="00216403">
          <w:rPr>
            <w:rFonts w:ascii="Bookman Old Style" w:hAnsi="Bookman Old Style"/>
            <w:sz w:val="24"/>
            <w:szCs w:val="24"/>
          </w:rPr>
          <w:t xml:space="preserve"> assigned</w:t>
        </w:r>
      </w:ins>
      <w:ins w:id="470" w:author="Michelle Castellanos" w:date="2019-09-01T15:52:00Z">
        <w:r w:rsidR="00216403">
          <w:rPr>
            <w:rFonts w:ascii="Bookman Old Style" w:hAnsi="Bookman Old Style"/>
            <w:sz w:val="24"/>
            <w:szCs w:val="24"/>
          </w:rPr>
          <w:t>.</w:t>
        </w:r>
      </w:ins>
      <w:ins w:id="471" w:author="Michelle Castellanos" w:date="2019-09-01T15:51:00Z">
        <w:r w:rsidR="00216403">
          <w:rPr>
            <w:rFonts w:ascii="Bookman Old Style" w:hAnsi="Bookman Old Style"/>
            <w:sz w:val="24"/>
            <w:szCs w:val="24"/>
          </w:rPr>
          <w:t xml:space="preserve"> </w:t>
        </w:r>
      </w:ins>
    </w:p>
    <w:p w14:paraId="23CE8794" w14:textId="77777777" w:rsidR="00F84C3B" w:rsidRDefault="00F84C3B" w:rsidP="00762278">
      <w:pPr>
        <w:pStyle w:val="Standard"/>
        <w:spacing w:after="80" w:line="23" w:lineRule="atLeast"/>
        <w:jc w:val="both"/>
      </w:pPr>
      <w:r>
        <w:rPr>
          <w:rFonts w:ascii="Bookman Old Style" w:hAnsi="Bookman Old Style"/>
          <w:sz w:val="24"/>
          <w:szCs w:val="24"/>
          <w:u w:val="single"/>
        </w:rPr>
        <w:t xml:space="preserve">Attributes: </w:t>
      </w:r>
      <w:r>
        <w:rPr>
          <w:rFonts w:ascii="Bookman Old Style" w:hAnsi="Bookman Old Style"/>
          <w:sz w:val="24"/>
          <w:szCs w:val="24"/>
        </w:rPr>
        <w:t>none</w:t>
      </w:r>
    </w:p>
    <w:p w14:paraId="4533EEB7" w14:textId="52932551" w:rsidR="00F84C3B" w:rsidRDefault="00F84C3B" w:rsidP="00762278">
      <w:pPr>
        <w:pStyle w:val="Standard"/>
        <w:spacing w:after="80" w:line="23" w:lineRule="atLeast"/>
      </w:pPr>
      <w:r>
        <w:rPr>
          <w:rFonts w:ascii="Bookman Old Style" w:hAnsi="Bookman Old Style"/>
          <w:sz w:val="24"/>
          <w:szCs w:val="24"/>
          <w:u w:val="single"/>
        </w:rPr>
        <w:t>Example</w:t>
      </w:r>
      <w:r w:rsidR="00216403">
        <w:rPr>
          <w:rFonts w:ascii="Bookman Old Style" w:hAnsi="Bookman Old Style"/>
          <w:sz w:val="24"/>
          <w:szCs w:val="24"/>
          <w:u w:val="single"/>
        </w:rPr>
        <w:t>s</w:t>
      </w:r>
      <w:r>
        <w:rPr>
          <w:rFonts w:ascii="Bookman Old Style" w:hAnsi="Bookman Old Style"/>
          <w:sz w:val="24"/>
          <w:szCs w:val="24"/>
          <w:u w:val="single"/>
        </w:rPr>
        <w:t>:</w:t>
      </w:r>
    </w:p>
    <w:p w14:paraId="7459B3ED" w14:textId="04D1D782" w:rsidR="00F84C3B" w:rsidRDefault="00F84C3B" w:rsidP="00762278">
      <w:pPr>
        <w:pStyle w:val="Standard"/>
        <w:spacing w:after="80" w:line="23" w:lineRule="atLeast"/>
        <w:rPr>
          <w:rFonts w:asciiTheme="minorHAnsi" w:hAnsiTheme="minorHAnsi" w:cstheme="minorHAnsi"/>
          <w:sz w:val="24"/>
          <w:szCs w:val="24"/>
        </w:rPr>
      </w:pPr>
      <w:r w:rsidRPr="001931D1">
        <w:rPr>
          <w:rFonts w:ascii="Courier New" w:hAnsi="Courier New" w:cs="Courier New"/>
          <w:sz w:val="24"/>
          <w:szCs w:val="24"/>
        </w:rPr>
        <w:tab/>
      </w:r>
      <w:r w:rsidRPr="001931D1">
        <w:rPr>
          <w:rFonts w:asciiTheme="minorHAnsi" w:hAnsiTheme="minorHAnsi" w:cstheme="minorHAnsi"/>
          <w:sz w:val="24"/>
          <w:szCs w:val="24"/>
        </w:rPr>
        <w:t>&lt;</w:t>
      </w:r>
      <w:r w:rsidRPr="001931D1">
        <w:rPr>
          <w:rFonts w:asciiTheme="minorHAnsi" w:hAnsiTheme="minorHAnsi" w:cstheme="minorHAnsi"/>
          <w:color w:val="0070C0"/>
          <w:sz w:val="24"/>
          <w:szCs w:val="24"/>
        </w:rPr>
        <w:t>ref-label</w:t>
      </w:r>
      <w:r w:rsidR="001F0EB7">
        <w:rPr>
          <w:rFonts w:asciiTheme="minorHAnsi" w:hAnsiTheme="minorHAnsi" w:cstheme="minorHAnsi"/>
          <w:sz w:val="24"/>
          <w:szCs w:val="24"/>
        </w:rPr>
        <w:t>&gt;Keith_</w:t>
      </w:r>
      <w:r w:rsidR="001F0EB7" w:rsidRPr="001F0EB7">
        <w:rPr>
          <w:rFonts w:asciiTheme="minorHAnsi" w:hAnsiTheme="minorHAnsi" w:cstheme="minorHAnsi"/>
          <w:sz w:val="24"/>
          <w:szCs w:val="24"/>
        </w:rPr>
        <w:t>Foundations_2013</w:t>
      </w:r>
      <w:r w:rsidRPr="001931D1">
        <w:rPr>
          <w:rFonts w:asciiTheme="minorHAnsi" w:hAnsiTheme="minorHAnsi" w:cstheme="minorHAnsi"/>
          <w:sz w:val="24"/>
          <w:szCs w:val="24"/>
        </w:rPr>
        <w:t>&lt;/</w:t>
      </w:r>
      <w:r w:rsidRPr="001931D1">
        <w:rPr>
          <w:rFonts w:asciiTheme="minorHAnsi" w:hAnsiTheme="minorHAnsi" w:cstheme="minorHAnsi"/>
          <w:color w:val="0070C0"/>
          <w:sz w:val="24"/>
          <w:szCs w:val="24"/>
        </w:rPr>
        <w:t>ref-label</w:t>
      </w:r>
      <w:r w:rsidRPr="001931D1">
        <w:rPr>
          <w:rFonts w:asciiTheme="minorHAnsi" w:hAnsiTheme="minorHAnsi" w:cstheme="minorHAnsi"/>
          <w:sz w:val="24"/>
          <w:szCs w:val="24"/>
        </w:rPr>
        <w:t>&gt;</w:t>
      </w:r>
    </w:p>
    <w:p w14:paraId="720B6A4A" w14:textId="07F6074C" w:rsidR="00216403" w:rsidRPr="001931D1" w:rsidRDefault="00216403" w:rsidP="00216403">
      <w:pPr>
        <w:pStyle w:val="Standard"/>
        <w:spacing w:after="80" w:line="23" w:lineRule="atLeast"/>
        <w:ind w:firstLine="720"/>
        <w:rPr>
          <w:rFonts w:asciiTheme="minorHAnsi" w:hAnsiTheme="minorHAnsi" w:cstheme="minorHAnsi"/>
          <w:sz w:val="24"/>
          <w:szCs w:val="24"/>
        </w:rPr>
      </w:pPr>
      <w:r w:rsidRPr="00216403">
        <w:rPr>
          <w:rFonts w:asciiTheme="minorHAnsi" w:hAnsiTheme="minorHAnsi" w:cstheme="minorHAnsi"/>
          <w:sz w:val="24"/>
          <w:szCs w:val="24"/>
        </w:rPr>
        <w:t>&lt;</w:t>
      </w:r>
      <w:r w:rsidRPr="00216403">
        <w:rPr>
          <w:rFonts w:asciiTheme="minorHAnsi" w:hAnsiTheme="minorHAnsi" w:cstheme="minorHAnsi"/>
          <w:color w:val="0070C0"/>
          <w:sz w:val="24"/>
          <w:szCs w:val="24"/>
        </w:rPr>
        <w:t>ref-label</w:t>
      </w:r>
      <w:r w:rsidRPr="00216403">
        <w:rPr>
          <w:rFonts w:asciiTheme="minorHAnsi" w:hAnsiTheme="minorHAnsi" w:cstheme="minorHAnsi"/>
          <w:sz w:val="24"/>
          <w:szCs w:val="24"/>
        </w:rPr>
        <w:t>&gt;Murray_TidalFlats_2015&lt;/</w:t>
      </w:r>
      <w:r w:rsidRPr="00216403">
        <w:rPr>
          <w:rFonts w:asciiTheme="minorHAnsi" w:hAnsiTheme="minorHAnsi" w:cstheme="minorHAnsi"/>
          <w:color w:val="0070C0"/>
          <w:sz w:val="24"/>
          <w:szCs w:val="24"/>
        </w:rPr>
        <w:t>ref-label</w:t>
      </w:r>
      <w:r w:rsidRPr="00216403">
        <w:rPr>
          <w:rFonts w:asciiTheme="minorHAnsi" w:hAnsiTheme="minorHAnsi" w:cstheme="minorHAnsi"/>
          <w:sz w:val="24"/>
          <w:szCs w:val="24"/>
        </w:rPr>
        <w:t>&gt;</w:t>
      </w:r>
    </w:p>
    <w:p w14:paraId="628274BD" w14:textId="77777777" w:rsidR="00F84C3B" w:rsidRDefault="00F84C3B" w:rsidP="00362866">
      <w:pPr>
        <w:pStyle w:val="Standard"/>
        <w:spacing w:line="276" w:lineRule="auto"/>
        <w:rPr>
          <w:rFonts w:ascii="Bookman Old Style" w:hAnsi="Bookman Old Style"/>
          <w:sz w:val="24"/>
          <w:szCs w:val="24"/>
        </w:rPr>
      </w:pPr>
    </w:p>
    <w:p w14:paraId="078DD800" w14:textId="77777777" w:rsidR="000070DA" w:rsidRPr="000070DA" w:rsidRDefault="000070DA" w:rsidP="000070DA">
      <w:pPr>
        <w:pStyle w:val="Ttulo1"/>
        <w:numPr>
          <w:ilvl w:val="3"/>
          <w:numId w:val="29"/>
        </w:numPr>
        <w:rPr>
          <w:rStyle w:val="ListLabel1"/>
          <w:b/>
          <w:sz w:val="28"/>
        </w:rPr>
      </w:pPr>
      <w:bookmarkStart w:id="472" w:name="_Toc10659933"/>
      <w:bookmarkStart w:id="473" w:name="_Toc10989863"/>
      <w:r w:rsidRPr="000070DA">
        <w:rPr>
          <w:rStyle w:val="ListLabel1"/>
          <w:b/>
          <w:sz w:val="28"/>
        </w:rPr>
        <w:t>Node: Assessment date</w:t>
      </w:r>
      <w:bookmarkEnd w:id="472"/>
      <w:bookmarkEnd w:id="473"/>
    </w:p>
    <w:p w14:paraId="34013DA3" w14:textId="77777777" w:rsidR="00762278" w:rsidRDefault="000070DA"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Tag:</w:t>
      </w:r>
      <w:r>
        <w:rPr>
          <w:rFonts w:ascii="Bookman Old Style" w:hAnsi="Bookman Old Style"/>
          <w:sz w:val="24"/>
          <w:szCs w:val="24"/>
        </w:rPr>
        <w:t xml:space="preserve"> &lt;Assessment-date&gt;</w:t>
      </w:r>
    </w:p>
    <w:p w14:paraId="7BDA0C80" w14:textId="77777777" w:rsidR="00762278" w:rsidRDefault="000070DA"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Parent:</w:t>
      </w:r>
      <w:r>
        <w:rPr>
          <w:rFonts w:ascii="Bookman Old Style" w:hAnsi="Bookman Old Style"/>
          <w:sz w:val="24"/>
          <w:szCs w:val="24"/>
        </w:rPr>
        <w:t xml:space="preserve"> Assessment-Information</w:t>
      </w:r>
    </w:p>
    <w:p w14:paraId="3E1CE32B" w14:textId="77777777" w:rsidR="00762278" w:rsidRDefault="000070DA"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none</w:t>
      </w:r>
    </w:p>
    <w:p w14:paraId="771ED9F6" w14:textId="634A981E" w:rsidR="00762278" w:rsidRDefault="000070DA"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w:t>
      </w:r>
      <w:r w:rsidR="001F0EB7">
        <w:rPr>
          <w:rFonts w:ascii="Bookman Old Style" w:hAnsi="Bookman Old Style"/>
          <w:sz w:val="24"/>
          <w:szCs w:val="24"/>
        </w:rPr>
        <w:t xml:space="preserve">a </w:t>
      </w:r>
      <w:r>
        <w:rPr>
          <w:rFonts w:ascii="Bookman Old Style" w:hAnsi="Bookman Old Style"/>
          <w:sz w:val="24"/>
          <w:szCs w:val="24"/>
        </w:rPr>
        <w:t>reference date for which the assessment is valid.</w:t>
      </w:r>
      <w:r w:rsidR="00182195">
        <w:rPr>
          <w:rFonts w:ascii="Bookman Old Style" w:hAnsi="Bookman Old Style"/>
          <w:sz w:val="24"/>
          <w:szCs w:val="24"/>
        </w:rPr>
        <w:t xml:space="preserve"> It is not a publication date but an assessment date.</w:t>
      </w:r>
      <w:r>
        <w:rPr>
          <w:rFonts w:ascii="Bookman Old Style" w:hAnsi="Bookman Old Style"/>
          <w:sz w:val="24"/>
          <w:szCs w:val="24"/>
        </w:rPr>
        <w:t xml:space="preserve"> Typically the final date used for the “present” time-frame declared in subcriteria A1, C1 or D1 or in the data source from the methods. Date in YYYY-MM-DD format preferably, but if this information </w:t>
      </w:r>
      <w:r w:rsidR="001F0EB7">
        <w:rPr>
          <w:rFonts w:ascii="Bookman Old Style" w:hAnsi="Bookman Old Style"/>
          <w:sz w:val="24"/>
          <w:szCs w:val="24"/>
        </w:rPr>
        <w:t xml:space="preserve">is not provided use YYYY format. </w:t>
      </w:r>
    </w:p>
    <w:p w14:paraId="41CCA812" w14:textId="759CB0EB" w:rsidR="000070DA" w:rsidRDefault="000070DA" w:rsidP="00762278">
      <w:pPr>
        <w:pStyle w:val="Standard"/>
        <w:spacing w:after="80" w:line="23" w:lineRule="atLeast"/>
      </w:pPr>
      <w:r>
        <w:rPr>
          <w:rFonts w:ascii="Bookman Old Style" w:hAnsi="Bookman Old Style"/>
          <w:sz w:val="24"/>
          <w:szCs w:val="24"/>
          <w:u w:val="single"/>
        </w:rPr>
        <w:t xml:space="preserve">Attributes: </w:t>
      </w:r>
      <w:r>
        <w:rPr>
          <w:rFonts w:ascii="Bookman Old Style" w:hAnsi="Bookman Old Style"/>
          <w:sz w:val="24"/>
          <w:szCs w:val="24"/>
        </w:rPr>
        <w:t>none</w:t>
      </w:r>
    </w:p>
    <w:p w14:paraId="71D06F15" w14:textId="04CB320D" w:rsidR="001F0EB7" w:rsidRPr="001F0EB7" w:rsidRDefault="000070DA" w:rsidP="00762278">
      <w:pPr>
        <w:pStyle w:val="Standard"/>
        <w:spacing w:after="80" w:line="23" w:lineRule="atLeast"/>
        <w:rPr>
          <w:rFonts w:ascii="Bookman Old Style" w:hAnsi="Bookman Old Style"/>
          <w:sz w:val="24"/>
          <w:szCs w:val="24"/>
          <w:u w:val="single"/>
        </w:rPr>
      </w:pPr>
      <w:r>
        <w:rPr>
          <w:rFonts w:ascii="Bookman Old Style" w:hAnsi="Bookman Old Style"/>
          <w:sz w:val="24"/>
          <w:szCs w:val="24"/>
          <w:u w:val="single"/>
        </w:rPr>
        <w:t>Example:</w:t>
      </w:r>
    </w:p>
    <w:p w14:paraId="5547612E" w14:textId="0BD710FA" w:rsidR="000070DA" w:rsidRPr="001931D1" w:rsidRDefault="001931D1" w:rsidP="00762278">
      <w:pPr>
        <w:pStyle w:val="Standard"/>
        <w:spacing w:after="80" w:line="23" w:lineRule="atLeast"/>
        <w:rPr>
          <w:rFonts w:asciiTheme="minorHAnsi" w:hAnsiTheme="minorHAnsi" w:cstheme="minorHAnsi"/>
          <w:sz w:val="24"/>
          <w:szCs w:val="24"/>
        </w:rPr>
      </w:pPr>
      <w:r w:rsidRPr="001931D1">
        <w:rPr>
          <w:rFonts w:asciiTheme="minorHAnsi" w:hAnsiTheme="minorHAnsi" w:cstheme="minorHAnsi"/>
          <w:sz w:val="24"/>
          <w:szCs w:val="24"/>
        </w:rPr>
        <w:tab/>
      </w:r>
      <w:r w:rsidR="000070DA" w:rsidRPr="001931D1">
        <w:rPr>
          <w:rFonts w:asciiTheme="minorHAnsi" w:hAnsiTheme="minorHAnsi" w:cstheme="minorHAnsi"/>
          <w:sz w:val="24"/>
          <w:szCs w:val="24"/>
        </w:rPr>
        <w:t>&lt;</w:t>
      </w:r>
      <w:r w:rsidR="000070DA" w:rsidRPr="001931D1">
        <w:rPr>
          <w:rFonts w:asciiTheme="minorHAnsi" w:hAnsiTheme="minorHAnsi" w:cstheme="minorHAnsi"/>
          <w:color w:val="0070C0"/>
          <w:sz w:val="24"/>
          <w:szCs w:val="24"/>
        </w:rPr>
        <w:t>Assessment-date</w:t>
      </w:r>
      <w:r w:rsidR="000070DA" w:rsidRPr="001931D1">
        <w:rPr>
          <w:rFonts w:asciiTheme="minorHAnsi" w:hAnsiTheme="minorHAnsi" w:cstheme="minorHAnsi"/>
          <w:sz w:val="24"/>
          <w:szCs w:val="24"/>
        </w:rPr>
        <w:t>&gt;2010-08-24&lt;/</w:t>
      </w:r>
      <w:r w:rsidR="000070DA" w:rsidRPr="001931D1">
        <w:rPr>
          <w:rFonts w:asciiTheme="minorHAnsi" w:hAnsiTheme="minorHAnsi" w:cstheme="minorHAnsi"/>
          <w:color w:val="0070C0"/>
          <w:sz w:val="24"/>
          <w:szCs w:val="24"/>
        </w:rPr>
        <w:t>Assessment-date</w:t>
      </w:r>
      <w:r w:rsidR="000070DA" w:rsidRPr="001931D1">
        <w:rPr>
          <w:rFonts w:asciiTheme="minorHAnsi" w:hAnsiTheme="minorHAnsi" w:cstheme="minorHAnsi"/>
          <w:sz w:val="24"/>
          <w:szCs w:val="24"/>
        </w:rPr>
        <w:t>&gt;</w:t>
      </w:r>
    </w:p>
    <w:p w14:paraId="214B0D5C" w14:textId="3D47245F" w:rsidR="000070DA" w:rsidRDefault="001F0EB7" w:rsidP="001F0EB7">
      <w:pPr>
        <w:spacing w:line="22" w:lineRule="atLeast"/>
        <w:ind w:firstLine="720"/>
        <w:rPr>
          <w:rFonts w:asciiTheme="minorHAnsi" w:hAnsiTheme="minorHAnsi" w:cstheme="minorHAnsi"/>
          <w:sz w:val="24"/>
          <w:szCs w:val="24"/>
        </w:rPr>
      </w:pPr>
      <w:r w:rsidRPr="001931D1">
        <w:rPr>
          <w:rFonts w:asciiTheme="minorHAnsi" w:hAnsiTheme="minorHAnsi" w:cstheme="minorHAnsi"/>
          <w:sz w:val="24"/>
          <w:szCs w:val="24"/>
        </w:rPr>
        <w:t>&lt;</w:t>
      </w:r>
      <w:r w:rsidRPr="001931D1">
        <w:rPr>
          <w:rFonts w:asciiTheme="minorHAnsi" w:hAnsiTheme="minorHAnsi" w:cstheme="minorHAnsi"/>
          <w:color w:val="0070C0"/>
          <w:sz w:val="24"/>
          <w:szCs w:val="24"/>
        </w:rPr>
        <w:t>Assessment-date</w:t>
      </w:r>
      <w:r>
        <w:rPr>
          <w:rFonts w:asciiTheme="minorHAnsi" w:hAnsiTheme="minorHAnsi" w:cstheme="minorHAnsi"/>
          <w:sz w:val="24"/>
          <w:szCs w:val="24"/>
        </w:rPr>
        <w:t>&gt;2010</w:t>
      </w:r>
      <w:r w:rsidRPr="001931D1">
        <w:rPr>
          <w:rFonts w:asciiTheme="minorHAnsi" w:hAnsiTheme="minorHAnsi" w:cstheme="minorHAnsi"/>
          <w:sz w:val="24"/>
          <w:szCs w:val="24"/>
        </w:rPr>
        <w:t>&lt;/</w:t>
      </w:r>
      <w:r w:rsidRPr="001931D1">
        <w:rPr>
          <w:rFonts w:asciiTheme="minorHAnsi" w:hAnsiTheme="minorHAnsi" w:cstheme="minorHAnsi"/>
          <w:color w:val="0070C0"/>
          <w:sz w:val="24"/>
          <w:szCs w:val="24"/>
        </w:rPr>
        <w:t>Assessment-date</w:t>
      </w:r>
      <w:r w:rsidRPr="001931D1">
        <w:rPr>
          <w:rFonts w:asciiTheme="minorHAnsi" w:hAnsiTheme="minorHAnsi" w:cstheme="minorHAnsi"/>
          <w:sz w:val="24"/>
          <w:szCs w:val="24"/>
        </w:rPr>
        <w:t>&gt;</w:t>
      </w:r>
    </w:p>
    <w:p w14:paraId="6D4B17D7" w14:textId="77777777" w:rsidR="001F0EB7" w:rsidRDefault="001F0EB7" w:rsidP="001F0EB7">
      <w:pPr>
        <w:spacing w:line="22" w:lineRule="atLeast"/>
        <w:ind w:firstLine="720"/>
      </w:pPr>
    </w:p>
    <w:p w14:paraId="2B76C48B" w14:textId="5B3F3434" w:rsidR="001D3F73" w:rsidRPr="00F84C3B" w:rsidRDefault="00FC6AF8" w:rsidP="00F84C3B">
      <w:pPr>
        <w:pStyle w:val="Ttulo1"/>
        <w:numPr>
          <w:ilvl w:val="3"/>
          <w:numId w:val="29"/>
        </w:numPr>
        <w:rPr>
          <w:rStyle w:val="ListLabel1"/>
          <w:b/>
          <w:sz w:val="28"/>
        </w:rPr>
      </w:pPr>
      <w:bookmarkStart w:id="474" w:name="_Toc528812642"/>
      <w:bookmarkStart w:id="475" w:name="_Toc10659934"/>
      <w:bookmarkStart w:id="476" w:name="_Toc10989864"/>
      <w:bookmarkEnd w:id="474"/>
      <w:r w:rsidRPr="00F84C3B">
        <w:rPr>
          <w:rStyle w:val="ListLabel1"/>
          <w:b/>
          <w:sz w:val="28"/>
        </w:rPr>
        <w:lastRenderedPageBreak/>
        <w:t xml:space="preserve">Node: Assessment </w:t>
      </w:r>
      <w:r w:rsidR="00F84C3B" w:rsidRPr="00F84C3B">
        <w:rPr>
          <w:rStyle w:val="ListLabel1"/>
          <w:b/>
          <w:sz w:val="28"/>
        </w:rPr>
        <w:t>authors</w:t>
      </w:r>
      <w:bookmarkEnd w:id="475"/>
      <w:bookmarkEnd w:id="476"/>
    </w:p>
    <w:p w14:paraId="3B96E9DC" w14:textId="77777777" w:rsidR="00762278" w:rsidRDefault="00FC6AF8"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Tag:</w:t>
      </w:r>
      <w:r w:rsidR="00F77BC4">
        <w:rPr>
          <w:rFonts w:ascii="Bookman Old Style" w:hAnsi="Bookman Old Style"/>
          <w:sz w:val="24"/>
          <w:szCs w:val="24"/>
        </w:rPr>
        <w:t xml:space="preserve"> &lt;Assessment-</w:t>
      </w:r>
      <w:r w:rsidR="00F84C3B">
        <w:rPr>
          <w:rFonts w:ascii="Bookman Old Style" w:hAnsi="Bookman Old Style"/>
          <w:sz w:val="24"/>
          <w:szCs w:val="24"/>
        </w:rPr>
        <w:t>authors</w:t>
      </w:r>
      <w:r w:rsidR="00F77BC4">
        <w:rPr>
          <w:rFonts w:ascii="Bookman Old Style" w:hAnsi="Bookman Old Style"/>
          <w:sz w:val="24"/>
          <w:szCs w:val="24"/>
        </w:rPr>
        <w:t>&gt;</w:t>
      </w:r>
    </w:p>
    <w:p w14:paraId="13D13F30" w14:textId="77777777" w:rsidR="00762278" w:rsidRDefault="00FC6AF8"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Parent</w:t>
      </w:r>
      <w:r>
        <w:rPr>
          <w:rFonts w:ascii="Bookman Old Style" w:hAnsi="Bookman Old Style"/>
          <w:sz w:val="24"/>
          <w:szCs w:val="24"/>
        </w:rPr>
        <w:t>: Assessment-Information</w:t>
      </w:r>
    </w:p>
    <w:p w14:paraId="224A30D6" w14:textId="77777777" w:rsidR="00762278" w:rsidRDefault="00FC6AF8" w:rsidP="00762278">
      <w:pPr>
        <w:pStyle w:val="Standard"/>
        <w:spacing w:after="80" w:line="23" w:lineRule="atLeast"/>
        <w:rPr>
          <w:rFonts w:ascii="Bookman Old Style" w:hAnsi="Bookman Old Style"/>
          <w:sz w:val="24"/>
          <w:szCs w:val="24"/>
        </w:rPr>
      </w:pPr>
      <w:r>
        <w:rPr>
          <w:rFonts w:ascii="Bookman Old Style" w:hAnsi="Bookman Old Style"/>
          <w:sz w:val="24"/>
          <w:szCs w:val="24"/>
          <w:u w:val="single"/>
        </w:rPr>
        <w:t>Children</w:t>
      </w:r>
      <w:r w:rsidR="00F84C3B">
        <w:rPr>
          <w:rFonts w:ascii="Bookman Old Style" w:hAnsi="Bookman Old Style"/>
          <w:sz w:val="24"/>
          <w:szCs w:val="24"/>
        </w:rPr>
        <w:t xml:space="preserve">: </w:t>
      </w:r>
      <w:r>
        <w:rPr>
          <w:rFonts w:ascii="Bookman Old Style" w:hAnsi="Bookman Old Style"/>
          <w:sz w:val="24"/>
          <w:szCs w:val="24"/>
        </w:rPr>
        <w:t>Author</w:t>
      </w:r>
    </w:p>
    <w:p w14:paraId="7CB421BC" w14:textId="23EE8116" w:rsidR="001D3F73" w:rsidRDefault="00FC6AF8" w:rsidP="00762278">
      <w:pPr>
        <w:pStyle w:val="Standard"/>
        <w:spacing w:after="80" w:line="23" w:lineRule="atLeast"/>
      </w:pPr>
      <w:r>
        <w:rPr>
          <w:rFonts w:ascii="Bookman Old Style" w:hAnsi="Bookman Old Style"/>
          <w:sz w:val="24"/>
          <w:szCs w:val="24"/>
          <w:u w:val="single"/>
        </w:rPr>
        <w:t>Content:</w:t>
      </w:r>
      <w:r>
        <w:rPr>
          <w:rFonts w:ascii="Bookman Old Style" w:hAnsi="Bookman Old Style"/>
          <w:sz w:val="24"/>
          <w:szCs w:val="24"/>
        </w:rPr>
        <w:t xml:space="preserve"> Element containing </w:t>
      </w:r>
      <w:r w:rsidR="001F0EB7">
        <w:rPr>
          <w:rFonts w:ascii="Bookman Old Style" w:hAnsi="Bookman Old Style"/>
          <w:sz w:val="24"/>
          <w:szCs w:val="24"/>
        </w:rPr>
        <w:t xml:space="preserve">a </w:t>
      </w:r>
      <w:r>
        <w:rPr>
          <w:rFonts w:ascii="Bookman Old Style" w:hAnsi="Bookman Old Style"/>
          <w:sz w:val="24"/>
          <w:szCs w:val="24"/>
        </w:rPr>
        <w:t xml:space="preserve">list of </w:t>
      </w:r>
      <w:r w:rsidR="00F84C3B">
        <w:rPr>
          <w:rFonts w:ascii="Bookman Old Style" w:hAnsi="Bookman Old Style"/>
          <w:sz w:val="24"/>
          <w:szCs w:val="24"/>
        </w:rPr>
        <w:t>the authors of the case study</w:t>
      </w:r>
      <w:r>
        <w:rPr>
          <w:rFonts w:ascii="Bookman Old Style" w:hAnsi="Bookman Old Style"/>
          <w:sz w:val="24"/>
          <w:szCs w:val="24"/>
        </w:rPr>
        <w:t xml:space="preserve">. Each </w:t>
      </w:r>
      <w:r w:rsidR="001F0EB7">
        <w:rPr>
          <w:rFonts w:ascii="Bookman Old Style" w:hAnsi="Bookman Old Style"/>
          <w:sz w:val="24"/>
          <w:szCs w:val="24"/>
        </w:rPr>
        <w:t>node should refer to one person</w:t>
      </w:r>
      <w:r w:rsidR="002E1A7C">
        <w:rPr>
          <w:rFonts w:ascii="Bookman Old Style" w:hAnsi="Bookman Old Style"/>
          <w:sz w:val="24"/>
          <w:szCs w:val="24"/>
        </w:rPr>
        <w:t>.</w:t>
      </w:r>
      <w:ins w:id="477" w:author="Michelle Castellanos" w:date="2019-09-01T15:57:00Z">
        <w:r w:rsidR="00362866">
          <w:rPr>
            <w:rFonts w:ascii="Bookman Old Style" w:hAnsi="Bookman Old Style"/>
            <w:sz w:val="24"/>
            <w:szCs w:val="24"/>
          </w:rPr>
          <w:t xml:space="preserve"> </w:t>
        </w:r>
      </w:ins>
      <w:ins w:id="478" w:author="Michelle Castellanos" w:date="2019-09-01T16:01:00Z">
        <w:r w:rsidR="00BE7F87" w:rsidRPr="00BE7F87">
          <w:rPr>
            <w:rFonts w:ascii="Bookman Old Style" w:hAnsi="Bookman Old Style"/>
            <w:sz w:val="24"/>
            <w:szCs w:val="24"/>
          </w:rPr>
          <w:t>In the</w:t>
        </w:r>
        <w:r w:rsidR="00BE7F87">
          <w:rPr>
            <w:rFonts w:ascii="Bookman Old Style" w:hAnsi="Bookman Old Style"/>
            <w:sz w:val="24"/>
            <w:szCs w:val="24"/>
          </w:rPr>
          <w:t xml:space="preserve"> case of a systematic assessment</w:t>
        </w:r>
        <w:r w:rsidR="00BE7F87" w:rsidRPr="00BE7F87">
          <w:rPr>
            <w:rFonts w:ascii="Bookman Old Style" w:hAnsi="Bookman Old Style"/>
            <w:sz w:val="24"/>
            <w:szCs w:val="24"/>
          </w:rPr>
          <w:t>, this list may not be the same as the list of authors of the reference because the reference may contain authors who worked in another case study or in the drafting of the reference and not in the evaluation itself.</w:t>
        </w:r>
      </w:ins>
      <w:ins w:id="479" w:author="Michelle Castellanos" w:date="2019-09-01T16:02:00Z">
        <w:r w:rsidR="00BE7F87">
          <w:rPr>
            <w:rFonts w:ascii="Bookman Old Style" w:hAnsi="Bookman Old Style"/>
            <w:sz w:val="24"/>
            <w:szCs w:val="24"/>
          </w:rPr>
          <w:t xml:space="preserve"> Consequently, the list of authors could be different for all the &lt;Case-Study&gt; included in one &lt;Case-Studies&gt;.</w:t>
        </w:r>
      </w:ins>
    </w:p>
    <w:p w14:paraId="257F315E" w14:textId="77777777" w:rsidR="001D3F73" w:rsidRDefault="00FC6AF8" w:rsidP="00762278">
      <w:pPr>
        <w:pStyle w:val="Standard"/>
        <w:spacing w:after="80" w:line="23" w:lineRule="atLeast"/>
        <w:jc w:val="both"/>
      </w:pPr>
      <w:r>
        <w:rPr>
          <w:rFonts w:ascii="Bookman Old Style" w:hAnsi="Bookman Old Style"/>
          <w:sz w:val="24"/>
          <w:szCs w:val="24"/>
          <w:u w:val="single"/>
        </w:rPr>
        <w:t xml:space="preserve">Attributes: </w:t>
      </w:r>
      <w:r>
        <w:rPr>
          <w:rFonts w:ascii="Bookman Old Style" w:hAnsi="Bookman Old Style"/>
          <w:sz w:val="24"/>
          <w:szCs w:val="24"/>
        </w:rPr>
        <w:t>none</w:t>
      </w:r>
    </w:p>
    <w:p w14:paraId="1B95B798" w14:textId="77777777" w:rsidR="001D3F73" w:rsidRDefault="00FC6AF8" w:rsidP="00762278">
      <w:pPr>
        <w:pStyle w:val="Standard"/>
        <w:spacing w:after="80" w:line="23" w:lineRule="atLeast"/>
      </w:pPr>
      <w:r>
        <w:rPr>
          <w:rFonts w:ascii="Bookman Old Style" w:hAnsi="Bookman Old Style"/>
          <w:sz w:val="24"/>
          <w:szCs w:val="24"/>
          <w:u w:val="single"/>
        </w:rPr>
        <w:t>Example:</w:t>
      </w:r>
    </w:p>
    <w:p w14:paraId="59B110E4" w14:textId="27092C8E" w:rsidR="001D3F73" w:rsidRPr="003C4F53" w:rsidRDefault="003C4F53" w:rsidP="00762278">
      <w:pPr>
        <w:pStyle w:val="Standard"/>
        <w:spacing w:after="80" w:line="23" w:lineRule="atLeast"/>
        <w:rPr>
          <w:sz w:val="24"/>
          <w:szCs w:val="24"/>
        </w:rPr>
      </w:pPr>
      <w:r>
        <w:rPr>
          <w:rFonts w:ascii="Bookman Old Style" w:hAnsi="Bookman Old Style"/>
          <w:sz w:val="24"/>
          <w:szCs w:val="24"/>
        </w:rPr>
        <w:tab/>
      </w:r>
      <w:r w:rsidR="00FC6AF8" w:rsidRPr="003C4F53">
        <w:rPr>
          <w:sz w:val="24"/>
          <w:szCs w:val="24"/>
        </w:rPr>
        <w:t>&lt;</w:t>
      </w:r>
      <w:r w:rsidR="00FC6AF8" w:rsidRPr="003C4F53">
        <w:rPr>
          <w:color w:val="0070C0"/>
          <w:sz w:val="24"/>
          <w:szCs w:val="24"/>
        </w:rPr>
        <w:t>Assessment-</w:t>
      </w:r>
      <w:r w:rsidR="00F84C3B" w:rsidRPr="003C4F53">
        <w:rPr>
          <w:color w:val="0070C0"/>
          <w:sz w:val="24"/>
          <w:szCs w:val="24"/>
        </w:rPr>
        <w:t>authors</w:t>
      </w:r>
      <w:r w:rsidR="00FC6AF8" w:rsidRPr="003C4F53">
        <w:rPr>
          <w:sz w:val="24"/>
          <w:szCs w:val="24"/>
        </w:rPr>
        <w:t>&gt;</w:t>
      </w:r>
    </w:p>
    <w:p w14:paraId="5D80D1AE" w14:textId="453DE4A3" w:rsidR="001D3F73" w:rsidRPr="003B3A3B" w:rsidRDefault="00F84C3B" w:rsidP="00762278">
      <w:pPr>
        <w:pStyle w:val="Standard"/>
        <w:spacing w:after="80" w:line="23" w:lineRule="atLeast"/>
        <w:rPr>
          <w:sz w:val="24"/>
          <w:szCs w:val="24"/>
        </w:rPr>
      </w:pPr>
      <w:r w:rsidRPr="003C4F53">
        <w:rPr>
          <w:sz w:val="24"/>
          <w:szCs w:val="24"/>
        </w:rPr>
        <w:tab/>
      </w:r>
      <w:r w:rsidR="002E1A7C">
        <w:rPr>
          <w:sz w:val="24"/>
          <w:szCs w:val="24"/>
        </w:rPr>
        <w:tab/>
      </w:r>
      <w:r w:rsidR="00FC6AF8" w:rsidRPr="003B3A3B">
        <w:rPr>
          <w:sz w:val="24"/>
          <w:szCs w:val="24"/>
        </w:rPr>
        <w:t>&lt;Author&gt;Rodriguez, JP&lt;/Author&gt;</w:t>
      </w:r>
    </w:p>
    <w:p w14:paraId="31F8E5F7" w14:textId="678EE89B" w:rsidR="001D3F73" w:rsidRPr="003C4F53" w:rsidRDefault="00FC6AF8" w:rsidP="00762278">
      <w:pPr>
        <w:pStyle w:val="Standard"/>
        <w:spacing w:after="80" w:line="23" w:lineRule="atLeast"/>
        <w:rPr>
          <w:sz w:val="24"/>
          <w:szCs w:val="24"/>
          <w:lang w:val="pt-BR"/>
        </w:rPr>
      </w:pPr>
      <w:r w:rsidRPr="003B3A3B">
        <w:rPr>
          <w:sz w:val="24"/>
          <w:szCs w:val="24"/>
        </w:rPr>
        <w:tab/>
      </w:r>
      <w:r w:rsidRPr="003B3A3B">
        <w:rPr>
          <w:sz w:val="24"/>
          <w:szCs w:val="24"/>
        </w:rPr>
        <w:tab/>
      </w:r>
      <w:r w:rsidRPr="003C4F53">
        <w:rPr>
          <w:sz w:val="24"/>
          <w:szCs w:val="24"/>
          <w:lang w:val="pt-BR"/>
        </w:rPr>
        <w:t>&lt;Author&gt;Zambrano-Martínez, S&lt;/Author&gt;</w:t>
      </w:r>
      <w:r w:rsidRPr="003C4F53">
        <w:rPr>
          <w:sz w:val="24"/>
          <w:szCs w:val="24"/>
          <w:lang w:val="pt-BR"/>
        </w:rPr>
        <w:tab/>
      </w:r>
      <w:r w:rsidRPr="003C4F53">
        <w:rPr>
          <w:sz w:val="24"/>
          <w:szCs w:val="24"/>
          <w:lang w:val="pt-BR"/>
        </w:rPr>
        <w:tab/>
      </w:r>
      <w:r w:rsidRPr="003C4F53">
        <w:rPr>
          <w:sz w:val="24"/>
          <w:szCs w:val="24"/>
          <w:lang w:val="pt-BR"/>
        </w:rPr>
        <w:tab/>
      </w:r>
    </w:p>
    <w:p w14:paraId="39A21EB2" w14:textId="14159616" w:rsidR="001D3F73" w:rsidRPr="003C4F53" w:rsidRDefault="00FC6AF8" w:rsidP="00762278">
      <w:pPr>
        <w:pStyle w:val="Standard"/>
        <w:spacing w:after="80" w:line="23" w:lineRule="atLeast"/>
        <w:rPr>
          <w:sz w:val="24"/>
          <w:szCs w:val="24"/>
        </w:rPr>
      </w:pPr>
      <w:r w:rsidRPr="003C4F53">
        <w:rPr>
          <w:sz w:val="24"/>
          <w:szCs w:val="24"/>
          <w:lang w:val="pt-BR"/>
        </w:rPr>
        <w:tab/>
      </w:r>
      <w:r w:rsidRPr="003C4F53">
        <w:rPr>
          <w:sz w:val="24"/>
          <w:szCs w:val="24"/>
        </w:rPr>
        <w:t>&lt;/</w:t>
      </w:r>
      <w:r w:rsidRPr="003C4F53">
        <w:rPr>
          <w:color w:val="0070C0"/>
          <w:sz w:val="24"/>
          <w:szCs w:val="24"/>
        </w:rPr>
        <w:t>Assessment-</w:t>
      </w:r>
      <w:r w:rsidR="00F84C3B" w:rsidRPr="003C4F53">
        <w:rPr>
          <w:color w:val="0070C0"/>
          <w:sz w:val="24"/>
          <w:szCs w:val="24"/>
        </w:rPr>
        <w:t>authors</w:t>
      </w:r>
      <w:r w:rsidRPr="003C4F53">
        <w:rPr>
          <w:sz w:val="24"/>
          <w:szCs w:val="24"/>
        </w:rPr>
        <w:t>&gt;</w:t>
      </w:r>
    </w:p>
    <w:p w14:paraId="68EB84C3" w14:textId="24778668" w:rsidR="001D3F73" w:rsidRDefault="00FC6AF8">
      <w:pPr>
        <w:pStyle w:val="Standard"/>
        <w:spacing w:after="0" w:line="240" w:lineRule="auto"/>
      </w:pPr>
      <w:bookmarkStart w:id="480" w:name="_Toc528812643"/>
      <w:bookmarkEnd w:id="480"/>
      <w:r>
        <w:rPr>
          <w:rFonts w:ascii="Courier New" w:hAnsi="Courier New" w:cs="Courier New"/>
        </w:rPr>
        <w:tab/>
      </w:r>
      <w:r>
        <w:rPr>
          <w:rFonts w:ascii="Courier New" w:hAnsi="Courier New" w:cs="Courier New"/>
        </w:rPr>
        <w:tab/>
      </w:r>
    </w:p>
    <w:p w14:paraId="2E5118E3" w14:textId="52EA9807" w:rsidR="001D3F73" w:rsidRPr="00F84C3B" w:rsidRDefault="00FC6AF8" w:rsidP="00F84C3B">
      <w:pPr>
        <w:pStyle w:val="Ttulo1"/>
        <w:numPr>
          <w:ilvl w:val="4"/>
          <w:numId w:val="29"/>
        </w:numPr>
        <w:rPr>
          <w:rStyle w:val="ListLabel1"/>
          <w:b/>
          <w:sz w:val="28"/>
        </w:rPr>
      </w:pPr>
      <w:bookmarkStart w:id="481" w:name="_Toc528812644"/>
      <w:bookmarkStart w:id="482" w:name="_Toc10659935"/>
      <w:bookmarkStart w:id="483" w:name="_Toc10989865"/>
      <w:bookmarkEnd w:id="481"/>
      <w:r w:rsidRPr="00F84C3B">
        <w:rPr>
          <w:rStyle w:val="ListLabel1"/>
          <w:b/>
          <w:sz w:val="28"/>
        </w:rPr>
        <w:t>Node: Author</w:t>
      </w:r>
      <w:bookmarkEnd w:id="482"/>
      <w:bookmarkEnd w:id="483"/>
    </w:p>
    <w:p w14:paraId="704A57DD" w14:textId="77777777" w:rsidR="00762278" w:rsidRDefault="00FC6AF8"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Tag:</w:t>
      </w:r>
      <w:r w:rsidR="00F77BC4">
        <w:rPr>
          <w:rFonts w:ascii="Bookman Old Style" w:hAnsi="Bookman Old Style"/>
          <w:sz w:val="24"/>
          <w:szCs w:val="24"/>
        </w:rPr>
        <w:t xml:space="preserve"> &lt;Author&gt;</w:t>
      </w:r>
    </w:p>
    <w:p w14:paraId="6454246E" w14:textId="77777777" w:rsidR="00762278" w:rsidRDefault="00FC6AF8"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Parent:</w:t>
      </w:r>
      <w:r>
        <w:rPr>
          <w:rFonts w:ascii="Bookman Old Style" w:hAnsi="Bookman Old Style"/>
          <w:sz w:val="24"/>
          <w:szCs w:val="24"/>
        </w:rPr>
        <w:t xml:space="preserve"> Assessment-</w:t>
      </w:r>
      <w:r w:rsidR="00F84C3B">
        <w:rPr>
          <w:rFonts w:ascii="Bookman Old Style" w:hAnsi="Bookman Old Style"/>
          <w:sz w:val="24"/>
          <w:szCs w:val="24"/>
        </w:rPr>
        <w:t>authors</w:t>
      </w:r>
    </w:p>
    <w:p w14:paraId="5FF6D5D1" w14:textId="77777777" w:rsidR="00762278" w:rsidRDefault="00FC6AF8" w:rsidP="00762278">
      <w:pPr>
        <w:pStyle w:val="Standard"/>
        <w:spacing w:after="80" w:line="276" w:lineRule="auto"/>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none</w:t>
      </w:r>
    </w:p>
    <w:p w14:paraId="6CCFA5CC" w14:textId="69D3231E" w:rsidR="002E1A7C" w:rsidRDefault="00FC6AF8" w:rsidP="002E1A7C">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name of one author. Authors usually perform and write the final assessment.</w:t>
      </w:r>
      <w:r w:rsidR="002E1A7C">
        <w:rPr>
          <w:rFonts w:ascii="Bookman Old Style" w:hAnsi="Bookman Old Style"/>
          <w:sz w:val="24"/>
          <w:szCs w:val="24"/>
        </w:rPr>
        <w:t xml:space="preserve"> In some cases, the assessment authors might differ from the Reference-authors.</w:t>
      </w:r>
      <w:r>
        <w:rPr>
          <w:rFonts w:ascii="Bookman Old Style" w:hAnsi="Bookman Old Style"/>
          <w:sz w:val="24"/>
          <w:szCs w:val="24"/>
        </w:rPr>
        <w:t xml:space="preserve"> Preferred format: “Last Name, First</w:t>
      </w:r>
      <w:r w:rsidR="002E1A7C">
        <w:rPr>
          <w:rFonts w:ascii="Bookman Old Style" w:hAnsi="Bookman Old Style"/>
          <w:sz w:val="24"/>
          <w:szCs w:val="24"/>
        </w:rPr>
        <w:t xml:space="preserve"> Name” or “Last Name, Initials” (in the latter case, do not separate or follow the initials with “.”). </w:t>
      </w:r>
    </w:p>
    <w:p w14:paraId="55D46E45" w14:textId="751864F6" w:rsidR="001D3F73" w:rsidRDefault="00FC6AF8" w:rsidP="002E1A7C">
      <w:pPr>
        <w:pStyle w:val="Standard"/>
        <w:spacing w:after="80" w:line="23" w:lineRule="atLeast"/>
      </w:pPr>
      <w:r>
        <w:rPr>
          <w:rFonts w:ascii="Bookman Old Style" w:hAnsi="Bookman Old Style"/>
          <w:sz w:val="24"/>
          <w:szCs w:val="24"/>
          <w:u w:val="single"/>
        </w:rPr>
        <w:t xml:space="preserve">Attributes: </w:t>
      </w:r>
      <w:r>
        <w:rPr>
          <w:rFonts w:ascii="Bookman Old Style" w:hAnsi="Bookman Old Style"/>
          <w:sz w:val="24"/>
          <w:szCs w:val="24"/>
        </w:rPr>
        <w:t>none</w:t>
      </w:r>
    </w:p>
    <w:p w14:paraId="5197336B" w14:textId="77777777" w:rsidR="001D3F73" w:rsidRDefault="00FC6AF8" w:rsidP="00762278">
      <w:pPr>
        <w:pStyle w:val="Standard"/>
        <w:spacing w:after="80" w:line="276" w:lineRule="auto"/>
        <w:rPr>
          <w:rFonts w:ascii="Bookman Old Style" w:hAnsi="Bookman Old Style"/>
          <w:sz w:val="24"/>
          <w:szCs w:val="24"/>
          <w:u w:val="single"/>
        </w:rPr>
      </w:pPr>
      <w:r>
        <w:rPr>
          <w:rFonts w:ascii="Bookman Old Style" w:hAnsi="Bookman Old Style"/>
          <w:sz w:val="24"/>
          <w:szCs w:val="24"/>
          <w:u w:val="single"/>
        </w:rPr>
        <w:t>Example:</w:t>
      </w:r>
    </w:p>
    <w:p w14:paraId="2C237AD5" w14:textId="4268E358" w:rsidR="002E1A7C" w:rsidRPr="002E1A7C" w:rsidRDefault="002E1A7C" w:rsidP="00762278">
      <w:pPr>
        <w:pStyle w:val="Standard"/>
        <w:spacing w:after="80" w:line="276" w:lineRule="auto"/>
      </w:pPr>
      <w:r>
        <w:rPr>
          <w:rFonts w:ascii="Bookman Old Style" w:hAnsi="Bookman Old Style"/>
          <w:sz w:val="24"/>
          <w:szCs w:val="24"/>
        </w:rPr>
        <w:t>When the First Name of the authors is available:</w:t>
      </w:r>
    </w:p>
    <w:p w14:paraId="309C6E5B" w14:textId="4B31F3B6" w:rsidR="002E1A7C" w:rsidRDefault="003C4F53" w:rsidP="00762278">
      <w:pPr>
        <w:pStyle w:val="Standard"/>
        <w:spacing w:after="80" w:line="276" w:lineRule="auto"/>
        <w:rPr>
          <w:rFonts w:asciiTheme="minorHAnsi" w:hAnsiTheme="minorHAnsi" w:cstheme="minorHAnsi"/>
          <w:sz w:val="24"/>
          <w:szCs w:val="24"/>
        </w:rPr>
      </w:pPr>
      <w:r>
        <w:rPr>
          <w:rFonts w:asciiTheme="minorHAnsi" w:hAnsiTheme="minorHAnsi" w:cstheme="minorHAnsi"/>
          <w:sz w:val="24"/>
          <w:szCs w:val="24"/>
        </w:rPr>
        <w:tab/>
      </w:r>
      <w:r w:rsidR="00FC6AF8" w:rsidRPr="003C4F53">
        <w:rPr>
          <w:rFonts w:asciiTheme="minorHAnsi" w:hAnsiTheme="minorHAnsi" w:cstheme="minorHAnsi"/>
          <w:sz w:val="24"/>
          <w:szCs w:val="24"/>
        </w:rPr>
        <w:t>&lt;</w:t>
      </w:r>
      <w:r w:rsidR="00FC6AF8" w:rsidRPr="003C4F53">
        <w:rPr>
          <w:rFonts w:asciiTheme="minorHAnsi" w:hAnsiTheme="minorHAnsi" w:cstheme="minorHAnsi"/>
          <w:color w:val="0070C0"/>
          <w:sz w:val="24"/>
          <w:szCs w:val="24"/>
        </w:rPr>
        <w:t>Author</w:t>
      </w:r>
      <w:r w:rsidR="00FC6AF8" w:rsidRPr="003C4F53">
        <w:rPr>
          <w:rFonts w:asciiTheme="minorHAnsi" w:hAnsiTheme="minorHAnsi" w:cstheme="minorHAnsi"/>
          <w:sz w:val="24"/>
          <w:szCs w:val="24"/>
        </w:rPr>
        <w:t>&gt;</w:t>
      </w:r>
      <w:r w:rsidR="002E1A7C" w:rsidRPr="002E1A7C">
        <w:rPr>
          <w:sz w:val="24"/>
          <w:szCs w:val="24"/>
        </w:rPr>
        <w:t>Rodríguez, Jon Paul</w:t>
      </w:r>
      <w:r w:rsidR="00FC6AF8" w:rsidRPr="003C4F53">
        <w:rPr>
          <w:rFonts w:asciiTheme="minorHAnsi" w:hAnsiTheme="minorHAnsi" w:cstheme="minorHAnsi"/>
          <w:sz w:val="24"/>
          <w:szCs w:val="24"/>
        </w:rPr>
        <w:t>&lt;/</w:t>
      </w:r>
      <w:r w:rsidR="00FC6AF8" w:rsidRPr="003C4F53">
        <w:rPr>
          <w:rFonts w:asciiTheme="minorHAnsi" w:hAnsiTheme="minorHAnsi" w:cstheme="minorHAnsi"/>
          <w:color w:val="0070C0"/>
          <w:sz w:val="24"/>
          <w:szCs w:val="24"/>
        </w:rPr>
        <w:t>Author</w:t>
      </w:r>
      <w:r w:rsidR="00FC6AF8" w:rsidRPr="003C4F53">
        <w:rPr>
          <w:rFonts w:asciiTheme="minorHAnsi" w:hAnsiTheme="minorHAnsi" w:cstheme="minorHAnsi"/>
          <w:sz w:val="24"/>
          <w:szCs w:val="24"/>
        </w:rPr>
        <w:t>&gt;</w:t>
      </w:r>
      <w:r w:rsidR="00FC6AF8" w:rsidRPr="003C4F53">
        <w:rPr>
          <w:rFonts w:asciiTheme="minorHAnsi" w:hAnsiTheme="minorHAnsi" w:cstheme="minorHAnsi"/>
          <w:sz w:val="24"/>
          <w:szCs w:val="24"/>
        </w:rPr>
        <w:tab/>
      </w:r>
    </w:p>
    <w:p w14:paraId="453D2F57" w14:textId="57935DA4" w:rsidR="002E1A7C" w:rsidRPr="006B3B1A" w:rsidRDefault="002E1A7C" w:rsidP="002E1A7C">
      <w:pPr>
        <w:pStyle w:val="Standard"/>
        <w:spacing w:after="80" w:line="276" w:lineRule="auto"/>
        <w:ind w:firstLine="720"/>
        <w:rPr>
          <w:rFonts w:asciiTheme="minorHAnsi" w:hAnsiTheme="minorHAnsi" w:cstheme="minorHAnsi"/>
          <w:sz w:val="24"/>
          <w:szCs w:val="24"/>
          <w:lang w:val="es-VE"/>
        </w:rPr>
      </w:pPr>
      <w:r w:rsidRPr="006B3B1A">
        <w:rPr>
          <w:rFonts w:asciiTheme="minorHAnsi" w:hAnsiTheme="minorHAnsi" w:cstheme="minorHAnsi"/>
          <w:sz w:val="24"/>
          <w:szCs w:val="24"/>
          <w:lang w:val="es-VE"/>
        </w:rPr>
        <w:t>&lt;</w:t>
      </w:r>
      <w:r w:rsidRPr="006B3B1A">
        <w:rPr>
          <w:rFonts w:asciiTheme="minorHAnsi" w:hAnsiTheme="minorHAnsi" w:cstheme="minorHAnsi"/>
          <w:color w:val="0070C0"/>
          <w:sz w:val="24"/>
          <w:szCs w:val="24"/>
          <w:lang w:val="es-VE"/>
        </w:rPr>
        <w:t>Author</w:t>
      </w:r>
      <w:r w:rsidRPr="006B3B1A">
        <w:rPr>
          <w:rFonts w:asciiTheme="minorHAnsi" w:hAnsiTheme="minorHAnsi" w:cstheme="minorHAnsi"/>
          <w:sz w:val="24"/>
          <w:szCs w:val="24"/>
          <w:lang w:val="es-VE"/>
        </w:rPr>
        <w:t>&gt;</w:t>
      </w:r>
      <w:r w:rsidRPr="006B3B1A">
        <w:rPr>
          <w:sz w:val="24"/>
          <w:szCs w:val="24"/>
          <w:lang w:val="es-VE"/>
        </w:rPr>
        <w:t>Zambrano-Martínez, Sergio</w:t>
      </w:r>
      <w:r w:rsidRPr="006B3B1A">
        <w:rPr>
          <w:rFonts w:asciiTheme="minorHAnsi" w:hAnsiTheme="minorHAnsi" w:cstheme="minorHAnsi"/>
          <w:sz w:val="24"/>
          <w:szCs w:val="24"/>
          <w:lang w:val="es-VE"/>
        </w:rPr>
        <w:t>&lt;/</w:t>
      </w:r>
      <w:r w:rsidRPr="006B3B1A">
        <w:rPr>
          <w:rFonts w:asciiTheme="minorHAnsi" w:hAnsiTheme="minorHAnsi" w:cstheme="minorHAnsi"/>
          <w:color w:val="0070C0"/>
          <w:sz w:val="24"/>
          <w:szCs w:val="24"/>
          <w:lang w:val="es-VE"/>
        </w:rPr>
        <w:t>Author</w:t>
      </w:r>
      <w:r w:rsidRPr="006B3B1A">
        <w:rPr>
          <w:rFonts w:asciiTheme="minorHAnsi" w:hAnsiTheme="minorHAnsi" w:cstheme="minorHAnsi"/>
          <w:sz w:val="24"/>
          <w:szCs w:val="24"/>
          <w:lang w:val="es-VE"/>
        </w:rPr>
        <w:t>&gt;</w:t>
      </w:r>
      <w:r w:rsidRPr="006B3B1A">
        <w:rPr>
          <w:rFonts w:asciiTheme="minorHAnsi" w:hAnsiTheme="minorHAnsi" w:cstheme="minorHAnsi"/>
          <w:sz w:val="24"/>
          <w:szCs w:val="24"/>
          <w:lang w:val="es-VE"/>
        </w:rPr>
        <w:tab/>
      </w:r>
    </w:p>
    <w:p w14:paraId="4CE68561" w14:textId="7FE772B4" w:rsidR="002E1A7C" w:rsidRPr="00182195" w:rsidRDefault="002E1A7C" w:rsidP="002E1A7C">
      <w:pPr>
        <w:pStyle w:val="Standard"/>
        <w:spacing w:after="80" w:line="276" w:lineRule="auto"/>
        <w:rPr>
          <w:rFonts w:ascii="Bookman Old Style" w:hAnsi="Bookman Old Style" w:cstheme="minorHAnsi"/>
          <w:sz w:val="24"/>
          <w:szCs w:val="24"/>
        </w:rPr>
      </w:pPr>
      <w:r w:rsidRPr="00182195">
        <w:rPr>
          <w:rFonts w:ascii="Bookman Old Style" w:hAnsi="Bookman Old Style" w:cstheme="minorHAnsi"/>
          <w:sz w:val="24"/>
          <w:szCs w:val="24"/>
        </w:rPr>
        <w:t>When only Initials are known:</w:t>
      </w:r>
    </w:p>
    <w:p w14:paraId="4DE5CE07" w14:textId="30FD9255" w:rsidR="002E1A7C" w:rsidRDefault="002E1A7C" w:rsidP="002E1A7C">
      <w:pPr>
        <w:pStyle w:val="Standard"/>
        <w:spacing w:after="80" w:line="276" w:lineRule="auto"/>
        <w:ind w:firstLine="720"/>
        <w:rPr>
          <w:rFonts w:asciiTheme="minorHAnsi" w:hAnsiTheme="minorHAnsi" w:cstheme="minorHAnsi"/>
          <w:sz w:val="24"/>
          <w:szCs w:val="24"/>
        </w:rPr>
      </w:pPr>
      <w:r w:rsidRPr="003C4F53">
        <w:rPr>
          <w:rFonts w:asciiTheme="minorHAnsi" w:hAnsiTheme="minorHAnsi" w:cstheme="minorHAnsi"/>
          <w:sz w:val="24"/>
          <w:szCs w:val="24"/>
        </w:rPr>
        <w:t>&lt;</w:t>
      </w:r>
      <w:r w:rsidRPr="003C4F53">
        <w:rPr>
          <w:rFonts w:asciiTheme="minorHAnsi" w:hAnsiTheme="minorHAnsi" w:cstheme="minorHAnsi"/>
          <w:color w:val="0070C0"/>
          <w:sz w:val="24"/>
          <w:szCs w:val="24"/>
        </w:rPr>
        <w:t>Author</w:t>
      </w:r>
      <w:r w:rsidRPr="003C4F53">
        <w:rPr>
          <w:rFonts w:asciiTheme="minorHAnsi" w:hAnsiTheme="minorHAnsi" w:cstheme="minorHAnsi"/>
          <w:sz w:val="24"/>
          <w:szCs w:val="24"/>
        </w:rPr>
        <w:t>&gt;</w:t>
      </w:r>
      <w:r w:rsidRPr="002E1A7C">
        <w:rPr>
          <w:sz w:val="24"/>
          <w:szCs w:val="24"/>
        </w:rPr>
        <w:t>Rodríguez, J</w:t>
      </w:r>
      <w:r>
        <w:rPr>
          <w:sz w:val="24"/>
          <w:szCs w:val="24"/>
        </w:rPr>
        <w:t>P</w:t>
      </w:r>
      <w:r w:rsidRPr="003C4F53">
        <w:rPr>
          <w:rFonts w:asciiTheme="minorHAnsi" w:hAnsiTheme="minorHAnsi" w:cstheme="minorHAnsi"/>
          <w:sz w:val="24"/>
          <w:szCs w:val="24"/>
        </w:rPr>
        <w:t>&lt;/</w:t>
      </w:r>
      <w:r w:rsidRPr="003C4F53">
        <w:rPr>
          <w:rFonts w:asciiTheme="minorHAnsi" w:hAnsiTheme="minorHAnsi" w:cstheme="minorHAnsi"/>
          <w:color w:val="0070C0"/>
          <w:sz w:val="24"/>
          <w:szCs w:val="24"/>
        </w:rPr>
        <w:t>Author</w:t>
      </w:r>
      <w:r w:rsidRPr="003C4F53">
        <w:rPr>
          <w:rFonts w:asciiTheme="minorHAnsi" w:hAnsiTheme="minorHAnsi" w:cstheme="minorHAnsi"/>
          <w:sz w:val="24"/>
          <w:szCs w:val="24"/>
        </w:rPr>
        <w:t>&gt;</w:t>
      </w:r>
      <w:r w:rsidRPr="003C4F53">
        <w:rPr>
          <w:rFonts w:asciiTheme="minorHAnsi" w:hAnsiTheme="minorHAnsi" w:cstheme="minorHAnsi"/>
          <w:sz w:val="24"/>
          <w:szCs w:val="24"/>
        </w:rPr>
        <w:tab/>
      </w:r>
    </w:p>
    <w:p w14:paraId="23FCFB7E" w14:textId="3259FEC4" w:rsidR="002E1A7C" w:rsidRPr="002E1A7C" w:rsidRDefault="002E1A7C" w:rsidP="002E1A7C">
      <w:pPr>
        <w:pStyle w:val="Standard"/>
        <w:spacing w:after="80" w:line="276" w:lineRule="auto"/>
        <w:ind w:firstLine="720"/>
        <w:rPr>
          <w:rFonts w:asciiTheme="minorHAnsi" w:hAnsiTheme="minorHAnsi" w:cstheme="minorHAnsi"/>
          <w:sz w:val="24"/>
          <w:szCs w:val="24"/>
          <w:lang w:val="pt-BR"/>
        </w:rPr>
      </w:pPr>
      <w:r w:rsidRPr="002E1A7C">
        <w:rPr>
          <w:rFonts w:asciiTheme="minorHAnsi" w:hAnsiTheme="minorHAnsi" w:cstheme="minorHAnsi"/>
          <w:sz w:val="24"/>
          <w:szCs w:val="24"/>
          <w:lang w:val="pt-BR"/>
        </w:rPr>
        <w:t>&lt;</w:t>
      </w:r>
      <w:r w:rsidRPr="002E1A7C">
        <w:rPr>
          <w:rFonts w:asciiTheme="minorHAnsi" w:hAnsiTheme="minorHAnsi" w:cstheme="minorHAnsi"/>
          <w:color w:val="0070C0"/>
          <w:sz w:val="24"/>
          <w:szCs w:val="24"/>
          <w:lang w:val="pt-BR"/>
        </w:rPr>
        <w:t>Author</w:t>
      </w:r>
      <w:r w:rsidRPr="002E1A7C">
        <w:rPr>
          <w:rFonts w:asciiTheme="minorHAnsi" w:hAnsiTheme="minorHAnsi" w:cstheme="minorHAnsi"/>
          <w:sz w:val="24"/>
          <w:szCs w:val="24"/>
          <w:lang w:val="pt-BR"/>
        </w:rPr>
        <w:t>&gt;</w:t>
      </w:r>
      <w:r w:rsidRPr="002E1A7C">
        <w:rPr>
          <w:sz w:val="24"/>
          <w:szCs w:val="24"/>
          <w:lang w:val="pt-BR"/>
        </w:rPr>
        <w:t>Zambrano-Martínez, S</w:t>
      </w:r>
      <w:r w:rsidRPr="002E1A7C">
        <w:rPr>
          <w:rFonts w:asciiTheme="minorHAnsi" w:hAnsiTheme="minorHAnsi" w:cstheme="minorHAnsi"/>
          <w:sz w:val="24"/>
          <w:szCs w:val="24"/>
          <w:lang w:val="pt-BR"/>
        </w:rPr>
        <w:t>&lt;/</w:t>
      </w:r>
      <w:r w:rsidRPr="002E1A7C">
        <w:rPr>
          <w:rFonts w:asciiTheme="minorHAnsi" w:hAnsiTheme="minorHAnsi" w:cstheme="minorHAnsi"/>
          <w:color w:val="0070C0"/>
          <w:sz w:val="24"/>
          <w:szCs w:val="24"/>
          <w:lang w:val="pt-BR"/>
        </w:rPr>
        <w:t>Author</w:t>
      </w:r>
      <w:r w:rsidRPr="002E1A7C">
        <w:rPr>
          <w:rFonts w:asciiTheme="minorHAnsi" w:hAnsiTheme="minorHAnsi" w:cstheme="minorHAnsi"/>
          <w:sz w:val="24"/>
          <w:szCs w:val="24"/>
          <w:lang w:val="pt-BR"/>
        </w:rPr>
        <w:t>&gt;</w:t>
      </w:r>
      <w:r w:rsidRPr="002E1A7C">
        <w:rPr>
          <w:rFonts w:asciiTheme="minorHAnsi" w:hAnsiTheme="minorHAnsi" w:cstheme="minorHAnsi"/>
          <w:sz w:val="24"/>
          <w:szCs w:val="24"/>
          <w:lang w:val="pt-BR"/>
        </w:rPr>
        <w:tab/>
      </w:r>
    </w:p>
    <w:p w14:paraId="44CCBB48" w14:textId="77777777" w:rsidR="001D3F73" w:rsidRPr="003C4F53" w:rsidRDefault="001D3F73" w:rsidP="00762278">
      <w:pPr>
        <w:pStyle w:val="Standard"/>
        <w:spacing w:after="80" w:line="276" w:lineRule="auto"/>
        <w:rPr>
          <w:rFonts w:asciiTheme="minorHAnsi" w:hAnsiTheme="minorHAnsi" w:cstheme="minorHAnsi"/>
          <w:sz w:val="24"/>
          <w:szCs w:val="24"/>
        </w:rPr>
      </w:pPr>
    </w:p>
    <w:p w14:paraId="1C6FDBF4" w14:textId="522164FE" w:rsidR="00F84C3B" w:rsidRPr="00F84C3B" w:rsidRDefault="00F84C3B" w:rsidP="00F84C3B">
      <w:pPr>
        <w:pStyle w:val="Ttulo1"/>
        <w:numPr>
          <w:ilvl w:val="3"/>
          <w:numId w:val="29"/>
        </w:numPr>
        <w:rPr>
          <w:rStyle w:val="ListLabel1"/>
          <w:b/>
          <w:sz w:val="28"/>
        </w:rPr>
      </w:pPr>
      <w:bookmarkStart w:id="484" w:name="_Toc528812645"/>
      <w:bookmarkStart w:id="485" w:name="_Toc10659936"/>
      <w:bookmarkStart w:id="486" w:name="_Toc10989866"/>
      <w:bookmarkEnd w:id="484"/>
      <w:r w:rsidRPr="00F84C3B">
        <w:rPr>
          <w:rStyle w:val="ListLabel1"/>
          <w:b/>
          <w:sz w:val="28"/>
        </w:rPr>
        <w:lastRenderedPageBreak/>
        <w:t xml:space="preserve">Node: Assessment </w:t>
      </w:r>
      <w:r>
        <w:rPr>
          <w:rStyle w:val="ListLabel1"/>
          <w:b/>
          <w:sz w:val="28"/>
        </w:rPr>
        <w:t>collaborators</w:t>
      </w:r>
      <w:bookmarkEnd w:id="485"/>
      <w:bookmarkEnd w:id="486"/>
    </w:p>
    <w:p w14:paraId="7EA8603E" w14:textId="77777777" w:rsidR="00762278" w:rsidRDefault="00F84C3B" w:rsidP="00762278">
      <w:pPr>
        <w:pStyle w:val="Standard"/>
        <w:spacing w:after="80" w:line="23" w:lineRule="atLeast"/>
        <w:rPr>
          <w:rFonts w:ascii="Bookman Old Style" w:hAnsi="Bookman Old Style"/>
          <w:sz w:val="24"/>
          <w:szCs w:val="24"/>
        </w:rPr>
      </w:pPr>
      <w:r w:rsidRPr="003C4F53">
        <w:rPr>
          <w:rFonts w:ascii="Bookman Old Style" w:hAnsi="Bookman Old Style"/>
          <w:sz w:val="24"/>
          <w:szCs w:val="24"/>
          <w:u w:val="single"/>
        </w:rPr>
        <w:t>Tag:</w:t>
      </w:r>
      <w:r w:rsidRPr="003C4F53">
        <w:rPr>
          <w:rFonts w:ascii="Bookman Old Style" w:hAnsi="Bookman Old Style"/>
          <w:sz w:val="24"/>
          <w:szCs w:val="24"/>
        </w:rPr>
        <w:t xml:space="preserve"> &lt;Assessment-collaborators&gt;</w:t>
      </w:r>
    </w:p>
    <w:p w14:paraId="53EB58C7" w14:textId="77777777" w:rsidR="00762278" w:rsidRDefault="00F84C3B" w:rsidP="00762278">
      <w:pPr>
        <w:pStyle w:val="Standard"/>
        <w:spacing w:after="80" w:line="23" w:lineRule="atLeast"/>
        <w:rPr>
          <w:rFonts w:ascii="Bookman Old Style" w:hAnsi="Bookman Old Style"/>
          <w:sz w:val="24"/>
          <w:szCs w:val="24"/>
        </w:rPr>
      </w:pPr>
      <w:r w:rsidRPr="003C4F53">
        <w:rPr>
          <w:rFonts w:ascii="Bookman Old Style" w:hAnsi="Bookman Old Style"/>
          <w:sz w:val="24"/>
          <w:szCs w:val="24"/>
          <w:u w:val="single"/>
        </w:rPr>
        <w:t>Parent</w:t>
      </w:r>
      <w:r w:rsidRPr="003C4F53">
        <w:rPr>
          <w:rFonts w:ascii="Bookman Old Style" w:hAnsi="Bookman Old Style"/>
          <w:sz w:val="24"/>
          <w:szCs w:val="24"/>
        </w:rPr>
        <w:t>: Assessment-Information</w:t>
      </w:r>
    </w:p>
    <w:p w14:paraId="040C2EFE" w14:textId="77777777" w:rsidR="00762278" w:rsidRDefault="00F84C3B" w:rsidP="00762278">
      <w:pPr>
        <w:pStyle w:val="Standard"/>
        <w:spacing w:after="80" w:line="23" w:lineRule="atLeast"/>
        <w:rPr>
          <w:rFonts w:ascii="Bookman Old Style" w:hAnsi="Bookman Old Style"/>
          <w:sz w:val="24"/>
          <w:szCs w:val="24"/>
        </w:rPr>
      </w:pPr>
      <w:r w:rsidRPr="003C4F53">
        <w:rPr>
          <w:rFonts w:ascii="Bookman Old Style" w:hAnsi="Bookman Old Style"/>
          <w:sz w:val="24"/>
          <w:szCs w:val="24"/>
          <w:u w:val="single"/>
        </w:rPr>
        <w:t>Children</w:t>
      </w:r>
      <w:r w:rsidRPr="003C4F53">
        <w:rPr>
          <w:rFonts w:ascii="Bookman Old Style" w:hAnsi="Bookman Old Style"/>
          <w:sz w:val="24"/>
          <w:szCs w:val="24"/>
        </w:rPr>
        <w:t>: Collaborator</w:t>
      </w:r>
    </w:p>
    <w:p w14:paraId="1C095B1F" w14:textId="62737A1F" w:rsidR="00F84C3B" w:rsidRPr="003C4F53" w:rsidRDefault="00F84C3B" w:rsidP="00762278">
      <w:pPr>
        <w:pStyle w:val="Standard"/>
        <w:spacing w:after="80" w:line="23" w:lineRule="atLeast"/>
        <w:rPr>
          <w:rFonts w:ascii="Bookman Old Style" w:hAnsi="Bookman Old Style"/>
          <w:sz w:val="24"/>
          <w:szCs w:val="24"/>
        </w:rPr>
      </w:pPr>
      <w:r w:rsidRPr="003C4F53">
        <w:rPr>
          <w:rFonts w:ascii="Bookman Old Style" w:hAnsi="Bookman Old Style"/>
          <w:sz w:val="24"/>
          <w:szCs w:val="24"/>
          <w:u w:val="single"/>
        </w:rPr>
        <w:t>Content:</w:t>
      </w:r>
      <w:r w:rsidRPr="003C4F53">
        <w:rPr>
          <w:rFonts w:ascii="Bookman Old Style" w:hAnsi="Bookman Old Style"/>
          <w:sz w:val="24"/>
          <w:szCs w:val="24"/>
        </w:rPr>
        <w:t xml:space="preserve"> Element containing list of the collaborators of the case study. Each node should refer to one person.</w:t>
      </w:r>
    </w:p>
    <w:p w14:paraId="2DF97560" w14:textId="77777777" w:rsidR="00F84C3B" w:rsidRPr="003C4F53" w:rsidRDefault="00F84C3B" w:rsidP="00762278">
      <w:pPr>
        <w:pStyle w:val="Standard"/>
        <w:spacing w:after="80" w:line="23" w:lineRule="atLeast"/>
        <w:jc w:val="both"/>
        <w:rPr>
          <w:rFonts w:ascii="Bookman Old Style" w:hAnsi="Bookman Old Style"/>
          <w:sz w:val="24"/>
          <w:szCs w:val="24"/>
        </w:rPr>
      </w:pPr>
      <w:r w:rsidRPr="003C4F53">
        <w:rPr>
          <w:rFonts w:ascii="Bookman Old Style" w:hAnsi="Bookman Old Style"/>
          <w:sz w:val="24"/>
          <w:szCs w:val="24"/>
          <w:u w:val="single"/>
        </w:rPr>
        <w:t xml:space="preserve">Attributes: </w:t>
      </w:r>
      <w:r w:rsidRPr="003C4F53">
        <w:rPr>
          <w:rFonts w:ascii="Bookman Old Style" w:hAnsi="Bookman Old Style"/>
          <w:sz w:val="24"/>
          <w:szCs w:val="24"/>
        </w:rPr>
        <w:t>none</w:t>
      </w:r>
    </w:p>
    <w:p w14:paraId="5618B7CB" w14:textId="77777777" w:rsidR="00F84C3B" w:rsidRPr="003C4F53" w:rsidRDefault="00F84C3B" w:rsidP="00762278">
      <w:pPr>
        <w:pStyle w:val="Standard"/>
        <w:spacing w:after="80" w:line="23" w:lineRule="atLeast"/>
        <w:rPr>
          <w:rFonts w:ascii="Bookman Old Style" w:hAnsi="Bookman Old Style"/>
          <w:sz w:val="24"/>
          <w:szCs w:val="24"/>
        </w:rPr>
      </w:pPr>
      <w:r w:rsidRPr="003C4F53">
        <w:rPr>
          <w:rFonts w:ascii="Bookman Old Style" w:hAnsi="Bookman Old Style"/>
          <w:sz w:val="24"/>
          <w:szCs w:val="24"/>
          <w:u w:val="single"/>
        </w:rPr>
        <w:t>Example:</w:t>
      </w:r>
    </w:p>
    <w:p w14:paraId="0D4FD15F" w14:textId="7AA5161E" w:rsidR="00F84C3B" w:rsidRPr="003C4F53" w:rsidRDefault="003C4F53" w:rsidP="00762278">
      <w:pPr>
        <w:pStyle w:val="Standard"/>
        <w:spacing w:after="80" w:line="23" w:lineRule="atLeast"/>
        <w:rPr>
          <w:rFonts w:asciiTheme="minorHAnsi" w:hAnsiTheme="minorHAnsi" w:cstheme="minorHAnsi"/>
          <w:sz w:val="24"/>
          <w:szCs w:val="24"/>
        </w:rPr>
      </w:pPr>
      <w:r>
        <w:rPr>
          <w:rFonts w:ascii="Bookman Old Style" w:hAnsi="Bookman Old Style"/>
          <w:sz w:val="24"/>
          <w:szCs w:val="24"/>
        </w:rPr>
        <w:tab/>
      </w:r>
      <w:r w:rsidR="00F84C3B" w:rsidRPr="003C4F53">
        <w:rPr>
          <w:rFonts w:asciiTheme="minorHAnsi" w:hAnsiTheme="minorHAnsi" w:cstheme="minorHAnsi"/>
          <w:sz w:val="24"/>
          <w:szCs w:val="24"/>
        </w:rPr>
        <w:t>&lt;</w:t>
      </w:r>
      <w:r w:rsidR="00F84C3B" w:rsidRPr="003C4F53">
        <w:rPr>
          <w:rFonts w:asciiTheme="minorHAnsi" w:hAnsiTheme="minorHAnsi" w:cstheme="minorHAnsi"/>
          <w:color w:val="0070C0"/>
          <w:sz w:val="24"/>
          <w:szCs w:val="24"/>
        </w:rPr>
        <w:t>Assessment-collaborators</w:t>
      </w:r>
      <w:r w:rsidR="00F84C3B" w:rsidRPr="003C4F53">
        <w:rPr>
          <w:rFonts w:asciiTheme="minorHAnsi" w:hAnsiTheme="minorHAnsi" w:cstheme="minorHAnsi"/>
          <w:sz w:val="24"/>
          <w:szCs w:val="24"/>
        </w:rPr>
        <w:t>&gt;</w:t>
      </w:r>
    </w:p>
    <w:p w14:paraId="46282828" w14:textId="4B6B5F60" w:rsidR="00F84C3B" w:rsidRPr="003C4F53" w:rsidRDefault="00F84C3B" w:rsidP="00762278">
      <w:pPr>
        <w:pStyle w:val="Standard"/>
        <w:spacing w:after="80" w:line="23" w:lineRule="atLeast"/>
        <w:rPr>
          <w:rFonts w:asciiTheme="minorHAnsi" w:hAnsiTheme="minorHAnsi" w:cstheme="minorHAnsi"/>
          <w:sz w:val="24"/>
          <w:szCs w:val="24"/>
        </w:rPr>
      </w:pPr>
      <w:r w:rsidRPr="003C4F53">
        <w:rPr>
          <w:rFonts w:asciiTheme="minorHAnsi" w:hAnsiTheme="minorHAnsi" w:cstheme="minorHAnsi"/>
          <w:sz w:val="24"/>
          <w:szCs w:val="24"/>
        </w:rPr>
        <w:tab/>
      </w:r>
      <w:r w:rsidRPr="003C4F53">
        <w:rPr>
          <w:rFonts w:asciiTheme="minorHAnsi" w:hAnsiTheme="minorHAnsi" w:cstheme="minorHAnsi"/>
          <w:sz w:val="24"/>
          <w:szCs w:val="24"/>
        </w:rPr>
        <w:tab/>
        <w:t>&lt;Collaborator</w:t>
      </w:r>
      <w:r w:rsidR="0053508B" w:rsidRPr="003C4F53">
        <w:rPr>
          <w:rFonts w:asciiTheme="minorHAnsi" w:hAnsiTheme="minorHAnsi" w:cstheme="minorHAnsi"/>
          <w:sz w:val="24"/>
          <w:szCs w:val="24"/>
        </w:rPr>
        <w:t>&gt;</w:t>
      </w:r>
      <w:r w:rsidRPr="003C4F53">
        <w:rPr>
          <w:rFonts w:asciiTheme="minorHAnsi" w:hAnsiTheme="minorHAnsi" w:cstheme="minorHAnsi"/>
          <w:sz w:val="24"/>
          <w:szCs w:val="24"/>
        </w:rPr>
        <w:t>Miranda, M&lt;/</w:t>
      </w:r>
      <w:r w:rsidR="0053508B" w:rsidRPr="003C4F53">
        <w:rPr>
          <w:rFonts w:asciiTheme="minorHAnsi" w:hAnsiTheme="minorHAnsi" w:cstheme="minorHAnsi"/>
          <w:sz w:val="24"/>
          <w:szCs w:val="24"/>
        </w:rPr>
        <w:t>Collaborator</w:t>
      </w:r>
      <w:r w:rsidRPr="003C4F53">
        <w:rPr>
          <w:rFonts w:asciiTheme="minorHAnsi" w:hAnsiTheme="minorHAnsi" w:cstheme="minorHAnsi"/>
          <w:sz w:val="24"/>
          <w:szCs w:val="24"/>
        </w:rPr>
        <w:t>&gt;</w:t>
      </w:r>
      <w:r w:rsidRPr="003C4F53">
        <w:rPr>
          <w:rFonts w:asciiTheme="minorHAnsi" w:hAnsiTheme="minorHAnsi" w:cstheme="minorHAnsi"/>
          <w:sz w:val="24"/>
          <w:szCs w:val="24"/>
        </w:rPr>
        <w:tab/>
      </w:r>
      <w:r w:rsidRPr="003C4F53">
        <w:rPr>
          <w:rFonts w:asciiTheme="minorHAnsi" w:hAnsiTheme="minorHAnsi" w:cstheme="minorHAnsi"/>
          <w:sz w:val="24"/>
          <w:szCs w:val="24"/>
        </w:rPr>
        <w:tab/>
      </w:r>
      <w:r w:rsidRPr="003C4F53">
        <w:rPr>
          <w:rFonts w:asciiTheme="minorHAnsi" w:hAnsiTheme="minorHAnsi" w:cstheme="minorHAnsi"/>
          <w:sz w:val="24"/>
          <w:szCs w:val="24"/>
        </w:rPr>
        <w:tab/>
      </w:r>
      <w:r w:rsidR="003C4F53">
        <w:rPr>
          <w:rFonts w:asciiTheme="minorHAnsi" w:hAnsiTheme="minorHAnsi" w:cstheme="minorHAnsi"/>
          <w:sz w:val="24"/>
          <w:szCs w:val="24"/>
        </w:rPr>
        <w:tab/>
      </w:r>
      <w:r w:rsidR="003C4F53">
        <w:rPr>
          <w:rFonts w:asciiTheme="minorHAnsi" w:hAnsiTheme="minorHAnsi" w:cstheme="minorHAnsi"/>
          <w:sz w:val="24"/>
          <w:szCs w:val="24"/>
        </w:rPr>
        <w:tab/>
      </w:r>
      <w:r w:rsidR="003C4F53">
        <w:rPr>
          <w:rFonts w:asciiTheme="minorHAnsi" w:hAnsiTheme="minorHAnsi" w:cstheme="minorHAnsi"/>
          <w:sz w:val="24"/>
          <w:szCs w:val="24"/>
        </w:rPr>
        <w:tab/>
      </w:r>
      <w:r w:rsidR="003C4F53">
        <w:rPr>
          <w:rFonts w:asciiTheme="minorHAnsi" w:hAnsiTheme="minorHAnsi" w:cstheme="minorHAnsi"/>
          <w:sz w:val="24"/>
          <w:szCs w:val="24"/>
        </w:rPr>
        <w:tab/>
      </w:r>
      <w:r w:rsidR="003C4F53">
        <w:rPr>
          <w:rFonts w:asciiTheme="minorHAnsi" w:hAnsiTheme="minorHAnsi" w:cstheme="minorHAnsi"/>
          <w:sz w:val="24"/>
          <w:szCs w:val="24"/>
        </w:rPr>
        <w:tab/>
      </w:r>
      <w:r w:rsidRPr="003C4F53">
        <w:rPr>
          <w:rFonts w:asciiTheme="minorHAnsi" w:hAnsiTheme="minorHAnsi" w:cstheme="minorHAnsi"/>
          <w:sz w:val="24"/>
          <w:szCs w:val="24"/>
        </w:rPr>
        <w:t>&lt;</w:t>
      </w:r>
      <w:r w:rsidR="0053508B" w:rsidRPr="003C4F53">
        <w:rPr>
          <w:rFonts w:asciiTheme="minorHAnsi" w:hAnsiTheme="minorHAnsi" w:cstheme="minorHAnsi"/>
          <w:sz w:val="24"/>
          <w:szCs w:val="24"/>
          <w:lang w:val="pt-BR"/>
        </w:rPr>
        <w:t>Collaborator</w:t>
      </w:r>
      <w:r w:rsidRPr="003C4F53">
        <w:rPr>
          <w:rFonts w:asciiTheme="minorHAnsi" w:hAnsiTheme="minorHAnsi" w:cstheme="minorHAnsi"/>
          <w:sz w:val="24"/>
          <w:szCs w:val="24"/>
        </w:rPr>
        <w:t>&gt;Rodriguez, JP&lt;/</w:t>
      </w:r>
      <w:r w:rsidR="0053508B" w:rsidRPr="003C4F53">
        <w:rPr>
          <w:rFonts w:asciiTheme="minorHAnsi" w:hAnsiTheme="minorHAnsi" w:cstheme="minorHAnsi"/>
          <w:sz w:val="24"/>
          <w:szCs w:val="24"/>
          <w:lang w:val="pt-BR"/>
        </w:rPr>
        <w:t>Collaborator</w:t>
      </w:r>
      <w:r w:rsidRPr="003C4F53">
        <w:rPr>
          <w:rFonts w:asciiTheme="minorHAnsi" w:hAnsiTheme="minorHAnsi" w:cstheme="minorHAnsi"/>
          <w:sz w:val="24"/>
          <w:szCs w:val="24"/>
        </w:rPr>
        <w:t>&gt;</w:t>
      </w:r>
    </w:p>
    <w:p w14:paraId="4F6955D0" w14:textId="7136B9DE" w:rsidR="00F84C3B" w:rsidRPr="003C4F53" w:rsidRDefault="00F84C3B" w:rsidP="00762278">
      <w:pPr>
        <w:pStyle w:val="Standard"/>
        <w:spacing w:after="80" w:line="23" w:lineRule="atLeast"/>
        <w:rPr>
          <w:rFonts w:asciiTheme="minorHAnsi" w:hAnsiTheme="minorHAnsi" w:cstheme="minorHAnsi"/>
          <w:sz w:val="24"/>
          <w:szCs w:val="24"/>
        </w:rPr>
      </w:pPr>
      <w:r w:rsidRPr="003C4F53">
        <w:rPr>
          <w:rFonts w:asciiTheme="minorHAnsi" w:hAnsiTheme="minorHAnsi" w:cstheme="minorHAnsi"/>
          <w:sz w:val="24"/>
          <w:szCs w:val="24"/>
        </w:rPr>
        <w:tab/>
      </w:r>
      <w:r w:rsidRPr="003C4F53">
        <w:rPr>
          <w:rFonts w:asciiTheme="minorHAnsi" w:hAnsiTheme="minorHAnsi" w:cstheme="minorHAnsi"/>
          <w:sz w:val="24"/>
          <w:szCs w:val="24"/>
        </w:rPr>
        <w:tab/>
        <w:t>&lt;</w:t>
      </w:r>
      <w:r w:rsidR="0053508B" w:rsidRPr="003C4F53">
        <w:rPr>
          <w:rFonts w:asciiTheme="minorHAnsi" w:hAnsiTheme="minorHAnsi" w:cstheme="minorHAnsi"/>
          <w:sz w:val="24"/>
          <w:szCs w:val="24"/>
          <w:lang w:val="pt-BR"/>
        </w:rPr>
        <w:t>Collaborator</w:t>
      </w:r>
      <w:r w:rsidRPr="003C4F53">
        <w:rPr>
          <w:rFonts w:asciiTheme="minorHAnsi" w:hAnsiTheme="minorHAnsi" w:cstheme="minorHAnsi"/>
          <w:sz w:val="24"/>
          <w:szCs w:val="24"/>
        </w:rPr>
        <w:t>&gt;Zambrano-Martínez, S&lt;/</w:t>
      </w:r>
      <w:r w:rsidR="0053508B" w:rsidRPr="003C4F53">
        <w:rPr>
          <w:rFonts w:asciiTheme="minorHAnsi" w:hAnsiTheme="minorHAnsi" w:cstheme="minorHAnsi"/>
          <w:sz w:val="24"/>
          <w:szCs w:val="24"/>
          <w:lang w:val="pt-BR"/>
        </w:rPr>
        <w:t>Collaborator</w:t>
      </w:r>
      <w:r w:rsidRPr="003C4F53">
        <w:rPr>
          <w:rFonts w:asciiTheme="minorHAnsi" w:hAnsiTheme="minorHAnsi" w:cstheme="minorHAnsi"/>
          <w:sz w:val="24"/>
          <w:szCs w:val="24"/>
        </w:rPr>
        <w:t>&gt;</w:t>
      </w:r>
      <w:r w:rsidRPr="003C4F53">
        <w:rPr>
          <w:rFonts w:asciiTheme="minorHAnsi" w:hAnsiTheme="minorHAnsi" w:cstheme="minorHAnsi"/>
          <w:sz w:val="24"/>
          <w:szCs w:val="24"/>
        </w:rPr>
        <w:tab/>
      </w:r>
      <w:r w:rsidRPr="003C4F53">
        <w:rPr>
          <w:rFonts w:asciiTheme="minorHAnsi" w:hAnsiTheme="minorHAnsi" w:cstheme="minorHAnsi"/>
          <w:sz w:val="24"/>
          <w:szCs w:val="24"/>
        </w:rPr>
        <w:tab/>
      </w:r>
      <w:r w:rsidRPr="003C4F53">
        <w:rPr>
          <w:rFonts w:asciiTheme="minorHAnsi" w:hAnsiTheme="minorHAnsi" w:cstheme="minorHAnsi"/>
          <w:sz w:val="24"/>
          <w:szCs w:val="24"/>
        </w:rPr>
        <w:tab/>
      </w:r>
      <w:r w:rsidRPr="003C4F53">
        <w:rPr>
          <w:rFonts w:asciiTheme="minorHAnsi" w:hAnsiTheme="minorHAnsi" w:cstheme="minorHAnsi"/>
          <w:sz w:val="24"/>
          <w:szCs w:val="24"/>
        </w:rPr>
        <w:tab/>
        <w:t>&lt;/</w:t>
      </w:r>
      <w:r w:rsidRPr="003C4F53">
        <w:rPr>
          <w:rFonts w:asciiTheme="minorHAnsi" w:hAnsiTheme="minorHAnsi" w:cstheme="minorHAnsi"/>
          <w:color w:val="0070C0"/>
          <w:sz w:val="24"/>
          <w:szCs w:val="24"/>
        </w:rPr>
        <w:t>Assessment- collaborators</w:t>
      </w:r>
      <w:r w:rsidRPr="003C4F53">
        <w:rPr>
          <w:rFonts w:asciiTheme="minorHAnsi" w:hAnsiTheme="minorHAnsi" w:cstheme="minorHAnsi"/>
          <w:sz w:val="24"/>
          <w:szCs w:val="24"/>
        </w:rPr>
        <w:t xml:space="preserve"> &gt;</w:t>
      </w:r>
    </w:p>
    <w:p w14:paraId="553D63F1" w14:textId="77777777" w:rsidR="00F84C3B" w:rsidRDefault="00F84C3B" w:rsidP="0053508B"/>
    <w:p w14:paraId="7C4274C4" w14:textId="3B57C4AF" w:rsidR="001D3F73" w:rsidRPr="0053508B" w:rsidRDefault="00FC6AF8" w:rsidP="0053508B">
      <w:pPr>
        <w:pStyle w:val="Ttulo1"/>
        <w:numPr>
          <w:ilvl w:val="4"/>
          <w:numId w:val="29"/>
        </w:numPr>
        <w:rPr>
          <w:rStyle w:val="ListLabel1"/>
          <w:b/>
          <w:sz w:val="28"/>
        </w:rPr>
      </w:pPr>
      <w:bookmarkStart w:id="487" w:name="_Toc10659937"/>
      <w:bookmarkStart w:id="488" w:name="_Toc10989867"/>
      <w:r w:rsidRPr="0053508B">
        <w:rPr>
          <w:rStyle w:val="ListLabel1"/>
          <w:b/>
          <w:sz w:val="28"/>
        </w:rPr>
        <w:t xml:space="preserve">Node: </w:t>
      </w:r>
      <w:r w:rsidR="00BC4F5D" w:rsidRPr="0053508B">
        <w:rPr>
          <w:rStyle w:val="ListLabel1"/>
          <w:b/>
          <w:sz w:val="28"/>
        </w:rPr>
        <w:t>Collaborator</w:t>
      </w:r>
      <w:bookmarkEnd w:id="487"/>
      <w:bookmarkEnd w:id="488"/>
    </w:p>
    <w:p w14:paraId="337D0A05" w14:textId="77777777" w:rsidR="00762278" w:rsidRDefault="00FC6AF8" w:rsidP="00762278">
      <w:pPr>
        <w:pStyle w:val="Standard"/>
        <w:spacing w:after="80" w:line="276" w:lineRule="auto"/>
        <w:rPr>
          <w:rFonts w:ascii="Bookman Old Style" w:hAnsi="Bookman Old Style"/>
          <w:sz w:val="24"/>
          <w:szCs w:val="24"/>
        </w:rPr>
      </w:pPr>
      <w:r w:rsidRPr="003C4F53">
        <w:rPr>
          <w:rFonts w:ascii="Bookman Old Style" w:hAnsi="Bookman Old Style"/>
          <w:sz w:val="24"/>
          <w:szCs w:val="24"/>
          <w:u w:val="single"/>
        </w:rPr>
        <w:t>Tag:</w:t>
      </w:r>
      <w:r w:rsidR="00F77BC4" w:rsidRPr="003C4F53">
        <w:rPr>
          <w:rFonts w:ascii="Bookman Old Style" w:hAnsi="Bookman Old Style"/>
          <w:sz w:val="24"/>
          <w:szCs w:val="24"/>
        </w:rPr>
        <w:t xml:space="preserve"> &lt;</w:t>
      </w:r>
      <w:r w:rsidRPr="003C4F53">
        <w:rPr>
          <w:rFonts w:ascii="Bookman Old Style" w:hAnsi="Bookman Old Style"/>
          <w:sz w:val="24"/>
          <w:szCs w:val="24"/>
        </w:rPr>
        <w:t>Co</w:t>
      </w:r>
      <w:r w:rsidR="00BC4F5D" w:rsidRPr="003C4F53">
        <w:rPr>
          <w:rFonts w:ascii="Bookman Old Style" w:hAnsi="Bookman Old Style"/>
          <w:sz w:val="24"/>
          <w:szCs w:val="24"/>
        </w:rPr>
        <w:t>llaborator</w:t>
      </w:r>
      <w:r w:rsidR="00F77BC4" w:rsidRPr="003C4F53">
        <w:rPr>
          <w:rFonts w:ascii="Bookman Old Style" w:hAnsi="Bookman Old Style"/>
          <w:sz w:val="24"/>
          <w:szCs w:val="24"/>
        </w:rPr>
        <w:t>&gt;</w:t>
      </w:r>
    </w:p>
    <w:p w14:paraId="1DDDCB15" w14:textId="77777777" w:rsidR="00762278" w:rsidRDefault="00FC6AF8" w:rsidP="00762278">
      <w:pPr>
        <w:pStyle w:val="Standard"/>
        <w:spacing w:after="80" w:line="276" w:lineRule="auto"/>
        <w:rPr>
          <w:rFonts w:ascii="Bookman Old Style" w:hAnsi="Bookman Old Style"/>
          <w:sz w:val="24"/>
          <w:szCs w:val="24"/>
        </w:rPr>
      </w:pPr>
      <w:r w:rsidRPr="00762278">
        <w:rPr>
          <w:rFonts w:ascii="Bookman Old Style" w:hAnsi="Bookman Old Style"/>
          <w:sz w:val="24"/>
          <w:szCs w:val="24"/>
          <w:u w:val="single"/>
        </w:rPr>
        <w:t>Parent</w:t>
      </w:r>
      <w:r w:rsidRPr="003C4F53">
        <w:rPr>
          <w:rFonts w:ascii="Bookman Old Style" w:hAnsi="Bookman Old Style"/>
          <w:sz w:val="24"/>
          <w:szCs w:val="24"/>
        </w:rPr>
        <w:t>: Assessment-</w:t>
      </w:r>
      <w:r w:rsidR="0053508B" w:rsidRPr="003C4F53">
        <w:rPr>
          <w:rFonts w:ascii="Bookman Old Style" w:hAnsi="Bookman Old Style"/>
          <w:sz w:val="24"/>
          <w:szCs w:val="24"/>
        </w:rPr>
        <w:t>collaborators</w:t>
      </w:r>
    </w:p>
    <w:p w14:paraId="4F00D5EB" w14:textId="77777777" w:rsidR="00762278" w:rsidRDefault="00FC6AF8" w:rsidP="00762278">
      <w:pPr>
        <w:pStyle w:val="Standard"/>
        <w:spacing w:after="80" w:line="276" w:lineRule="auto"/>
        <w:rPr>
          <w:rFonts w:ascii="Bookman Old Style" w:hAnsi="Bookman Old Style"/>
          <w:sz w:val="24"/>
          <w:szCs w:val="24"/>
        </w:rPr>
      </w:pPr>
      <w:r w:rsidRPr="00762278">
        <w:rPr>
          <w:rFonts w:ascii="Bookman Old Style" w:hAnsi="Bookman Old Style"/>
          <w:sz w:val="24"/>
          <w:szCs w:val="24"/>
          <w:u w:val="single"/>
        </w:rPr>
        <w:t>Children</w:t>
      </w:r>
      <w:r w:rsidRPr="003C4F53">
        <w:rPr>
          <w:rFonts w:ascii="Bookman Old Style" w:hAnsi="Bookman Old Style"/>
          <w:sz w:val="24"/>
          <w:szCs w:val="24"/>
        </w:rPr>
        <w:t>: none</w:t>
      </w:r>
    </w:p>
    <w:p w14:paraId="714EE8CC" w14:textId="13AD669A" w:rsidR="001D3F73" w:rsidRPr="003C4F53" w:rsidRDefault="00FC6AF8" w:rsidP="00762278">
      <w:pPr>
        <w:pStyle w:val="Standard"/>
        <w:spacing w:after="80" w:line="276" w:lineRule="auto"/>
        <w:rPr>
          <w:rFonts w:ascii="Bookman Old Style" w:hAnsi="Bookman Old Style"/>
          <w:sz w:val="24"/>
          <w:szCs w:val="24"/>
        </w:rPr>
      </w:pPr>
      <w:r w:rsidRPr="003C4F53">
        <w:rPr>
          <w:rFonts w:ascii="Bookman Old Style" w:hAnsi="Bookman Old Style"/>
          <w:sz w:val="24"/>
          <w:szCs w:val="24"/>
          <w:u w:val="single"/>
        </w:rPr>
        <w:t>Content:</w:t>
      </w:r>
      <w:r w:rsidRPr="003C4F53">
        <w:rPr>
          <w:rFonts w:ascii="Bookman Old Style" w:hAnsi="Bookman Old Style"/>
          <w:sz w:val="24"/>
          <w:szCs w:val="24"/>
        </w:rPr>
        <w:t xml:space="preserve"> Element containing the name of one </w:t>
      </w:r>
      <w:r w:rsidR="00BC4F5D" w:rsidRPr="003C4F53">
        <w:rPr>
          <w:rFonts w:ascii="Bookman Old Style" w:hAnsi="Bookman Old Style"/>
          <w:sz w:val="24"/>
          <w:szCs w:val="24"/>
        </w:rPr>
        <w:t>collaborator</w:t>
      </w:r>
      <w:r w:rsidRPr="003C4F53">
        <w:rPr>
          <w:rFonts w:ascii="Bookman Old Style" w:hAnsi="Bookman Old Style"/>
          <w:sz w:val="24"/>
          <w:szCs w:val="24"/>
        </w:rPr>
        <w:t xml:space="preserve">. </w:t>
      </w:r>
      <w:r w:rsidR="002E1A7C">
        <w:rPr>
          <w:rFonts w:ascii="Bookman Old Style" w:hAnsi="Bookman Old Style"/>
          <w:sz w:val="24"/>
          <w:szCs w:val="24"/>
        </w:rPr>
        <w:t>A C</w:t>
      </w:r>
      <w:r w:rsidR="003F6F4A" w:rsidRPr="003C4F53">
        <w:rPr>
          <w:rFonts w:ascii="Bookman Old Style" w:hAnsi="Bookman Old Style"/>
          <w:sz w:val="24"/>
          <w:szCs w:val="24"/>
        </w:rPr>
        <w:t>ollaborator</w:t>
      </w:r>
      <w:r w:rsidR="002E1A7C">
        <w:rPr>
          <w:rFonts w:ascii="Bookman Old Style" w:hAnsi="Bookman Old Style"/>
          <w:sz w:val="24"/>
          <w:szCs w:val="24"/>
        </w:rPr>
        <w:t xml:space="preserve"> is a person who</w:t>
      </w:r>
      <w:r w:rsidR="00BC4F5D" w:rsidRPr="003C4F53">
        <w:rPr>
          <w:rFonts w:ascii="Bookman Old Style" w:hAnsi="Bookman Old Style"/>
          <w:sz w:val="24"/>
          <w:szCs w:val="24"/>
        </w:rPr>
        <w:t xml:space="preserve"> </w:t>
      </w:r>
      <w:r w:rsidRPr="003C4F53">
        <w:rPr>
          <w:rFonts w:ascii="Bookman Old Style" w:hAnsi="Bookman Old Style"/>
          <w:sz w:val="24"/>
          <w:szCs w:val="24"/>
        </w:rPr>
        <w:t>provided k</w:t>
      </w:r>
      <w:r w:rsidR="002E1A7C">
        <w:rPr>
          <w:rFonts w:ascii="Bookman Old Style" w:hAnsi="Bookman Old Style"/>
          <w:sz w:val="24"/>
          <w:szCs w:val="24"/>
        </w:rPr>
        <w:t>ey data or information or</w:t>
      </w:r>
      <w:r w:rsidRPr="003C4F53">
        <w:rPr>
          <w:rFonts w:ascii="Bookman Old Style" w:hAnsi="Bookman Old Style"/>
          <w:sz w:val="24"/>
          <w:szCs w:val="24"/>
        </w:rPr>
        <w:t xml:space="preserve"> perform</w:t>
      </w:r>
      <w:r w:rsidR="002E1A7C">
        <w:rPr>
          <w:rFonts w:ascii="Bookman Old Style" w:hAnsi="Bookman Old Style"/>
          <w:sz w:val="24"/>
          <w:szCs w:val="24"/>
        </w:rPr>
        <w:t>ed part of the analysis, but was</w:t>
      </w:r>
      <w:r w:rsidRPr="003C4F53">
        <w:rPr>
          <w:rFonts w:ascii="Bookman Old Style" w:hAnsi="Bookman Old Style"/>
          <w:sz w:val="24"/>
          <w:szCs w:val="24"/>
        </w:rPr>
        <w:t xml:space="preserve"> not directly involved in the final assessment outcome. Preferred format: “Last Name, First Name” or “Last Name, Initials”.</w:t>
      </w:r>
    </w:p>
    <w:p w14:paraId="7B45DF07" w14:textId="77777777" w:rsidR="001D3F73" w:rsidRPr="003C4F53" w:rsidRDefault="00FC6AF8" w:rsidP="00762278">
      <w:pPr>
        <w:pStyle w:val="Standard"/>
        <w:spacing w:after="80" w:line="276" w:lineRule="auto"/>
        <w:jc w:val="both"/>
        <w:rPr>
          <w:rFonts w:ascii="Bookman Old Style" w:hAnsi="Bookman Old Style"/>
          <w:sz w:val="24"/>
          <w:szCs w:val="24"/>
        </w:rPr>
      </w:pPr>
      <w:r w:rsidRPr="003C4F53">
        <w:rPr>
          <w:rFonts w:ascii="Bookman Old Style" w:hAnsi="Bookman Old Style"/>
          <w:sz w:val="24"/>
          <w:szCs w:val="24"/>
          <w:u w:val="single"/>
        </w:rPr>
        <w:t xml:space="preserve">Attributes: </w:t>
      </w:r>
      <w:r w:rsidRPr="003C4F53">
        <w:rPr>
          <w:rFonts w:ascii="Bookman Old Style" w:hAnsi="Bookman Old Style"/>
          <w:sz w:val="24"/>
          <w:szCs w:val="24"/>
        </w:rPr>
        <w:t>none</w:t>
      </w:r>
    </w:p>
    <w:p w14:paraId="428A18BD" w14:textId="77777777" w:rsidR="001D3F73" w:rsidRPr="003C4F53" w:rsidRDefault="00FC6AF8" w:rsidP="00762278">
      <w:pPr>
        <w:pStyle w:val="Standard"/>
        <w:spacing w:after="80" w:line="276" w:lineRule="auto"/>
        <w:rPr>
          <w:rFonts w:ascii="Bookman Old Style" w:hAnsi="Bookman Old Style"/>
          <w:sz w:val="24"/>
          <w:szCs w:val="24"/>
        </w:rPr>
      </w:pPr>
      <w:r w:rsidRPr="003C4F53">
        <w:rPr>
          <w:rFonts w:ascii="Bookman Old Style" w:hAnsi="Bookman Old Style"/>
          <w:sz w:val="24"/>
          <w:szCs w:val="24"/>
          <w:u w:val="single"/>
        </w:rPr>
        <w:t>Example:</w:t>
      </w:r>
    </w:p>
    <w:p w14:paraId="46E3D49D" w14:textId="3AC09B61" w:rsidR="001D3F73" w:rsidRDefault="003C4F53" w:rsidP="00762278">
      <w:pPr>
        <w:pStyle w:val="Standard"/>
        <w:spacing w:after="80" w:line="276" w:lineRule="auto"/>
        <w:rPr>
          <w:rFonts w:asciiTheme="minorHAnsi" w:hAnsiTheme="minorHAnsi" w:cstheme="minorHAnsi"/>
          <w:sz w:val="24"/>
          <w:szCs w:val="24"/>
        </w:rPr>
      </w:pPr>
      <w:r w:rsidRPr="003C4F53">
        <w:rPr>
          <w:rFonts w:asciiTheme="minorHAnsi" w:hAnsiTheme="minorHAnsi" w:cstheme="minorHAnsi"/>
          <w:sz w:val="24"/>
          <w:szCs w:val="24"/>
        </w:rPr>
        <w:tab/>
      </w:r>
      <w:r w:rsidR="00FC6AF8" w:rsidRPr="003C4F53">
        <w:rPr>
          <w:rFonts w:asciiTheme="minorHAnsi" w:hAnsiTheme="minorHAnsi" w:cstheme="minorHAnsi"/>
          <w:sz w:val="24"/>
          <w:szCs w:val="24"/>
        </w:rPr>
        <w:t>&lt;</w:t>
      </w:r>
      <w:r w:rsidR="00BC4F5D" w:rsidRPr="003C4F53">
        <w:rPr>
          <w:rFonts w:asciiTheme="minorHAnsi" w:hAnsiTheme="minorHAnsi" w:cstheme="minorHAnsi"/>
          <w:color w:val="0070C0"/>
          <w:sz w:val="24"/>
          <w:szCs w:val="24"/>
        </w:rPr>
        <w:t>Collaborator</w:t>
      </w:r>
      <w:r w:rsidR="00FC6AF8" w:rsidRPr="003C4F53">
        <w:rPr>
          <w:rFonts w:asciiTheme="minorHAnsi" w:hAnsiTheme="minorHAnsi" w:cstheme="minorHAnsi"/>
          <w:sz w:val="24"/>
          <w:szCs w:val="24"/>
        </w:rPr>
        <w:t>&gt;Hernández, L&lt;/</w:t>
      </w:r>
      <w:r w:rsidR="00BC4F5D" w:rsidRPr="003C4F53">
        <w:rPr>
          <w:rFonts w:asciiTheme="minorHAnsi" w:hAnsiTheme="minorHAnsi" w:cstheme="minorHAnsi"/>
          <w:color w:val="0070C0"/>
          <w:sz w:val="24"/>
          <w:szCs w:val="24"/>
        </w:rPr>
        <w:t>Collaborator</w:t>
      </w:r>
      <w:r w:rsidR="00FC6AF8" w:rsidRPr="003C4F53">
        <w:rPr>
          <w:rFonts w:asciiTheme="minorHAnsi" w:hAnsiTheme="minorHAnsi" w:cstheme="minorHAnsi"/>
          <w:sz w:val="24"/>
          <w:szCs w:val="24"/>
        </w:rPr>
        <w:t>&gt;</w:t>
      </w:r>
      <w:r w:rsidR="00FC6AF8" w:rsidRPr="003C4F53">
        <w:rPr>
          <w:rFonts w:asciiTheme="minorHAnsi" w:hAnsiTheme="minorHAnsi" w:cstheme="minorHAnsi"/>
          <w:sz w:val="24"/>
          <w:szCs w:val="24"/>
        </w:rPr>
        <w:tab/>
      </w:r>
      <w:bookmarkStart w:id="489" w:name="_Toc528812646111111111111111"/>
      <w:bookmarkEnd w:id="489"/>
    </w:p>
    <w:p w14:paraId="08D48E9E" w14:textId="77777777" w:rsidR="003C4F53" w:rsidRPr="003C4F53" w:rsidRDefault="003C4F53" w:rsidP="00234C79">
      <w:pPr>
        <w:pStyle w:val="Standard"/>
        <w:spacing w:after="60" w:line="264" w:lineRule="auto"/>
        <w:rPr>
          <w:rFonts w:asciiTheme="minorHAnsi" w:hAnsiTheme="minorHAnsi" w:cstheme="minorHAnsi"/>
          <w:sz w:val="24"/>
          <w:szCs w:val="24"/>
        </w:rPr>
      </w:pPr>
    </w:p>
    <w:p w14:paraId="152A3836" w14:textId="366E2044" w:rsidR="001D3F73" w:rsidRPr="0008187F" w:rsidRDefault="00FC6AF8" w:rsidP="0008187F">
      <w:pPr>
        <w:pStyle w:val="Ttulo1"/>
        <w:numPr>
          <w:ilvl w:val="3"/>
          <w:numId w:val="29"/>
        </w:numPr>
        <w:rPr>
          <w:rStyle w:val="ListLabel1"/>
          <w:b/>
          <w:sz w:val="28"/>
        </w:rPr>
      </w:pPr>
      <w:bookmarkStart w:id="490" w:name="_Toc528812647"/>
      <w:bookmarkStart w:id="491" w:name="_Toc528812648"/>
      <w:bookmarkStart w:id="492" w:name="_Toc10659938"/>
      <w:bookmarkStart w:id="493" w:name="_Toc10989868"/>
      <w:bookmarkEnd w:id="490"/>
      <w:bookmarkEnd w:id="491"/>
      <w:r w:rsidRPr="0008187F">
        <w:rPr>
          <w:rStyle w:val="ListLabel1"/>
          <w:b/>
          <w:sz w:val="28"/>
        </w:rPr>
        <w:t>Node: Assessment reviewers</w:t>
      </w:r>
      <w:bookmarkEnd w:id="492"/>
      <w:bookmarkEnd w:id="493"/>
    </w:p>
    <w:p w14:paraId="7D234AAD"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Tag:</w:t>
      </w:r>
      <w:r w:rsidR="00F77BC4" w:rsidRPr="008C259C">
        <w:rPr>
          <w:rFonts w:ascii="Bookman Old Style" w:hAnsi="Bookman Old Style"/>
          <w:sz w:val="24"/>
          <w:szCs w:val="24"/>
        </w:rPr>
        <w:t xml:space="preserve"> &lt;Assessment-reviewers&gt;</w:t>
      </w:r>
    </w:p>
    <w:p w14:paraId="738E9388"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Parent:</w:t>
      </w:r>
      <w:r w:rsidRPr="008C259C">
        <w:rPr>
          <w:rFonts w:ascii="Bookman Old Style" w:hAnsi="Bookman Old Style"/>
          <w:sz w:val="24"/>
          <w:szCs w:val="24"/>
        </w:rPr>
        <w:t xml:space="preserve"> Assessment-Information</w:t>
      </w:r>
    </w:p>
    <w:p w14:paraId="0FBB2BCA" w14:textId="3FBEB4C1" w:rsidR="001D3F73" w:rsidRPr="008C259C"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Children</w:t>
      </w:r>
      <w:r w:rsidRPr="008C259C">
        <w:rPr>
          <w:rFonts w:ascii="Bookman Old Style" w:hAnsi="Bookman Old Style"/>
          <w:sz w:val="24"/>
          <w:szCs w:val="24"/>
        </w:rPr>
        <w:t>: Reviewer</w:t>
      </w:r>
    </w:p>
    <w:p w14:paraId="1A8B9264" w14:textId="7535C82D" w:rsidR="001D3F73" w:rsidRPr="008C259C" w:rsidRDefault="00FC6AF8" w:rsidP="00762278">
      <w:pPr>
        <w:pStyle w:val="Standard"/>
        <w:spacing w:after="80" w:line="23" w:lineRule="atLeast"/>
        <w:jc w:val="both"/>
        <w:rPr>
          <w:rFonts w:ascii="Bookman Old Style" w:hAnsi="Bookman Old Style"/>
          <w:sz w:val="24"/>
          <w:szCs w:val="24"/>
        </w:rPr>
      </w:pPr>
      <w:r w:rsidRPr="008C259C">
        <w:rPr>
          <w:rFonts w:ascii="Bookman Old Style" w:hAnsi="Bookman Old Style"/>
          <w:sz w:val="24"/>
          <w:szCs w:val="24"/>
          <w:u w:val="single"/>
        </w:rPr>
        <w:t>Content:</w:t>
      </w:r>
      <w:r w:rsidRPr="008C259C">
        <w:rPr>
          <w:rFonts w:ascii="Bookman Old Style" w:hAnsi="Bookman Old Style"/>
          <w:sz w:val="24"/>
          <w:szCs w:val="24"/>
        </w:rPr>
        <w:t xml:space="preserve"> El</w:t>
      </w:r>
      <w:r w:rsidR="002E1A7C">
        <w:rPr>
          <w:rFonts w:ascii="Bookman Old Style" w:hAnsi="Bookman Old Style"/>
          <w:sz w:val="24"/>
          <w:szCs w:val="24"/>
        </w:rPr>
        <w:t>ement containing a list of the reviewers of the case study.</w:t>
      </w:r>
      <w:r w:rsidRPr="008C259C">
        <w:rPr>
          <w:rFonts w:ascii="Bookman Old Style" w:hAnsi="Bookman Old Style"/>
          <w:sz w:val="24"/>
          <w:szCs w:val="24"/>
        </w:rPr>
        <w:t xml:space="preserve"> </w:t>
      </w:r>
      <w:r w:rsidR="002E1A7C" w:rsidRPr="008C259C">
        <w:rPr>
          <w:rFonts w:ascii="Bookman Old Style" w:hAnsi="Bookman Old Style"/>
          <w:sz w:val="24"/>
          <w:szCs w:val="24"/>
        </w:rPr>
        <w:t>Each node should refer to one person.</w:t>
      </w:r>
    </w:p>
    <w:p w14:paraId="777BCE08" w14:textId="77777777" w:rsidR="001D3F73" w:rsidRPr="008C259C" w:rsidRDefault="00FC6AF8" w:rsidP="00762278">
      <w:pPr>
        <w:pStyle w:val="Standard"/>
        <w:spacing w:after="80" w:line="23" w:lineRule="atLeast"/>
        <w:jc w:val="both"/>
        <w:rPr>
          <w:rFonts w:ascii="Bookman Old Style" w:hAnsi="Bookman Old Style"/>
          <w:sz w:val="24"/>
          <w:szCs w:val="24"/>
        </w:rPr>
      </w:pPr>
      <w:r w:rsidRPr="008C259C">
        <w:rPr>
          <w:rFonts w:ascii="Bookman Old Style" w:hAnsi="Bookman Old Style"/>
          <w:sz w:val="24"/>
          <w:szCs w:val="24"/>
          <w:u w:val="single"/>
        </w:rPr>
        <w:t xml:space="preserve">Attributes: </w:t>
      </w:r>
      <w:r w:rsidRPr="008C259C">
        <w:rPr>
          <w:rFonts w:ascii="Bookman Old Style" w:hAnsi="Bookman Old Style"/>
          <w:sz w:val="24"/>
          <w:szCs w:val="24"/>
        </w:rPr>
        <w:t>none</w:t>
      </w:r>
    </w:p>
    <w:p w14:paraId="639C0297" w14:textId="77777777" w:rsidR="001D3F73" w:rsidRPr="008C259C"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lastRenderedPageBreak/>
        <w:t>Example:</w:t>
      </w:r>
    </w:p>
    <w:p w14:paraId="731C3418" w14:textId="15409380" w:rsidR="001D3F73" w:rsidRPr="008C259C" w:rsidRDefault="008C259C" w:rsidP="00762278">
      <w:pPr>
        <w:pStyle w:val="Standard"/>
        <w:spacing w:after="80" w:line="23" w:lineRule="atLeast"/>
        <w:rPr>
          <w:rFonts w:asciiTheme="minorHAnsi" w:hAnsiTheme="minorHAnsi" w:cstheme="minorHAnsi"/>
          <w:sz w:val="24"/>
          <w:szCs w:val="24"/>
        </w:rPr>
      </w:pPr>
      <w:r>
        <w:rPr>
          <w:rFonts w:ascii="Bookman Old Style" w:hAnsi="Bookman Old Style" w:cs="Courier New"/>
          <w:sz w:val="24"/>
          <w:szCs w:val="24"/>
        </w:rPr>
        <w:tab/>
      </w:r>
      <w:r w:rsidR="00FC6AF8" w:rsidRPr="008C259C">
        <w:rPr>
          <w:rFonts w:asciiTheme="minorHAnsi" w:hAnsiTheme="minorHAnsi" w:cstheme="minorHAnsi"/>
          <w:sz w:val="24"/>
          <w:szCs w:val="24"/>
        </w:rPr>
        <w:t>&lt;</w:t>
      </w:r>
      <w:r w:rsidR="00FC6AF8" w:rsidRPr="008C259C">
        <w:rPr>
          <w:rFonts w:asciiTheme="minorHAnsi" w:hAnsiTheme="minorHAnsi" w:cstheme="minorHAnsi"/>
          <w:color w:val="0070C0"/>
          <w:sz w:val="24"/>
          <w:szCs w:val="24"/>
        </w:rPr>
        <w:t>Assessment-reviewers</w:t>
      </w:r>
      <w:r w:rsidR="00FC6AF8" w:rsidRPr="008C259C">
        <w:rPr>
          <w:rFonts w:asciiTheme="minorHAnsi" w:hAnsiTheme="minorHAnsi" w:cstheme="minorHAnsi"/>
          <w:sz w:val="24"/>
          <w:szCs w:val="24"/>
        </w:rPr>
        <w:t>&gt;</w:t>
      </w:r>
    </w:p>
    <w:p w14:paraId="0B1B7354" w14:textId="77777777" w:rsidR="00E71550" w:rsidRDefault="00FC6AF8" w:rsidP="002E1A7C">
      <w:pPr>
        <w:pStyle w:val="Standard"/>
        <w:spacing w:after="80" w:line="23" w:lineRule="atLeast"/>
        <w:rPr>
          <w:rFonts w:asciiTheme="minorHAnsi" w:hAnsiTheme="minorHAnsi" w:cstheme="minorHAnsi"/>
          <w:sz w:val="24"/>
          <w:szCs w:val="24"/>
        </w:rPr>
      </w:pPr>
      <w:r w:rsidRPr="008C259C">
        <w:rPr>
          <w:rFonts w:asciiTheme="minorHAnsi" w:hAnsiTheme="minorHAnsi" w:cstheme="minorHAnsi"/>
          <w:sz w:val="24"/>
          <w:szCs w:val="24"/>
        </w:rPr>
        <w:tab/>
      </w:r>
      <w:r w:rsidRPr="008C259C">
        <w:rPr>
          <w:rFonts w:asciiTheme="minorHAnsi" w:hAnsiTheme="minorHAnsi" w:cstheme="minorHAnsi"/>
          <w:sz w:val="24"/>
          <w:szCs w:val="24"/>
        </w:rPr>
        <w:tab/>
        <w:t>&lt;Reviewer&gt;Keith, D&lt;/Reviewer&gt;</w:t>
      </w:r>
      <w:r w:rsidRPr="008C259C">
        <w:rPr>
          <w:rFonts w:asciiTheme="minorHAnsi" w:hAnsiTheme="minorHAnsi" w:cstheme="minorHAnsi"/>
          <w:sz w:val="24"/>
          <w:szCs w:val="24"/>
        </w:rPr>
        <w:tab/>
      </w:r>
    </w:p>
    <w:p w14:paraId="627C07A8" w14:textId="17685CBA" w:rsidR="002E1A7C" w:rsidRPr="008C259C" w:rsidRDefault="00E71550" w:rsidP="00E71550">
      <w:pPr>
        <w:pStyle w:val="Standard"/>
        <w:spacing w:after="80" w:line="23" w:lineRule="atLeast"/>
        <w:ind w:left="720" w:firstLine="720"/>
        <w:rPr>
          <w:rFonts w:asciiTheme="minorHAnsi" w:hAnsiTheme="minorHAnsi" w:cstheme="minorHAnsi"/>
          <w:sz w:val="24"/>
          <w:szCs w:val="24"/>
        </w:rPr>
      </w:pPr>
      <w:r>
        <w:rPr>
          <w:rFonts w:asciiTheme="minorHAnsi" w:hAnsiTheme="minorHAnsi" w:cstheme="minorHAnsi"/>
          <w:sz w:val="24"/>
          <w:szCs w:val="24"/>
        </w:rPr>
        <w:t>&lt;Reviewer&gt;Nicholson, E</w:t>
      </w:r>
      <w:r w:rsidRPr="008C259C">
        <w:rPr>
          <w:rFonts w:asciiTheme="minorHAnsi" w:hAnsiTheme="minorHAnsi" w:cstheme="minorHAnsi"/>
          <w:sz w:val="24"/>
          <w:szCs w:val="24"/>
        </w:rPr>
        <w:t>&lt;/Reviewer&gt;</w:t>
      </w:r>
      <w:r w:rsidR="00FC6AF8" w:rsidRPr="008C259C">
        <w:rPr>
          <w:rFonts w:asciiTheme="minorHAnsi" w:hAnsiTheme="minorHAnsi" w:cstheme="minorHAnsi"/>
          <w:sz w:val="24"/>
          <w:szCs w:val="24"/>
        </w:rPr>
        <w:tab/>
      </w:r>
      <w:r w:rsidR="00FC6AF8" w:rsidRPr="008C259C">
        <w:rPr>
          <w:rFonts w:asciiTheme="minorHAnsi" w:hAnsiTheme="minorHAnsi" w:cstheme="minorHAnsi"/>
          <w:sz w:val="24"/>
          <w:szCs w:val="24"/>
        </w:rPr>
        <w:tab/>
      </w:r>
    </w:p>
    <w:p w14:paraId="4B3E9132" w14:textId="4DA9E849" w:rsidR="001D3F73" w:rsidRPr="008C259C" w:rsidRDefault="00E71550" w:rsidP="00762278">
      <w:pPr>
        <w:pStyle w:val="Standard"/>
        <w:spacing w:after="80" w:line="23" w:lineRule="atLeast"/>
        <w:rPr>
          <w:rFonts w:asciiTheme="minorHAnsi" w:hAnsiTheme="minorHAnsi" w:cstheme="minorHAnsi"/>
          <w:sz w:val="24"/>
          <w:szCs w:val="24"/>
        </w:rPr>
      </w:pPr>
      <w:r>
        <w:rPr>
          <w:rFonts w:asciiTheme="minorHAnsi" w:hAnsiTheme="minorHAnsi" w:cstheme="minorHAnsi"/>
          <w:sz w:val="24"/>
          <w:szCs w:val="24"/>
        </w:rPr>
        <w:tab/>
      </w:r>
      <w:r w:rsidR="00FC6AF8" w:rsidRPr="008C259C">
        <w:rPr>
          <w:rFonts w:asciiTheme="minorHAnsi" w:hAnsiTheme="minorHAnsi" w:cstheme="minorHAnsi"/>
          <w:sz w:val="24"/>
          <w:szCs w:val="24"/>
        </w:rPr>
        <w:t>&lt;/</w:t>
      </w:r>
      <w:r w:rsidR="00FC6AF8" w:rsidRPr="008C259C">
        <w:rPr>
          <w:rFonts w:asciiTheme="minorHAnsi" w:hAnsiTheme="minorHAnsi" w:cstheme="minorHAnsi"/>
          <w:color w:val="0070C0"/>
          <w:sz w:val="24"/>
          <w:szCs w:val="24"/>
        </w:rPr>
        <w:t>Assessment-reviewers</w:t>
      </w:r>
      <w:r w:rsidR="00FC6AF8" w:rsidRPr="008C259C">
        <w:rPr>
          <w:rFonts w:asciiTheme="minorHAnsi" w:hAnsiTheme="minorHAnsi" w:cstheme="minorHAnsi"/>
          <w:sz w:val="24"/>
          <w:szCs w:val="24"/>
        </w:rPr>
        <w:t>&gt;</w:t>
      </w:r>
    </w:p>
    <w:p w14:paraId="3A550AD9" w14:textId="77777777" w:rsidR="001D3F73" w:rsidRPr="008C259C" w:rsidRDefault="001D3F73">
      <w:pPr>
        <w:pStyle w:val="Standard"/>
        <w:spacing w:after="0" w:line="240" w:lineRule="auto"/>
        <w:rPr>
          <w:rFonts w:asciiTheme="minorHAnsi" w:hAnsiTheme="minorHAnsi" w:cstheme="minorHAnsi"/>
        </w:rPr>
      </w:pPr>
    </w:p>
    <w:p w14:paraId="6B8DFEF2" w14:textId="049FE879" w:rsidR="001D3F73" w:rsidRPr="0008187F" w:rsidRDefault="00FC6AF8" w:rsidP="0008187F">
      <w:pPr>
        <w:pStyle w:val="Ttulo1"/>
        <w:numPr>
          <w:ilvl w:val="4"/>
          <w:numId w:val="29"/>
        </w:numPr>
        <w:rPr>
          <w:rStyle w:val="ListLabel1"/>
          <w:b/>
          <w:sz w:val="28"/>
        </w:rPr>
      </w:pPr>
      <w:bookmarkStart w:id="494" w:name="_Toc528812649"/>
      <w:bookmarkStart w:id="495" w:name="_Toc10659939"/>
      <w:bookmarkStart w:id="496" w:name="_Toc10989869"/>
      <w:bookmarkEnd w:id="494"/>
      <w:r w:rsidRPr="0008187F">
        <w:rPr>
          <w:rStyle w:val="ListLabel1"/>
          <w:b/>
          <w:sz w:val="28"/>
        </w:rPr>
        <w:t>Node: Reviewer</w:t>
      </w:r>
      <w:bookmarkEnd w:id="495"/>
      <w:bookmarkEnd w:id="496"/>
    </w:p>
    <w:p w14:paraId="415EC853"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Tag:</w:t>
      </w:r>
      <w:r w:rsidRPr="008C259C">
        <w:rPr>
          <w:rFonts w:ascii="Bookman Old Style" w:hAnsi="Bookman Old Style"/>
          <w:sz w:val="24"/>
          <w:szCs w:val="24"/>
        </w:rPr>
        <w:t xml:space="preserve"> </w:t>
      </w:r>
      <w:r w:rsidR="00F77BC4" w:rsidRPr="008C259C">
        <w:rPr>
          <w:rFonts w:ascii="Bookman Old Style" w:hAnsi="Bookman Old Style"/>
          <w:sz w:val="24"/>
          <w:szCs w:val="24"/>
        </w:rPr>
        <w:t>&lt;Reviewer&gt;</w:t>
      </w:r>
    </w:p>
    <w:p w14:paraId="0DE9E5AB"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Parent</w:t>
      </w:r>
      <w:r w:rsidRPr="008C259C">
        <w:rPr>
          <w:rFonts w:ascii="Bookman Old Style" w:hAnsi="Bookman Old Style"/>
          <w:sz w:val="24"/>
          <w:szCs w:val="24"/>
        </w:rPr>
        <w:t>: Assessment-</w:t>
      </w:r>
      <w:r w:rsidR="00BC4F5D" w:rsidRPr="008C259C">
        <w:rPr>
          <w:rFonts w:ascii="Bookman Old Style" w:hAnsi="Bookman Old Style"/>
          <w:sz w:val="24"/>
          <w:szCs w:val="24"/>
        </w:rPr>
        <w:t>r</w:t>
      </w:r>
      <w:r w:rsidRPr="008C259C">
        <w:rPr>
          <w:rFonts w:ascii="Bookman Old Style" w:hAnsi="Bookman Old Style"/>
          <w:sz w:val="24"/>
          <w:szCs w:val="24"/>
        </w:rPr>
        <w:t>eviewer</w:t>
      </w:r>
      <w:r w:rsidR="00BC4F5D" w:rsidRPr="008C259C">
        <w:rPr>
          <w:rFonts w:ascii="Bookman Old Style" w:hAnsi="Bookman Old Style"/>
          <w:sz w:val="24"/>
          <w:szCs w:val="24"/>
        </w:rPr>
        <w:t>s</w:t>
      </w:r>
    </w:p>
    <w:p w14:paraId="4B158B70"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Children</w:t>
      </w:r>
      <w:r w:rsidRPr="008C259C">
        <w:rPr>
          <w:rFonts w:ascii="Bookman Old Style" w:hAnsi="Bookman Old Style"/>
          <w:sz w:val="24"/>
          <w:szCs w:val="24"/>
        </w:rPr>
        <w:t>: none</w:t>
      </w:r>
    </w:p>
    <w:p w14:paraId="12D28C83" w14:textId="7A369789" w:rsidR="001D3F73" w:rsidRPr="008C259C" w:rsidRDefault="00FC6AF8" w:rsidP="00E71550">
      <w:pPr>
        <w:pStyle w:val="Standard"/>
        <w:spacing w:after="80" w:line="23" w:lineRule="atLeast"/>
        <w:jc w:val="both"/>
        <w:rPr>
          <w:rFonts w:ascii="Bookman Old Style" w:hAnsi="Bookman Old Style"/>
          <w:sz w:val="24"/>
          <w:szCs w:val="24"/>
        </w:rPr>
      </w:pPr>
      <w:r w:rsidRPr="008C259C">
        <w:rPr>
          <w:rFonts w:ascii="Bookman Old Style" w:hAnsi="Bookman Old Style"/>
          <w:sz w:val="24"/>
          <w:szCs w:val="24"/>
          <w:u w:val="single"/>
        </w:rPr>
        <w:t>Content:</w:t>
      </w:r>
      <w:r w:rsidRPr="008C259C">
        <w:rPr>
          <w:rFonts w:ascii="Bookman Old Style" w:hAnsi="Bookman Old Style"/>
          <w:sz w:val="24"/>
          <w:szCs w:val="24"/>
        </w:rPr>
        <w:t xml:space="preserve"> Element containing the name of one reviewer. </w:t>
      </w:r>
      <w:r w:rsidR="00E71550" w:rsidRPr="008C259C">
        <w:rPr>
          <w:rFonts w:ascii="Bookman Old Style" w:hAnsi="Bookman Old Style"/>
          <w:sz w:val="24"/>
          <w:szCs w:val="24"/>
        </w:rPr>
        <w:t>Reviewers make a critical evaluation of the assessment</w:t>
      </w:r>
      <w:r w:rsidR="00E71550">
        <w:rPr>
          <w:rFonts w:ascii="Bookman Old Style" w:hAnsi="Bookman Old Style"/>
          <w:sz w:val="24"/>
          <w:szCs w:val="24"/>
        </w:rPr>
        <w:t xml:space="preserve">, the procedure followed and the final documentation. </w:t>
      </w:r>
      <w:r w:rsidR="002E1A7C">
        <w:rPr>
          <w:rFonts w:ascii="Bookman Old Style" w:hAnsi="Bookman Old Style"/>
          <w:sz w:val="24"/>
          <w:szCs w:val="24"/>
        </w:rPr>
        <w:t xml:space="preserve">If this information is not explicit in the </w:t>
      </w:r>
      <w:r w:rsidR="00E71550">
        <w:rPr>
          <w:rFonts w:ascii="Bookman Old Style" w:hAnsi="Bookman Old Style"/>
          <w:sz w:val="24"/>
          <w:szCs w:val="24"/>
        </w:rPr>
        <w:t xml:space="preserve">case study </w:t>
      </w:r>
      <w:r w:rsidR="002E1A7C">
        <w:rPr>
          <w:rFonts w:ascii="Bookman Old Style" w:hAnsi="Bookman Old Style"/>
          <w:sz w:val="24"/>
          <w:szCs w:val="24"/>
        </w:rPr>
        <w:t>documentation, leave the node empty.</w:t>
      </w:r>
      <w:r w:rsidR="00E71550">
        <w:rPr>
          <w:rFonts w:ascii="Bookman Old Style" w:hAnsi="Bookman Old Style"/>
          <w:sz w:val="24"/>
          <w:szCs w:val="24"/>
        </w:rPr>
        <w:t xml:space="preserve"> </w:t>
      </w:r>
      <w:r w:rsidRPr="008C259C">
        <w:rPr>
          <w:rFonts w:ascii="Bookman Old Style" w:hAnsi="Bookman Old Style"/>
          <w:sz w:val="24"/>
          <w:szCs w:val="24"/>
        </w:rPr>
        <w:t>Preferred format: “Last Name, First Name” or “Last Name, Initials”.</w:t>
      </w:r>
    </w:p>
    <w:p w14:paraId="32654A2B" w14:textId="77777777" w:rsidR="001D3F73" w:rsidRPr="008C259C" w:rsidRDefault="00FC6AF8" w:rsidP="00762278">
      <w:pPr>
        <w:pStyle w:val="Standard"/>
        <w:spacing w:after="80" w:line="23" w:lineRule="atLeast"/>
        <w:jc w:val="both"/>
        <w:rPr>
          <w:rFonts w:ascii="Bookman Old Style" w:hAnsi="Bookman Old Style"/>
          <w:sz w:val="24"/>
          <w:szCs w:val="24"/>
        </w:rPr>
      </w:pPr>
      <w:r w:rsidRPr="008C259C">
        <w:rPr>
          <w:rFonts w:ascii="Bookman Old Style" w:hAnsi="Bookman Old Style"/>
          <w:sz w:val="24"/>
          <w:szCs w:val="24"/>
          <w:u w:val="single"/>
        </w:rPr>
        <w:t xml:space="preserve">Attributes: </w:t>
      </w:r>
      <w:r w:rsidRPr="008C259C">
        <w:rPr>
          <w:rFonts w:ascii="Bookman Old Style" w:hAnsi="Bookman Old Style"/>
          <w:sz w:val="24"/>
          <w:szCs w:val="24"/>
        </w:rPr>
        <w:t>none</w:t>
      </w:r>
    </w:p>
    <w:p w14:paraId="72DB1F85" w14:textId="77777777" w:rsidR="001D3F73" w:rsidRPr="008C259C"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Example:</w:t>
      </w:r>
    </w:p>
    <w:p w14:paraId="6E5C6CDB" w14:textId="4EA76327" w:rsidR="001D3F73" w:rsidRPr="00E71550" w:rsidRDefault="008C259C" w:rsidP="00762278">
      <w:pPr>
        <w:pStyle w:val="Standard"/>
        <w:spacing w:after="80" w:line="23" w:lineRule="atLeast"/>
        <w:rPr>
          <w:rFonts w:asciiTheme="minorHAnsi" w:hAnsiTheme="minorHAnsi" w:cstheme="minorHAnsi"/>
          <w:sz w:val="24"/>
          <w:szCs w:val="24"/>
        </w:rPr>
      </w:pPr>
      <w:r>
        <w:rPr>
          <w:rFonts w:asciiTheme="minorHAnsi" w:hAnsiTheme="minorHAnsi" w:cstheme="minorHAnsi"/>
          <w:sz w:val="24"/>
          <w:szCs w:val="24"/>
        </w:rPr>
        <w:tab/>
      </w:r>
      <w:r w:rsidR="00FC6AF8" w:rsidRPr="00E71550">
        <w:rPr>
          <w:rFonts w:asciiTheme="minorHAnsi" w:hAnsiTheme="minorHAnsi" w:cstheme="minorHAnsi"/>
          <w:sz w:val="24"/>
          <w:szCs w:val="24"/>
        </w:rPr>
        <w:t>&lt;</w:t>
      </w:r>
      <w:r w:rsidR="00FC6AF8" w:rsidRPr="00E71550">
        <w:rPr>
          <w:rFonts w:asciiTheme="minorHAnsi" w:hAnsiTheme="minorHAnsi" w:cstheme="minorHAnsi"/>
          <w:color w:val="0070C0"/>
          <w:sz w:val="24"/>
          <w:szCs w:val="24"/>
        </w:rPr>
        <w:t>Reviewer</w:t>
      </w:r>
      <w:r w:rsidR="00FC6AF8" w:rsidRPr="00E71550">
        <w:rPr>
          <w:rFonts w:asciiTheme="minorHAnsi" w:hAnsiTheme="minorHAnsi" w:cstheme="minorHAnsi"/>
          <w:sz w:val="24"/>
          <w:szCs w:val="24"/>
        </w:rPr>
        <w:t>&gt;Keith, D&lt;/</w:t>
      </w:r>
      <w:r w:rsidR="00FC6AF8" w:rsidRPr="00E71550">
        <w:rPr>
          <w:rFonts w:asciiTheme="minorHAnsi" w:hAnsiTheme="minorHAnsi" w:cstheme="minorHAnsi"/>
          <w:color w:val="0070C0"/>
          <w:sz w:val="24"/>
          <w:szCs w:val="24"/>
        </w:rPr>
        <w:t>Reviewer</w:t>
      </w:r>
      <w:r w:rsidR="00FC6AF8" w:rsidRPr="00E71550">
        <w:rPr>
          <w:rFonts w:asciiTheme="minorHAnsi" w:hAnsiTheme="minorHAnsi" w:cstheme="minorHAnsi"/>
          <w:sz w:val="24"/>
          <w:szCs w:val="24"/>
        </w:rPr>
        <w:t>&gt;</w:t>
      </w:r>
    </w:p>
    <w:p w14:paraId="426E640C" w14:textId="77777777" w:rsidR="001D3F73" w:rsidRDefault="001D3F73">
      <w:pPr>
        <w:pStyle w:val="Standard"/>
        <w:spacing w:after="0" w:line="240" w:lineRule="auto"/>
        <w:rPr>
          <w:rFonts w:ascii="Courier New" w:hAnsi="Courier New" w:cs="Courier New"/>
        </w:rPr>
      </w:pPr>
      <w:bookmarkStart w:id="497" w:name="_Toc528812650"/>
      <w:bookmarkEnd w:id="497"/>
    </w:p>
    <w:p w14:paraId="5DA26B6C" w14:textId="0CB12122" w:rsidR="001D3F73" w:rsidRPr="00F84C3B" w:rsidRDefault="00FC6AF8" w:rsidP="00F84C3B">
      <w:pPr>
        <w:pStyle w:val="Ttulo1"/>
        <w:numPr>
          <w:ilvl w:val="3"/>
          <w:numId w:val="29"/>
        </w:numPr>
        <w:rPr>
          <w:rStyle w:val="ListLabel1"/>
          <w:b/>
          <w:sz w:val="28"/>
        </w:rPr>
      </w:pPr>
      <w:bookmarkStart w:id="498" w:name="_Toc528812651"/>
      <w:bookmarkStart w:id="499" w:name="_Toc528812652"/>
      <w:bookmarkStart w:id="500" w:name="_Toc528812654"/>
      <w:bookmarkStart w:id="501" w:name="_Toc528812655"/>
      <w:bookmarkStart w:id="502" w:name="_Toc528812656"/>
      <w:bookmarkStart w:id="503" w:name="_Toc528812657"/>
      <w:bookmarkStart w:id="504" w:name="_Toc10659940"/>
      <w:bookmarkStart w:id="505" w:name="_Toc10989870"/>
      <w:bookmarkEnd w:id="498"/>
      <w:bookmarkEnd w:id="499"/>
      <w:bookmarkEnd w:id="500"/>
      <w:bookmarkEnd w:id="501"/>
      <w:bookmarkEnd w:id="502"/>
      <w:bookmarkEnd w:id="503"/>
      <w:r w:rsidRPr="00F84C3B">
        <w:rPr>
          <w:rStyle w:val="ListLabel1"/>
          <w:b/>
          <w:sz w:val="28"/>
        </w:rPr>
        <w:t xml:space="preserve">Node: </w:t>
      </w:r>
      <w:r w:rsidR="00F22274">
        <w:rPr>
          <w:rStyle w:val="ListLabel1"/>
          <w:b/>
          <w:sz w:val="28"/>
        </w:rPr>
        <w:t xml:space="preserve">Assessment </w:t>
      </w:r>
      <w:commentRangeStart w:id="506"/>
      <w:commentRangeStart w:id="507"/>
      <w:r w:rsidRPr="00F84C3B">
        <w:rPr>
          <w:rStyle w:val="ListLabel1"/>
          <w:b/>
          <w:sz w:val="28"/>
        </w:rPr>
        <w:t>Keywords</w:t>
      </w:r>
      <w:bookmarkEnd w:id="504"/>
      <w:bookmarkEnd w:id="505"/>
      <w:commentRangeEnd w:id="506"/>
      <w:r w:rsidR="00100C48">
        <w:rPr>
          <w:rStyle w:val="Refdecomentario"/>
          <w:rFonts w:ascii="Calibri" w:hAnsi="Calibri" w:cs="Calibri"/>
          <w:b w:val="0"/>
        </w:rPr>
        <w:commentReference w:id="506"/>
      </w:r>
      <w:commentRangeEnd w:id="507"/>
      <w:r w:rsidR="002E0943">
        <w:rPr>
          <w:rStyle w:val="Refdecomentario"/>
          <w:rFonts w:ascii="Calibri" w:hAnsi="Calibri" w:cs="Calibri"/>
          <w:b w:val="0"/>
        </w:rPr>
        <w:commentReference w:id="507"/>
      </w:r>
    </w:p>
    <w:p w14:paraId="646099AC"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Tag:</w:t>
      </w:r>
      <w:r w:rsidR="00F77BC4" w:rsidRPr="008C259C">
        <w:rPr>
          <w:rFonts w:ascii="Bookman Old Style" w:hAnsi="Bookman Old Style"/>
          <w:sz w:val="24"/>
          <w:szCs w:val="24"/>
        </w:rPr>
        <w:t xml:space="preserve"> &lt;</w:t>
      </w:r>
      <w:r w:rsidR="00F22274" w:rsidRPr="008C259C">
        <w:rPr>
          <w:rFonts w:ascii="Bookman Old Style" w:hAnsi="Bookman Old Style"/>
          <w:sz w:val="24"/>
          <w:szCs w:val="24"/>
        </w:rPr>
        <w:t>Assessment-</w:t>
      </w:r>
      <w:r w:rsidR="00F77BC4" w:rsidRPr="008C259C">
        <w:rPr>
          <w:rFonts w:ascii="Bookman Old Style" w:hAnsi="Bookman Old Style"/>
          <w:sz w:val="24"/>
          <w:szCs w:val="24"/>
        </w:rPr>
        <w:t>Keywords&gt;</w:t>
      </w:r>
    </w:p>
    <w:p w14:paraId="5782F9AF"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Parent</w:t>
      </w:r>
      <w:r w:rsidRPr="008C259C">
        <w:rPr>
          <w:rFonts w:ascii="Bookman Old Style" w:hAnsi="Bookman Old Style"/>
          <w:sz w:val="24"/>
          <w:szCs w:val="24"/>
        </w:rPr>
        <w:t>: Assessment-Information</w:t>
      </w:r>
    </w:p>
    <w:p w14:paraId="3AFFF63C" w14:textId="56B195F9" w:rsidR="001D3F73" w:rsidRPr="008C259C"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Children</w:t>
      </w:r>
      <w:r w:rsidRPr="008C259C">
        <w:rPr>
          <w:rFonts w:ascii="Bookman Old Style" w:hAnsi="Bookman Old Style"/>
          <w:sz w:val="24"/>
          <w:szCs w:val="24"/>
        </w:rPr>
        <w:t>: Keyword</w:t>
      </w:r>
    </w:p>
    <w:p w14:paraId="08963A23" w14:textId="6DDB68C3" w:rsidR="001D3F73" w:rsidRPr="008C259C" w:rsidRDefault="00FC6AF8" w:rsidP="00762278">
      <w:pPr>
        <w:pStyle w:val="Standard"/>
        <w:spacing w:after="80" w:line="23" w:lineRule="atLeast"/>
        <w:jc w:val="both"/>
        <w:rPr>
          <w:rFonts w:ascii="Bookman Old Style" w:hAnsi="Bookman Old Style"/>
          <w:sz w:val="24"/>
          <w:szCs w:val="24"/>
        </w:rPr>
      </w:pPr>
      <w:r w:rsidRPr="008C259C">
        <w:rPr>
          <w:rFonts w:ascii="Bookman Old Style" w:hAnsi="Bookman Old Style"/>
          <w:sz w:val="24"/>
          <w:szCs w:val="24"/>
          <w:u w:val="single"/>
        </w:rPr>
        <w:t>Content:</w:t>
      </w:r>
      <w:r w:rsidRPr="008C259C">
        <w:rPr>
          <w:rFonts w:ascii="Bookman Old Style" w:hAnsi="Bookman Old Style"/>
          <w:sz w:val="24"/>
          <w:szCs w:val="24"/>
        </w:rPr>
        <w:t xml:space="preserve"> Lists of keyw</w:t>
      </w:r>
      <w:r w:rsidR="00E71550">
        <w:rPr>
          <w:rFonts w:ascii="Bookman Old Style" w:hAnsi="Bookman Old Style"/>
          <w:sz w:val="24"/>
          <w:szCs w:val="24"/>
        </w:rPr>
        <w:t xml:space="preserve">ords included in the assessment, that can be different from the Keywords of the reference to more specifically address the assessment target. </w:t>
      </w:r>
      <w:r w:rsidR="00E71550" w:rsidRPr="00CA28A0">
        <w:rPr>
          <w:rFonts w:ascii="Bookman Old Style" w:hAnsi="Bookman Old Style"/>
          <w:b/>
          <w:sz w:val="24"/>
          <w:szCs w:val="24"/>
        </w:rPr>
        <w:t>They should include either “strategic”</w:t>
      </w:r>
      <w:r w:rsidR="00E71550">
        <w:rPr>
          <w:rFonts w:ascii="Bookman Old Style" w:hAnsi="Bookman Old Style"/>
          <w:sz w:val="24"/>
          <w:szCs w:val="24"/>
        </w:rPr>
        <w:t xml:space="preserve"> (if only one assessment target was assessed) </w:t>
      </w:r>
      <w:r w:rsidR="00E71550" w:rsidRPr="00CA28A0">
        <w:rPr>
          <w:rFonts w:ascii="Bookman Old Style" w:hAnsi="Bookman Old Style"/>
          <w:b/>
          <w:sz w:val="24"/>
          <w:szCs w:val="24"/>
        </w:rPr>
        <w:t>or “systematic”</w:t>
      </w:r>
      <w:r w:rsidR="00E71550">
        <w:rPr>
          <w:rFonts w:ascii="Bookman Old Style" w:hAnsi="Bookman Old Style"/>
          <w:sz w:val="24"/>
          <w:szCs w:val="24"/>
        </w:rPr>
        <w:t xml:space="preserve"> (if more than one assessment target was assessed as part of the same effort, such as it happens in national assessments). Keywords should start with an uppercase. </w:t>
      </w:r>
      <w:ins w:id="508" w:author="Michelle Castellanos" w:date="2019-09-01T16:07:00Z">
        <w:r w:rsidR="002E0943">
          <w:rPr>
            <w:rFonts w:ascii="Bookman Old Style" w:hAnsi="Bookman Old Style"/>
            <w:sz w:val="24"/>
            <w:szCs w:val="24"/>
          </w:rPr>
          <w:t>For all cases, t</w:t>
        </w:r>
      </w:ins>
      <w:ins w:id="509" w:author="Michelle Castellanos" w:date="2019-09-01T16:06:00Z">
        <w:r w:rsidR="002E0943">
          <w:rPr>
            <w:rFonts w:ascii="Bookman Old Style" w:hAnsi="Bookman Old Style"/>
            <w:sz w:val="24"/>
            <w:szCs w:val="24"/>
          </w:rPr>
          <w:t xml:space="preserve">he first keyword of the list should be </w:t>
        </w:r>
      </w:ins>
      <w:ins w:id="510" w:author="Michelle Castellanos" w:date="2019-09-01T16:07:00Z">
        <w:r w:rsidR="002E0943">
          <w:rPr>
            <w:rFonts w:ascii="Bookman Old Style" w:hAnsi="Bookman Old Style"/>
            <w:sz w:val="24"/>
            <w:szCs w:val="24"/>
          </w:rPr>
          <w:t>“strategic” or “systematic”.</w:t>
        </w:r>
      </w:ins>
    </w:p>
    <w:p w14:paraId="0640F822" w14:textId="77777777" w:rsidR="001D3F73" w:rsidRPr="008C259C" w:rsidRDefault="00FC6AF8" w:rsidP="00762278">
      <w:pPr>
        <w:pStyle w:val="Standard"/>
        <w:spacing w:after="80" w:line="23" w:lineRule="atLeast"/>
        <w:jc w:val="both"/>
        <w:rPr>
          <w:rFonts w:ascii="Bookman Old Style" w:hAnsi="Bookman Old Style"/>
          <w:sz w:val="24"/>
          <w:szCs w:val="24"/>
        </w:rPr>
      </w:pPr>
      <w:r w:rsidRPr="008C259C">
        <w:rPr>
          <w:rFonts w:ascii="Bookman Old Style" w:hAnsi="Bookman Old Style"/>
          <w:sz w:val="24"/>
          <w:szCs w:val="24"/>
          <w:u w:val="single"/>
        </w:rPr>
        <w:t xml:space="preserve">Attributes: </w:t>
      </w:r>
      <w:r w:rsidRPr="008C259C">
        <w:rPr>
          <w:rFonts w:ascii="Bookman Old Style" w:hAnsi="Bookman Old Style"/>
          <w:sz w:val="24"/>
          <w:szCs w:val="24"/>
        </w:rPr>
        <w:t>none</w:t>
      </w:r>
    </w:p>
    <w:p w14:paraId="057BD24C" w14:textId="77777777" w:rsidR="001D3F73" w:rsidRPr="008C259C"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Example:</w:t>
      </w:r>
    </w:p>
    <w:p w14:paraId="7A3F6BF2" w14:textId="723A0415" w:rsidR="001D3F73" w:rsidRPr="008C259C" w:rsidRDefault="008C259C" w:rsidP="00762278">
      <w:pPr>
        <w:pStyle w:val="Standard"/>
        <w:spacing w:after="80" w:line="23" w:lineRule="atLeast"/>
        <w:rPr>
          <w:rFonts w:asciiTheme="minorHAnsi" w:hAnsiTheme="minorHAnsi" w:cstheme="minorHAnsi"/>
          <w:sz w:val="24"/>
          <w:szCs w:val="24"/>
        </w:rPr>
      </w:pPr>
      <w:r>
        <w:rPr>
          <w:rFonts w:ascii="Bookman Old Style" w:hAnsi="Bookman Old Style" w:cs="Courier New"/>
          <w:sz w:val="24"/>
          <w:szCs w:val="24"/>
        </w:rPr>
        <w:tab/>
      </w:r>
      <w:r w:rsidR="00FC6AF8" w:rsidRPr="008C259C">
        <w:rPr>
          <w:rFonts w:asciiTheme="minorHAnsi" w:hAnsiTheme="minorHAnsi" w:cstheme="minorHAnsi"/>
          <w:sz w:val="24"/>
          <w:szCs w:val="24"/>
        </w:rPr>
        <w:t>&lt;</w:t>
      </w:r>
      <w:r w:rsidR="00F22274" w:rsidRPr="008C259C">
        <w:rPr>
          <w:rFonts w:asciiTheme="minorHAnsi" w:hAnsiTheme="minorHAnsi" w:cstheme="minorHAnsi"/>
          <w:color w:val="0070C0"/>
          <w:sz w:val="24"/>
          <w:szCs w:val="24"/>
        </w:rPr>
        <w:t>Assessment-</w:t>
      </w:r>
      <w:r w:rsidR="00FC6AF8" w:rsidRPr="008C259C">
        <w:rPr>
          <w:rFonts w:asciiTheme="minorHAnsi" w:hAnsiTheme="minorHAnsi" w:cstheme="minorHAnsi"/>
          <w:color w:val="0070C0"/>
          <w:sz w:val="24"/>
          <w:szCs w:val="24"/>
        </w:rPr>
        <w:t>Keywords</w:t>
      </w:r>
      <w:r w:rsidR="00FC6AF8" w:rsidRPr="008C259C">
        <w:rPr>
          <w:rFonts w:asciiTheme="minorHAnsi" w:hAnsiTheme="minorHAnsi" w:cstheme="minorHAnsi"/>
          <w:sz w:val="24"/>
          <w:szCs w:val="24"/>
        </w:rPr>
        <w:t>&gt;</w:t>
      </w:r>
    </w:p>
    <w:p w14:paraId="6E279621" w14:textId="539E8E5C" w:rsidR="002E0943" w:rsidRDefault="002E0943" w:rsidP="002E0943">
      <w:pPr>
        <w:pStyle w:val="Standard"/>
        <w:spacing w:after="80" w:line="23" w:lineRule="atLeast"/>
        <w:ind w:left="720" w:firstLine="720"/>
        <w:rPr>
          <w:ins w:id="511" w:author="Michelle Castellanos" w:date="2019-09-01T16:08:00Z"/>
          <w:rFonts w:asciiTheme="minorHAnsi" w:hAnsiTheme="minorHAnsi" w:cstheme="minorHAnsi"/>
          <w:sz w:val="24"/>
          <w:szCs w:val="24"/>
        </w:rPr>
      </w:pPr>
      <w:moveToRangeStart w:id="512" w:author="Michelle Castellanos" w:date="2019-09-01T16:08:00Z" w:name="move18246500"/>
      <w:moveTo w:id="513" w:author="Michelle Castellanos" w:date="2019-09-01T16:08:00Z">
        <w:r>
          <w:rPr>
            <w:rFonts w:asciiTheme="minorHAnsi" w:hAnsiTheme="minorHAnsi" w:cstheme="minorHAnsi"/>
            <w:sz w:val="24"/>
            <w:szCs w:val="24"/>
          </w:rPr>
          <w:t>&lt;Keyword&gt;Strategic</w:t>
        </w:r>
        <w:r w:rsidRPr="008C259C">
          <w:rPr>
            <w:rFonts w:asciiTheme="minorHAnsi" w:hAnsiTheme="minorHAnsi" w:cstheme="minorHAnsi"/>
            <w:sz w:val="24"/>
            <w:szCs w:val="24"/>
          </w:rPr>
          <w:t>&lt;/Keyword&gt;</w:t>
        </w:r>
      </w:moveTo>
      <w:moveToRangeEnd w:id="512"/>
      <w:r w:rsidR="00FC6AF8" w:rsidRPr="008C259C">
        <w:rPr>
          <w:rFonts w:asciiTheme="minorHAnsi" w:hAnsiTheme="minorHAnsi" w:cstheme="minorHAnsi"/>
          <w:sz w:val="24"/>
          <w:szCs w:val="24"/>
        </w:rPr>
        <w:tab/>
      </w:r>
      <w:r w:rsidR="00FC6AF8" w:rsidRPr="008C259C">
        <w:rPr>
          <w:rFonts w:asciiTheme="minorHAnsi" w:hAnsiTheme="minorHAnsi" w:cstheme="minorHAnsi"/>
          <w:sz w:val="24"/>
          <w:szCs w:val="24"/>
        </w:rPr>
        <w:tab/>
      </w:r>
    </w:p>
    <w:p w14:paraId="6E1D27E9" w14:textId="7FB75A29" w:rsidR="001D3F73" w:rsidRPr="008C259C" w:rsidRDefault="00FC6AF8" w:rsidP="002E0943">
      <w:pPr>
        <w:pStyle w:val="Standard"/>
        <w:spacing w:after="80" w:line="23" w:lineRule="atLeast"/>
        <w:ind w:left="720" w:firstLine="720"/>
        <w:rPr>
          <w:rFonts w:asciiTheme="minorHAnsi" w:hAnsiTheme="minorHAnsi" w:cstheme="minorHAnsi"/>
          <w:sz w:val="24"/>
          <w:szCs w:val="24"/>
        </w:rPr>
      </w:pPr>
      <w:r w:rsidRPr="008C259C">
        <w:rPr>
          <w:rFonts w:asciiTheme="minorHAnsi" w:hAnsiTheme="minorHAnsi" w:cstheme="minorHAnsi"/>
          <w:sz w:val="24"/>
          <w:szCs w:val="24"/>
        </w:rPr>
        <w:t>&lt;Keyword&gt;</w:t>
      </w:r>
      <w:r w:rsidR="00E71550">
        <w:rPr>
          <w:rFonts w:asciiTheme="minorHAnsi" w:hAnsiTheme="minorHAnsi" w:cstheme="minorHAnsi"/>
          <w:sz w:val="24"/>
          <w:szCs w:val="24"/>
        </w:rPr>
        <w:t>Evergreen forest</w:t>
      </w:r>
      <w:r w:rsidRPr="008C259C">
        <w:rPr>
          <w:rFonts w:asciiTheme="minorHAnsi" w:hAnsiTheme="minorHAnsi" w:cstheme="minorHAnsi"/>
          <w:sz w:val="24"/>
          <w:szCs w:val="24"/>
        </w:rPr>
        <w:t>&lt;/Keyword&gt;</w:t>
      </w:r>
    </w:p>
    <w:p w14:paraId="6F90FF5E" w14:textId="1B2041A0" w:rsidR="001D3F73" w:rsidRPr="008C259C" w:rsidRDefault="00E71550" w:rsidP="00762278">
      <w:pPr>
        <w:pStyle w:val="Standard"/>
        <w:spacing w:after="80" w:line="23" w:lineRule="atLeast"/>
        <w:rPr>
          <w:rFonts w:asciiTheme="minorHAnsi" w:hAnsiTheme="minorHAnsi" w:cstheme="minorHAnsi"/>
          <w:sz w:val="24"/>
          <w:szCs w:val="24"/>
        </w:rPr>
      </w:pPr>
      <w:r>
        <w:rPr>
          <w:rFonts w:asciiTheme="minorHAnsi" w:hAnsiTheme="minorHAnsi" w:cstheme="minorHAnsi"/>
          <w:sz w:val="24"/>
          <w:szCs w:val="24"/>
        </w:rPr>
        <w:tab/>
      </w:r>
      <w:r w:rsidR="002E0943">
        <w:rPr>
          <w:rFonts w:asciiTheme="minorHAnsi" w:hAnsiTheme="minorHAnsi" w:cstheme="minorHAnsi"/>
          <w:sz w:val="24"/>
          <w:szCs w:val="24"/>
        </w:rPr>
        <w:tab/>
      </w:r>
      <w:r>
        <w:rPr>
          <w:rFonts w:asciiTheme="minorHAnsi" w:hAnsiTheme="minorHAnsi" w:cstheme="minorHAnsi"/>
          <w:sz w:val="24"/>
          <w:szCs w:val="24"/>
        </w:rPr>
        <w:t>&lt;Keyword&gt;Venezuela</w:t>
      </w:r>
      <w:r w:rsidR="00FC6AF8" w:rsidRPr="008C259C">
        <w:rPr>
          <w:rFonts w:asciiTheme="minorHAnsi" w:hAnsiTheme="minorHAnsi" w:cstheme="minorHAnsi"/>
          <w:sz w:val="24"/>
          <w:szCs w:val="24"/>
        </w:rPr>
        <w:t>&lt;/Keyword&gt;</w:t>
      </w:r>
    </w:p>
    <w:p w14:paraId="28A19E61" w14:textId="18B9012A" w:rsidR="001D3F73" w:rsidRPr="008C259C" w:rsidRDefault="00E71550" w:rsidP="00762278">
      <w:pPr>
        <w:pStyle w:val="Standard"/>
        <w:spacing w:after="80" w:line="23" w:lineRule="atLeast"/>
        <w:rPr>
          <w:rFonts w:asciiTheme="minorHAnsi" w:hAnsiTheme="minorHAnsi" w:cstheme="minorHAnsi"/>
          <w:sz w:val="24"/>
          <w:szCs w:val="24"/>
        </w:rPr>
      </w:pPr>
      <w:r>
        <w:rPr>
          <w:rFonts w:asciiTheme="minorHAnsi" w:hAnsiTheme="minorHAnsi" w:cstheme="minorHAnsi"/>
          <w:sz w:val="24"/>
          <w:szCs w:val="24"/>
        </w:rPr>
        <w:lastRenderedPageBreak/>
        <w:tab/>
      </w:r>
      <w:r>
        <w:rPr>
          <w:rFonts w:asciiTheme="minorHAnsi" w:hAnsiTheme="minorHAnsi" w:cstheme="minorHAnsi"/>
          <w:sz w:val="24"/>
          <w:szCs w:val="24"/>
        </w:rPr>
        <w:tab/>
      </w:r>
      <w:moveFromRangeStart w:id="514" w:author="Michelle Castellanos" w:date="2019-09-01T16:08:00Z" w:name="move18246500"/>
      <w:moveFrom w:id="515" w:author="Michelle Castellanos" w:date="2019-09-01T16:08:00Z">
        <w:r w:rsidDel="002E0943">
          <w:rPr>
            <w:rFonts w:asciiTheme="minorHAnsi" w:hAnsiTheme="minorHAnsi" w:cstheme="minorHAnsi"/>
            <w:sz w:val="24"/>
            <w:szCs w:val="24"/>
          </w:rPr>
          <w:t>&lt;Keyword&gt;Strategic</w:t>
        </w:r>
        <w:r w:rsidR="00FC6AF8" w:rsidRPr="008C259C" w:rsidDel="002E0943">
          <w:rPr>
            <w:rFonts w:asciiTheme="minorHAnsi" w:hAnsiTheme="minorHAnsi" w:cstheme="minorHAnsi"/>
            <w:sz w:val="24"/>
            <w:szCs w:val="24"/>
          </w:rPr>
          <w:t>&lt;/Keyword&gt;</w:t>
        </w:r>
      </w:moveFrom>
      <w:moveFromRangeEnd w:id="514"/>
    </w:p>
    <w:p w14:paraId="5B45B200" w14:textId="07A5C7F4" w:rsidR="001D3F73" w:rsidRPr="008C259C" w:rsidRDefault="00FC6AF8" w:rsidP="00762278">
      <w:pPr>
        <w:pStyle w:val="Standard"/>
        <w:spacing w:after="80" w:line="23" w:lineRule="atLeast"/>
        <w:ind w:firstLine="720"/>
        <w:rPr>
          <w:rFonts w:asciiTheme="minorHAnsi" w:hAnsiTheme="minorHAnsi" w:cstheme="minorHAnsi"/>
          <w:sz w:val="24"/>
          <w:szCs w:val="24"/>
        </w:rPr>
      </w:pPr>
      <w:r w:rsidRPr="008C259C">
        <w:rPr>
          <w:rFonts w:asciiTheme="minorHAnsi" w:hAnsiTheme="minorHAnsi" w:cstheme="minorHAnsi"/>
          <w:sz w:val="24"/>
          <w:szCs w:val="24"/>
        </w:rPr>
        <w:t>&lt;/</w:t>
      </w:r>
      <w:r w:rsidR="00F22274" w:rsidRPr="008C259C">
        <w:rPr>
          <w:rFonts w:asciiTheme="minorHAnsi" w:hAnsiTheme="minorHAnsi" w:cstheme="minorHAnsi"/>
          <w:color w:val="0070C0"/>
          <w:sz w:val="24"/>
          <w:szCs w:val="24"/>
        </w:rPr>
        <w:t>Assessment-Keywords</w:t>
      </w:r>
      <w:r w:rsidRPr="008C259C">
        <w:rPr>
          <w:rFonts w:asciiTheme="minorHAnsi" w:hAnsiTheme="minorHAnsi" w:cstheme="minorHAnsi"/>
          <w:sz w:val="24"/>
          <w:szCs w:val="24"/>
        </w:rPr>
        <w:t>&gt;</w:t>
      </w:r>
    </w:p>
    <w:p w14:paraId="1BCA7DC6" w14:textId="77777777" w:rsidR="001D3F73" w:rsidRDefault="001D3F73">
      <w:pPr>
        <w:pStyle w:val="Standard"/>
        <w:spacing w:after="0" w:line="240" w:lineRule="auto"/>
        <w:rPr>
          <w:rFonts w:ascii="Courier New" w:hAnsi="Courier New" w:cs="Courier New"/>
        </w:rPr>
      </w:pPr>
    </w:p>
    <w:p w14:paraId="4247CB41" w14:textId="34521706" w:rsidR="001D3F73" w:rsidRPr="00611B6F" w:rsidRDefault="00FC6AF8" w:rsidP="00611B6F">
      <w:pPr>
        <w:pStyle w:val="Ttulo1"/>
        <w:numPr>
          <w:ilvl w:val="4"/>
          <w:numId w:val="29"/>
        </w:numPr>
        <w:rPr>
          <w:rStyle w:val="ListLabel1"/>
          <w:b/>
          <w:sz w:val="28"/>
        </w:rPr>
      </w:pPr>
      <w:bookmarkStart w:id="516" w:name="_Toc528812658"/>
      <w:bookmarkStart w:id="517" w:name="_Toc10659941"/>
      <w:bookmarkStart w:id="518" w:name="_Toc10989871"/>
      <w:bookmarkEnd w:id="516"/>
      <w:r w:rsidRPr="00611B6F">
        <w:rPr>
          <w:rStyle w:val="ListLabel1"/>
          <w:b/>
          <w:sz w:val="28"/>
        </w:rPr>
        <w:t>Node: Keyword</w:t>
      </w:r>
      <w:bookmarkEnd w:id="517"/>
      <w:bookmarkEnd w:id="518"/>
    </w:p>
    <w:p w14:paraId="6ECBB531"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Tag:</w:t>
      </w:r>
      <w:r w:rsidR="00F77BC4" w:rsidRPr="008C259C">
        <w:rPr>
          <w:rFonts w:ascii="Bookman Old Style" w:hAnsi="Bookman Old Style"/>
          <w:sz w:val="24"/>
          <w:szCs w:val="24"/>
        </w:rPr>
        <w:t xml:space="preserve"> &lt;Keyword&gt;</w:t>
      </w:r>
    </w:p>
    <w:p w14:paraId="6CE444D0"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Parent</w:t>
      </w:r>
      <w:r w:rsidRPr="008C259C">
        <w:rPr>
          <w:rFonts w:ascii="Bookman Old Style" w:hAnsi="Bookman Old Style"/>
          <w:sz w:val="24"/>
          <w:szCs w:val="24"/>
        </w:rPr>
        <w:t>: Keywords</w:t>
      </w:r>
    </w:p>
    <w:p w14:paraId="08825CAD" w14:textId="77777777" w:rsidR="00762278"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Children</w:t>
      </w:r>
      <w:r w:rsidRPr="008C259C">
        <w:rPr>
          <w:rFonts w:ascii="Bookman Old Style" w:hAnsi="Bookman Old Style"/>
          <w:sz w:val="24"/>
          <w:szCs w:val="24"/>
        </w:rPr>
        <w:t>: none</w:t>
      </w:r>
    </w:p>
    <w:p w14:paraId="4B316660" w14:textId="5B370747" w:rsidR="001D3F73" w:rsidRPr="008C259C"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Content:</w:t>
      </w:r>
      <w:r w:rsidRPr="008C259C">
        <w:rPr>
          <w:rFonts w:ascii="Bookman Old Style" w:hAnsi="Bookman Old Style"/>
          <w:sz w:val="24"/>
          <w:szCs w:val="24"/>
        </w:rPr>
        <w:t xml:space="preserve"> Element containing one keyword included in the assessment.</w:t>
      </w:r>
      <w:r w:rsidR="00E71550" w:rsidRPr="00E71550">
        <w:rPr>
          <w:rFonts w:ascii="Bookman Old Style" w:hAnsi="Bookman Old Style"/>
          <w:sz w:val="24"/>
          <w:szCs w:val="24"/>
        </w:rPr>
        <w:t xml:space="preserve"> </w:t>
      </w:r>
      <w:r w:rsidR="00E71550">
        <w:rPr>
          <w:rFonts w:ascii="Bookman Old Style" w:hAnsi="Bookman Old Style"/>
          <w:sz w:val="24"/>
          <w:szCs w:val="24"/>
        </w:rPr>
        <w:t xml:space="preserve">At least one element for either </w:t>
      </w:r>
      <w:r w:rsidR="00E71550" w:rsidRPr="00CA28A0">
        <w:rPr>
          <w:rFonts w:ascii="Bookman Old Style" w:hAnsi="Bookman Old Style"/>
          <w:b/>
          <w:sz w:val="24"/>
          <w:szCs w:val="24"/>
        </w:rPr>
        <w:t>“strategic”</w:t>
      </w:r>
      <w:r w:rsidR="00E71550">
        <w:rPr>
          <w:rFonts w:ascii="Bookman Old Style" w:hAnsi="Bookman Old Style"/>
          <w:sz w:val="24"/>
          <w:szCs w:val="24"/>
        </w:rPr>
        <w:t xml:space="preserve"> (if only one assessment target was assessed) or “</w:t>
      </w:r>
      <w:r w:rsidR="00E71550" w:rsidRPr="009F359C">
        <w:rPr>
          <w:rFonts w:ascii="Bookman Old Style" w:hAnsi="Bookman Old Style"/>
          <w:b/>
          <w:sz w:val="24"/>
          <w:szCs w:val="24"/>
          <w:rPrChange w:id="519" w:author="Utility" w:date="2019-08-06T07:20:00Z">
            <w:rPr>
              <w:rFonts w:ascii="Bookman Old Style" w:hAnsi="Bookman Old Style"/>
              <w:sz w:val="24"/>
              <w:szCs w:val="24"/>
            </w:rPr>
          </w:rPrChange>
        </w:rPr>
        <w:t>systematic</w:t>
      </w:r>
      <w:r w:rsidR="00E71550">
        <w:rPr>
          <w:rFonts w:ascii="Bookman Old Style" w:hAnsi="Bookman Old Style"/>
          <w:sz w:val="24"/>
          <w:szCs w:val="24"/>
        </w:rPr>
        <w:t>” (if more than one assessment target was assessed as part of the same effort, such as it happens in national assessments) should be included. Keywords should start with an uppercase.</w:t>
      </w:r>
      <w:ins w:id="520" w:author="Utility" w:date="2019-08-13T12:26:00Z">
        <w:r w:rsidR="0044079E">
          <w:rPr>
            <w:rFonts w:ascii="Bookman Old Style" w:hAnsi="Bookman Old Style"/>
            <w:sz w:val="24"/>
            <w:szCs w:val="24"/>
          </w:rPr>
          <w:t xml:space="preserve"> </w:t>
        </w:r>
      </w:ins>
      <w:commentRangeStart w:id="521"/>
      <w:ins w:id="522" w:author="Utility" w:date="2019-08-13T12:28:00Z">
        <w:r w:rsidR="0044079E" w:rsidRPr="0044079E">
          <w:rPr>
            <w:rFonts w:ascii="Bookman Old Style" w:hAnsi="Bookman Old Style"/>
            <w:sz w:val="24"/>
            <w:szCs w:val="24"/>
          </w:rPr>
          <w:t xml:space="preserve">In the case of systematic evaluations avoid placing specific keywords </w:t>
        </w:r>
      </w:ins>
      <w:r w:rsidR="002E0943" w:rsidRPr="0044079E">
        <w:rPr>
          <w:rFonts w:ascii="Bookman Old Style" w:hAnsi="Bookman Old Style"/>
          <w:sz w:val="24"/>
          <w:szCs w:val="24"/>
        </w:rPr>
        <w:t>describing</w:t>
      </w:r>
      <w:ins w:id="523" w:author="Utility" w:date="2019-08-13T12:28:00Z">
        <w:r w:rsidR="0044079E" w:rsidRPr="0044079E">
          <w:rPr>
            <w:rFonts w:ascii="Bookman Old Style" w:hAnsi="Bookman Old Style"/>
            <w:sz w:val="24"/>
            <w:szCs w:val="24"/>
          </w:rPr>
          <w:t xml:space="preserve"> one assessment unit, since this information will be applied to the rest of the units.</w:t>
        </w:r>
      </w:ins>
      <w:commentRangeEnd w:id="521"/>
      <w:r w:rsidR="002E0943">
        <w:rPr>
          <w:rStyle w:val="Refdecomentario"/>
        </w:rPr>
        <w:commentReference w:id="521"/>
      </w:r>
    </w:p>
    <w:p w14:paraId="41314D56" w14:textId="77777777" w:rsidR="001D3F73" w:rsidRPr="008C259C" w:rsidRDefault="00FC6AF8" w:rsidP="00762278">
      <w:pPr>
        <w:pStyle w:val="Standard"/>
        <w:spacing w:after="80" w:line="23" w:lineRule="atLeast"/>
        <w:jc w:val="both"/>
        <w:rPr>
          <w:rFonts w:ascii="Bookman Old Style" w:hAnsi="Bookman Old Style"/>
          <w:sz w:val="24"/>
          <w:szCs w:val="24"/>
        </w:rPr>
      </w:pPr>
      <w:r w:rsidRPr="008C259C">
        <w:rPr>
          <w:rFonts w:ascii="Bookman Old Style" w:hAnsi="Bookman Old Style"/>
          <w:sz w:val="24"/>
          <w:szCs w:val="24"/>
          <w:u w:val="single"/>
        </w:rPr>
        <w:t xml:space="preserve">Attributes: </w:t>
      </w:r>
      <w:r w:rsidRPr="008C259C">
        <w:rPr>
          <w:rFonts w:ascii="Bookman Old Style" w:hAnsi="Bookman Old Style"/>
          <w:sz w:val="24"/>
          <w:szCs w:val="24"/>
        </w:rPr>
        <w:t>none</w:t>
      </w:r>
    </w:p>
    <w:p w14:paraId="1B70BBA1" w14:textId="77777777" w:rsidR="001D3F73" w:rsidRPr="008C259C" w:rsidRDefault="00FC6AF8" w:rsidP="00762278">
      <w:pPr>
        <w:pStyle w:val="Standard"/>
        <w:spacing w:after="80" w:line="23" w:lineRule="atLeast"/>
        <w:rPr>
          <w:rFonts w:ascii="Bookman Old Style" w:hAnsi="Bookman Old Style"/>
          <w:sz w:val="24"/>
          <w:szCs w:val="24"/>
        </w:rPr>
      </w:pPr>
      <w:r w:rsidRPr="008C259C">
        <w:rPr>
          <w:rFonts w:ascii="Bookman Old Style" w:hAnsi="Bookman Old Style"/>
          <w:sz w:val="24"/>
          <w:szCs w:val="24"/>
          <w:u w:val="single"/>
        </w:rPr>
        <w:t>Example:</w:t>
      </w:r>
    </w:p>
    <w:p w14:paraId="11472E43" w14:textId="77777777" w:rsidR="00E71550" w:rsidRDefault="008C259C" w:rsidP="00762278">
      <w:pPr>
        <w:pStyle w:val="Standard"/>
        <w:spacing w:after="80" w:line="23" w:lineRule="atLeast"/>
        <w:rPr>
          <w:rFonts w:ascii="Courier New" w:hAnsi="Courier New" w:cs="Courier New"/>
        </w:rPr>
      </w:pPr>
      <w:r w:rsidRPr="008C259C">
        <w:rPr>
          <w:rFonts w:asciiTheme="minorHAnsi" w:hAnsiTheme="minorHAnsi" w:cstheme="minorHAnsi"/>
          <w:sz w:val="24"/>
          <w:szCs w:val="24"/>
        </w:rPr>
        <w:tab/>
      </w:r>
      <w:r w:rsidR="00FC6AF8" w:rsidRPr="008C259C">
        <w:rPr>
          <w:rFonts w:asciiTheme="minorHAnsi" w:hAnsiTheme="minorHAnsi" w:cstheme="minorHAnsi"/>
          <w:sz w:val="24"/>
          <w:szCs w:val="24"/>
        </w:rPr>
        <w:t>&lt;</w:t>
      </w:r>
      <w:r w:rsidR="00FC6AF8" w:rsidRPr="008C259C">
        <w:rPr>
          <w:rFonts w:asciiTheme="minorHAnsi" w:hAnsiTheme="minorHAnsi" w:cstheme="minorHAnsi"/>
          <w:color w:val="0070C0"/>
          <w:sz w:val="24"/>
          <w:szCs w:val="24"/>
        </w:rPr>
        <w:t>Keyword</w:t>
      </w:r>
      <w:r w:rsidR="00FC6AF8" w:rsidRPr="008C259C">
        <w:rPr>
          <w:rFonts w:asciiTheme="minorHAnsi" w:hAnsiTheme="minorHAnsi" w:cstheme="minorHAnsi"/>
          <w:sz w:val="24"/>
          <w:szCs w:val="24"/>
        </w:rPr>
        <w:t>&gt;</w:t>
      </w:r>
      <w:r w:rsidR="00E71550">
        <w:rPr>
          <w:rFonts w:asciiTheme="minorHAnsi" w:hAnsiTheme="minorHAnsi" w:cstheme="minorHAnsi"/>
          <w:sz w:val="24"/>
          <w:szCs w:val="24"/>
        </w:rPr>
        <w:t>Strategic</w:t>
      </w:r>
      <w:r w:rsidR="00FC6AF8" w:rsidRPr="008C259C">
        <w:rPr>
          <w:rFonts w:asciiTheme="minorHAnsi" w:hAnsiTheme="minorHAnsi" w:cstheme="minorHAnsi"/>
          <w:sz w:val="24"/>
          <w:szCs w:val="24"/>
        </w:rPr>
        <w:t>&lt;/</w:t>
      </w:r>
      <w:r w:rsidR="00FC6AF8" w:rsidRPr="008C259C">
        <w:rPr>
          <w:rFonts w:asciiTheme="minorHAnsi" w:hAnsiTheme="minorHAnsi" w:cstheme="minorHAnsi"/>
          <w:color w:val="0070C0"/>
          <w:sz w:val="24"/>
          <w:szCs w:val="24"/>
        </w:rPr>
        <w:t>Keyword</w:t>
      </w:r>
      <w:r w:rsidR="00FC6AF8" w:rsidRPr="008C259C">
        <w:rPr>
          <w:rFonts w:asciiTheme="minorHAnsi" w:hAnsiTheme="minorHAnsi" w:cstheme="minorHAnsi"/>
          <w:sz w:val="24"/>
          <w:szCs w:val="24"/>
        </w:rPr>
        <w:t>&gt;</w:t>
      </w:r>
      <w:r w:rsidR="00FC6AF8">
        <w:rPr>
          <w:rFonts w:ascii="Courier New" w:hAnsi="Courier New" w:cs="Courier New"/>
        </w:rPr>
        <w:tab/>
      </w:r>
    </w:p>
    <w:p w14:paraId="227B110C" w14:textId="77777777" w:rsidR="00016F19" w:rsidRDefault="00E71550" w:rsidP="00E71550">
      <w:pPr>
        <w:pStyle w:val="Standard"/>
        <w:spacing w:after="80" w:line="23" w:lineRule="atLeast"/>
        <w:ind w:firstLine="720"/>
        <w:rPr>
          <w:rFonts w:asciiTheme="minorHAnsi" w:hAnsiTheme="minorHAnsi" w:cstheme="minorHAnsi"/>
          <w:sz w:val="24"/>
          <w:szCs w:val="24"/>
        </w:rPr>
      </w:pPr>
      <w:r w:rsidRPr="008C259C">
        <w:rPr>
          <w:rFonts w:asciiTheme="minorHAnsi" w:hAnsiTheme="minorHAnsi" w:cstheme="minorHAnsi"/>
          <w:sz w:val="24"/>
          <w:szCs w:val="24"/>
        </w:rPr>
        <w:t>&lt;</w:t>
      </w:r>
      <w:r w:rsidRPr="00E71550">
        <w:rPr>
          <w:rFonts w:asciiTheme="minorHAnsi" w:hAnsiTheme="minorHAnsi" w:cstheme="minorHAnsi"/>
          <w:color w:val="0070C0"/>
          <w:sz w:val="24"/>
          <w:szCs w:val="24"/>
        </w:rPr>
        <w:t>Keyword</w:t>
      </w:r>
      <w:r w:rsidRPr="008C259C">
        <w:rPr>
          <w:rFonts w:asciiTheme="minorHAnsi" w:hAnsiTheme="minorHAnsi" w:cstheme="minorHAnsi"/>
          <w:sz w:val="24"/>
          <w:szCs w:val="24"/>
        </w:rPr>
        <w:t>&gt;</w:t>
      </w:r>
      <w:r>
        <w:rPr>
          <w:rFonts w:asciiTheme="minorHAnsi" w:hAnsiTheme="minorHAnsi" w:cstheme="minorHAnsi"/>
          <w:sz w:val="24"/>
          <w:szCs w:val="24"/>
        </w:rPr>
        <w:t>Evergreen forest</w:t>
      </w:r>
      <w:r w:rsidRPr="008C259C">
        <w:rPr>
          <w:rFonts w:asciiTheme="minorHAnsi" w:hAnsiTheme="minorHAnsi" w:cstheme="minorHAnsi"/>
          <w:sz w:val="24"/>
          <w:szCs w:val="24"/>
        </w:rPr>
        <w:t>&lt;/</w:t>
      </w:r>
      <w:r w:rsidRPr="00E71550">
        <w:rPr>
          <w:rFonts w:asciiTheme="minorHAnsi" w:hAnsiTheme="minorHAnsi" w:cstheme="minorHAnsi"/>
          <w:color w:val="0070C0"/>
          <w:sz w:val="24"/>
          <w:szCs w:val="24"/>
        </w:rPr>
        <w:t>Keyword</w:t>
      </w:r>
      <w:r w:rsidRPr="008C259C">
        <w:rPr>
          <w:rFonts w:asciiTheme="minorHAnsi" w:hAnsiTheme="minorHAnsi" w:cstheme="minorHAnsi"/>
          <w:sz w:val="24"/>
          <w:szCs w:val="24"/>
        </w:rPr>
        <w:t>&gt;</w:t>
      </w:r>
    </w:p>
    <w:p w14:paraId="3AC6A046" w14:textId="7FBA8FE7" w:rsidR="001D3F73" w:rsidRPr="008C259C" w:rsidRDefault="00016F19" w:rsidP="00E71550">
      <w:pPr>
        <w:pStyle w:val="Standard"/>
        <w:spacing w:after="80" w:line="23" w:lineRule="atLeast"/>
        <w:ind w:firstLine="720"/>
        <w:rPr>
          <w:rFonts w:asciiTheme="minorHAnsi" w:hAnsiTheme="minorHAnsi" w:cstheme="minorHAnsi"/>
          <w:sz w:val="24"/>
          <w:szCs w:val="24"/>
        </w:rPr>
      </w:pPr>
      <w:r w:rsidRPr="008C259C">
        <w:rPr>
          <w:rFonts w:asciiTheme="minorHAnsi" w:hAnsiTheme="minorHAnsi" w:cstheme="minorHAnsi"/>
          <w:sz w:val="24"/>
          <w:szCs w:val="24"/>
        </w:rPr>
        <w:t>&lt;</w:t>
      </w:r>
      <w:r w:rsidRPr="00E71550">
        <w:rPr>
          <w:rFonts w:asciiTheme="minorHAnsi" w:hAnsiTheme="minorHAnsi" w:cstheme="minorHAnsi"/>
          <w:color w:val="0070C0"/>
          <w:sz w:val="24"/>
          <w:szCs w:val="24"/>
        </w:rPr>
        <w:t>Keyword</w:t>
      </w:r>
      <w:r w:rsidRPr="008C259C">
        <w:rPr>
          <w:rFonts w:asciiTheme="minorHAnsi" w:hAnsiTheme="minorHAnsi" w:cstheme="minorHAnsi"/>
          <w:sz w:val="24"/>
          <w:szCs w:val="24"/>
        </w:rPr>
        <w:t>&gt;</w:t>
      </w:r>
      <w:r>
        <w:rPr>
          <w:rFonts w:asciiTheme="minorHAnsi" w:hAnsiTheme="minorHAnsi" w:cstheme="minorHAnsi"/>
          <w:sz w:val="24"/>
          <w:szCs w:val="24"/>
        </w:rPr>
        <w:t>Venezuela</w:t>
      </w:r>
      <w:r w:rsidRPr="008C259C">
        <w:rPr>
          <w:rFonts w:asciiTheme="minorHAnsi" w:hAnsiTheme="minorHAnsi" w:cstheme="minorHAnsi"/>
          <w:sz w:val="24"/>
          <w:szCs w:val="24"/>
        </w:rPr>
        <w:t>&lt;/</w:t>
      </w:r>
      <w:r w:rsidRPr="00E71550">
        <w:rPr>
          <w:rFonts w:asciiTheme="minorHAnsi" w:hAnsiTheme="minorHAnsi" w:cstheme="minorHAnsi"/>
          <w:color w:val="0070C0"/>
          <w:sz w:val="24"/>
          <w:szCs w:val="24"/>
        </w:rPr>
        <w:t>Keyword</w:t>
      </w:r>
      <w:r w:rsidRPr="008C259C">
        <w:rPr>
          <w:rFonts w:asciiTheme="minorHAnsi" w:hAnsiTheme="minorHAnsi" w:cstheme="minorHAnsi"/>
          <w:sz w:val="24"/>
          <w:szCs w:val="24"/>
        </w:rPr>
        <w:t>&gt;</w:t>
      </w:r>
      <w:r w:rsidR="00FC6AF8">
        <w:rPr>
          <w:rFonts w:ascii="Courier New" w:hAnsi="Courier New" w:cs="Courier New"/>
        </w:rPr>
        <w:tab/>
      </w:r>
      <w:r w:rsidR="00FC6AF8">
        <w:rPr>
          <w:rFonts w:ascii="Courier New" w:hAnsi="Courier New" w:cs="Courier New"/>
        </w:rPr>
        <w:tab/>
      </w:r>
    </w:p>
    <w:p w14:paraId="70FF6103" w14:textId="77777777" w:rsidR="001D3F73" w:rsidRDefault="001D3F73">
      <w:pPr>
        <w:pStyle w:val="Standard"/>
        <w:spacing w:after="0" w:line="240" w:lineRule="auto"/>
        <w:rPr>
          <w:rFonts w:ascii="Courier New" w:hAnsi="Courier New" w:cs="Courier New"/>
        </w:rPr>
      </w:pPr>
    </w:p>
    <w:p w14:paraId="1039AA27" w14:textId="67E0ED56" w:rsidR="001D3F73" w:rsidRPr="00874C92" w:rsidRDefault="00BE6D5E" w:rsidP="004E6551">
      <w:pPr>
        <w:pStyle w:val="Ttulo1"/>
        <w:numPr>
          <w:ilvl w:val="2"/>
          <w:numId w:val="29"/>
        </w:numPr>
        <w:rPr>
          <w:rStyle w:val="ListLabel1"/>
          <w:b/>
        </w:rPr>
      </w:pPr>
      <w:bookmarkStart w:id="524" w:name="_Toc528812659"/>
      <w:bookmarkStart w:id="525" w:name="_Toc10659942"/>
      <w:bookmarkStart w:id="526" w:name="_Toc10989872"/>
      <w:bookmarkEnd w:id="524"/>
      <w:r w:rsidRPr="00874C92">
        <w:rPr>
          <w:rStyle w:val="ListLabel1"/>
          <w:b/>
        </w:rPr>
        <w:t>Node</w:t>
      </w:r>
      <w:r w:rsidR="00FC6AF8" w:rsidRPr="00874C92">
        <w:rPr>
          <w:rStyle w:val="ListLabel1"/>
          <w:b/>
        </w:rPr>
        <w:t>: Assessment target</w:t>
      </w:r>
      <w:bookmarkEnd w:id="525"/>
      <w:bookmarkEnd w:id="526"/>
    </w:p>
    <w:p w14:paraId="41B28260" w14:textId="77777777" w:rsidR="00762278" w:rsidRDefault="00FC6AF8" w:rsidP="00762278">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Tag:</w:t>
      </w:r>
      <w:r w:rsidR="00F77BC4" w:rsidRPr="00D11974">
        <w:rPr>
          <w:rFonts w:ascii="Bookman Old Style" w:hAnsi="Bookman Old Style"/>
          <w:sz w:val="24"/>
          <w:szCs w:val="24"/>
        </w:rPr>
        <w:t xml:space="preserve"> &lt;Assessment-Target&gt;</w:t>
      </w:r>
    </w:p>
    <w:p w14:paraId="55117914" w14:textId="77777777" w:rsidR="00762278" w:rsidRDefault="00FC6AF8" w:rsidP="00762278">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Parent</w:t>
      </w:r>
      <w:r w:rsidRPr="00D11974">
        <w:rPr>
          <w:rFonts w:ascii="Bookman Old Style" w:hAnsi="Bookman Old Style"/>
          <w:sz w:val="24"/>
          <w:szCs w:val="24"/>
        </w:rPr>
        <w:t>: Case-Study</w:t>
      </w:r>
    </w:p>
    <w:p w14:paraId="0F41499A" w14:textId="306CFE73" w:rsidR="001D3F73" w:rsidRPr="00D11974" w:rsidRDefault="00FC6AF8" w:rsidP="00762278">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Children</w:t>
      </w:r>
      <w:r w:rsidRPr="00D11974">
        <w:rPr>
          <w:rFonts w:ascii="Bookman Old Style" w:hAnsi="Bookman Old Style"/>
          <w:sz w:val="24"/>
          <w:szCs w:val="24"/>
        </w:rPr>
        <w:t>: AT-id, AT-description</w:t>
      </w:r>
      <w:r w:rsidR="00874C92">
        <w:rPr>
          <w:rFonts w:ascii="Bookman Old Style" w:hAnsi="Bookman Old Style"/>
          <w:sz w:val="24"/>
          <w:szCs w:val="24"/>
        </w:rPr>
        <w:t>s</w:t>
      </w:r>
      <w:r w:rsidRPr="00D11974">
        <w:rPr>
          <w:rFonts w:ascii="Bookman Old Style" w:hAnsi="Bookman Old Style"/>
          <w:sz w:val="24"/>
          <w:szCs w:val="24"/>
        </w:rPr>
        <w:t>, AT-name</w:t>
      </w:r>
      <w:r w:rsidR="00874C92">
        <w:rPr>
          <w:rFonts w:ascii="Bookman Old Style" w:hAnsi="Bookman Old Style"/>
          <w:sz w:val="24"/>
          <w:szCs w:val="24"/>
        </w:rPr>
        <w:t>s</w:t>
      </w:r>
      <w:r w:rsidRPr="00D11974">
        <w:rPr>
          <w:rFonts w:ascii="Bookman Old Style" w:hAnsi="Bookman Old Style"/>
          <w:sz w:val="24"/>
          <w:szCs w:val="24"/>
        </w:rPr>
        <w:t xml:space="preserve">, Characteristic-biota, Abiotic-environment, Biotic-processes, </w:t>
      </w:r>
      <w:r w:rsidR="00AC70DB" w:rsidRPr="00D11974">
        <w:rPr>
          <w:rFonts w:ascii="Bookman Old Style" w:hAnsi="Bookman Old Style"/>
          <w:sz w:val="24"/>
          <w:szCs w:val="24"/>
        </w:rPr>
        <w:t>Ecosystem-services</w:t>
      </w:r>
      <w:r w:rsidRPr="00D11974">
        <w:rPr>
          <w:rFonts w:ascii="Bookman Old Style" w:hAnsi="Bookman Old Style"/>
          <w:sz w:val="24"/>
          <w:szCs w:val="24"/>
        </w:rPr>
        <w:t xml:space="preserve">, </w:t>
      </w:r>
      <w:r w:rsidR="00AC70DB" w:rsidRPr="00D11974">
        <w:rPr>
          <w:rFonts w:ascii="Bookman Old Style" w:hAnsi="Bookman Old Style"/>
          <w:sz w:val="24"/>
          <w:szCs w:val="24"/>
        </w:rPr>
        <w:t xml:space="preserve">Threats, </w:t>
      </w:r>
      <w:r w:rsidRPr="00D11974">
        <w:rPr>
          <w:rFonts w:ascii="Bookman Old Style" w:hAnsi="Bookman Old Style"/>
          <w:sz w:val="24"/>
          <w:szCs w:val="24"/>
        </w:rPr>
        <w:t>Conservation-actions, Research-need</w:t>
      </w:r>
      <w:r w:rsidR="000463E4" w:rsidRPr="00D11974">
        <w:rPr>
          <w:rFonts w:ascii="Bookman Old Style" w:hAnsi="Bookman Old Style"/>
          <w:sz w:val="24"/>
          <w:szCs w:val="24"/>
        </w:rPr>
        <w:t>s</w:t>
      </w:r>
      <w:r w:rsidRPr="00D11974">
        <w:rPr>
          <w:rFonts w:ascii="Bookman Old Style" w:hAnsi="Bookman Old Style"/>
          <w:sz w:val="24"/>
          <w:szCs w:val="24"/>
        </w:rPr>
        <w:t>, Conceptual-ecosystem-model, Classification</w:t>
      </w:r>
      <w:r w:rsidR="00874C92">
        <w:rPr>
          <w:rFonts w:ascii="Bookman Old Style" w:hAnsi="Bookman Old Style"/>
          <w:sz w:val="24"/>
          <w:szCs w:val="24"/>
        </w:rPr>
        <w:t>s</w:t>
      </w:r>
      <w:r w:rsidRPr="00D11974">
        <w:rPr>
          <w:rFonts w:ascii="Bookman Old Style" w:hAnsi="Bookman Old Style"/>
          <w:sz w:val="24"/>
          <w:szCs w:val="24"/>
        </w:rPr>
        <w:t>,</w:t>
      </w:r>
      <w:r w:rsidR="00AC70DB" w:rsidRPr="00D11974">
        <w:rPr>
          <w:rFonts w:ascii="Bookman Old Style" w:hAnsi="Bookman Old Style"/>
          <w:sz w:val="24"/>
          <w:szCs w:val="24"/>
        </w:rPr>
        <w:t xml:space="preserve"> Distribution,</w:t>
      </w:r>
      <w:r w:rsidRPr="00D11974">
        <w:rPr>
          <w:rFonts w:ascii="Bookman Old Style" w:hAnsi="Bookman Old Style"/>
          <w:sz w:val="24"/>
          <w:szCs w:val="24"/>
        </w:rPr>
        <w:t xml:space="preserve"> Collapse-definition</w:t>
      </w:r>
    </w:p>
    <w:p w14:paraId="56B14B99" w14:textId="16D032F8" w:rsidR="001D3F73" w:rsidRPr="00D11974" w:rsidRDefault="00FC6AF8" w:rsidP="00762278">
      <w:pPr>
        <w:pStyle w:val="Standard"/>
        <w:spacing w:after="80" w:line="23" w:lineRule="atLeast"/>
        <w:jc w:val="both"/>
        <w:rPr>
          <w:rFonts w:ascii="Bookman Old Style" w:hAnsi="Bookman Old Style"/>
          <w:sz w:val="24"/>
          <w:szCs w:val="24"/>
        </w:rPr>
      </w:pPr>
      <w:r w:rsidRPr="00D11974">
        <w:rPr>
          <w:rFonts w:ascii="Bookman Old Style" w:hAnsi="Bookman Old Style"/>
          <w:sz w:val="24"/>
          <w:szCs w:val="24"/>
          <w:u w:val="single"/>
        </w:rPr>
        <w:t>Content:</w:t>
      </w:r>
      <w:r w:rsidRPr="00D11974">
        <w:rPr>
          <w:rFonts w:ascii="Bookman Old Style" w:hAnsi="Bookman Old Style"/>
          <w:sz w:val="24"/>
          <w:szCs w:val="24"/>
        </w:rPr>
        <w:t xml:space="preserve"> Element containing all information regarding the assessment target (might be defined as an ecosystem, habitat, biotype, vegetation type). It will contain elements in order to describe </w:t>
      </w:r>
      <w:r w:rsidR="00874C92">
        <w:rPr>
          <w:rFonts w:ascii="Bookman Old Style" w:hAnsi="Bookman Old Style"/>
          <w:sz w:val="24"/>
          <w:szCs w:val="24"/>
        </w:rPr>
        <w:t xml:space="preserve">defining </w:t>
      </w:r>
      <w:r w:rsidRPr="00D11974">
        <w:rPr>
          <w:rFonts w:ascii="Bookman Old Style" w:hAnsi="Bookman Old Style"/>
          <w:sz w:val="24"/>
          <w:szCs w:val="24"/>
        </w:rPr>
        <w:t xml:space="preserve">characteristics, </w:t>
      </w:r>
      <w:r w:rsidR="00874C92">
        <w:rPr>
          <w:rFonts w:ascii="Bookman Old Style" w:hAnsi="Bookman Old Style"/>
          <w:sz w:val="24"/>
          <w:szCs w:val="24"/>
        </w:rPr>
        <w:t>distribution, classification and threats</w:t>
      </w:r>
      <w:r w:rsidRPr="00D11974">
        <w:rPr>
          <w:rFonts w:ascii="Bookman Old Style" w:hAnsi="Bookman Old Style"/>
          <w:sz w:val="24"/>
          <w:szCs w:val="24"/>
        </w:rPr>
        <w:t xml:space="preserve"> of the assessment target.</w:t>
      </w:r>
    </w:p>
    <w:p w14:paraId="6AADFE54" w14:textId="193C1FAE" w:rsidR="001D3F73" w:rsidRPr="00D11974" w:rsidRDefault="00FC6AF8" w:rsidP="00762278">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 xml:space="preserve">Attributes: </w:t>
      </w:r>
      <w:r w:rsidRPr="00D11974">
        <w:rPr>
          <w:rFonts w:ascii="Bookman Old Style" w:hAnsi="Bookman Old Style"/>
          <w:sz w:val="24"/>
          <w:szCs w:val="24"/>
        </w:rPr>
        <w:t>date, updated-by, status</w:t>
      </w:r>
    </w:p>
    <w:p w14:paraId="3002BCE0" w14:textId="3169EA96" w:rsidR="001D3F73" w:rsidRPr="00D11974" w:rsidRDefault="00FC6AF8" w:rsidP="00762278">
      <w:pPr>
        <w:pStyle w:val="Prrafodelista"/>
        <w:numPr>
          <w:ilvl w:val="0"/>
          <w:numId w:val="2"/>
        </w:numPr>
        <w:spacing w:after="80" w:line="23" w:lineRule="atLeast"/>
        <w:rPr>
          <w:rFonts w:ascii="Bookman Old Style" w:hAnsi="Bookman Old Style"/>
          <w:sz w:val="24"/>
          <w:szCs w:val="24"/>
        </w:rPr>
      </w:pPr>
      <w:r w:rsidRPr="00D11974">
        <w:rPr>
          <w:rFonts w:ascii="Bookman Old Style" w:hAnsi="Bookman Old Style"/>
          <w:sz w:val="24"/>
          <w:szCs w:val="24"/>
        </w:rPr>
        <w:t xml:space="preserve">@date = </w:t>
      </w:r>
      <w:r w:rsidR="00874C92" w:rsidRPr="001931D1">
        <w:rPr>
          <w:rFonts w:ascii="Bookman Old Style" w:hAnsi="Bookman Old Style"/>
          <w:sz w:val="24"/>
          <w:szCs w:val="24"/>
        </w:rPr>
        <w:t>last update of this section in YYYY-MM-DD format</w:t>
      </w:r>
      <w:r w:rsidRPr="00D11974">
        <w:rPr>
          <w:rFonts w:ascii="Bookman Old Style" w:hAnsi="Bookman Old Style"/>
          <w:sz w:val="24"/>
          <w:szCs w:val="24"/>
        </w:rPr>
        <w:t>.</w:t>
      </w:r>
    </w:p>
    <w:p w14:paraId="7414A77A" w14:textId="77777777" w:rsidR="001D3F73" w:rsidRPr="00D11974" w:rsidRDefault="00FC6AF8" w:rsidP="00762278">
      <w:pPr>
        <w:pStyle w:val="Prrafodelista"/>
        <w:numPr>
          <w:ilvl w:val="0"/>
          <w:numId w:val="2"/>
        </w:numPr>
        <w:spacing w:after="80" w:line="23" w:lineRule="atLeast"/>
        <w:rPr>
          <w:rFonts w:ascii="Bookman Old Style" w:hAnsi="Bookman Old Style"/>
          <w:sz w:val="24"/>
          <w:szCs w:val="24"/>
        </w:rPr>
      </w:pPr>
      <w:r w:rsidRPr="00D11974">
        <w:rPr>
          <w:rFonts w:ascii="Bookman Old Style" w:hAnsi="Bookman Old Style"/>
          <w:sz w:val="24"/>
          <w:szCs w:val="24"/>
        </w:rPr>
        <w:t>@updated-by = person(s) who filled up all information nodes with initials in upper case.</w:t>
      </w:r>
    </w:p>
    <w:p w14:paraId="0503959A" w14:textId="74D6FA2E" w:rsidR="00AC70DB" w:rsidRPr="00D11974" w:rsidRDefault="00AC70DB" w:rsidP="00762278">
      <w:pPr>
        <w:pStyle w:val="Prrafodelista"/>
        <w:numPr>
          <w:ilvl w:val="0"/>
          <w:numId w:val="2"/>
        </w:numPr>
        <w:spacing w:after="80" w:line="23" w:lineRule="atLeast"/>
        <w:rPr>
          <w:rFonts w:ascii="Bookman Old Style" w:hAnsi="Bookman Old Style"/>
          <w:sz w:val="24"/>
          <w:szCs w:val="24"/>
        </w:rPr>
      </w:pPr>
      <w:r w:rsidRPr="00D11974">
        <w:rPr>
          <w:rFonts w:ascii="Bookman Old Style" w:hAnsi="Bookman Old Style"/>
          <w:sz w:val="24"/>
          <w:szCs w:val="24"/>
        </w:rPr>
        <w:lastRenderedPageBreak/>
        <w:t>@status = “completed”,</w:t>
      </w:r>
      <w:r w:rsidR="009D2D29" w:rsidRPr="00D11974">
        <w:rPr>
          <w:rFonts w:ascii="Bookman Old Style" w:hAnsi="Bookman Old Style"/>
          <w:sz w:val="24"/>
          <w:szCs w:val="24"/>
        </w:rPr>
        <w:t xml:space="preserve"> “update required” (some information available, but not yet filled in),</w:t>
      </w:r>
      <w:r w:rsidRPr="00D11974">
        <w:rPr>
          <w:rFonts w:ascii="Bookman Old Style" w:hAnsi="Bookman Old Style"/>
          <w:sz w:val="24"/>
          <w:szCs w:val="24"/>
        </w:rPr>
        <w:t xml:space="preserve"> “incomplete” (required fields cannot be filled), “</w:t>
      </w:r>
      <w:r w:rsidR="003F6F4A" w:rsidRPr="00D11974">
        <w:rPr>
          <w:rFonts w:ascii="Bookman Old Style" w:hAnsi="Bookman Old Style"/>
          <w:sz w:val="24"/>
          <w:szCs w:val="24"/>
        </w:rPr>
        <w:t>pending</w:t>
      </w:r>
      <w:r w:rsidRPr="00D11974">
        <w:rPr>
          <w:rFonts w:ascii="Bookman Old Style" w:hAnsi="Bookman Old Style"/>
          <w:sz w:val="24"/>
          <w:szCs w:val="24"/>
        </w:rPr>
        <w:t>” (awaiting input from authors or other sources to fill in).</w:t>
      </w:r>
    </w:p>
    <w:p w14:paraId="14A22505" w14:textId="77777777" w:rsidR="001D3F73" w:rsidRPr="00D11974" w:rsidRDefault="00FC6AF8" w:rsidP="00762278">
      <w:pPr>
        <w:pStyle w:val="Standard"/>
        <w:spacing w:after="80" w:line="23" w:lineRule="atLeast"/>
        <w:ind w:left="360"/>
        <w:rPr>
          <w:rFonts w:ascii="Bookman Old Style" w:hAnsi="Bookman Old Style"/>
          <w:sz w:val="24"/>
          <w:szCs w:val="24"/>
        </w:rPr>
      </w:pPr>
      <w:r w:rsidRPr="00D11974">
        <w:rPr>
          <w:rFonts w:ascii="Bookman Old Style" w:hAnsi="Bookman Old Style"/>
          <w:sz w:val="24"/>
          <w:szCs w:val="24"/>
          <w:u w:val="single"/>
        </w:rPr>
        <w:t>Example:</w:t>
      </w:r>
    </w:p>
    <w:p w14:paraId="25951492" w14:textId="211FDE0F" w:rsidR="001D3F73" w:rsidRDefault="00FC6AF8" w:rsidP="00762278">
      <w:pPr>
        <w:pStyle w:val="Standard"/>
        <w:spacing w:after="80" w:line="23" w:lineRule="atLeast"/>
        <w:ind w:left="720"/>
        <w:rPr>
          <w:sz w:val="24"/>
          <w:szCs w:val="24"/>
        </w:rPr>
      </w:pPr>
      <w:r w:rsidRPr="00D11974">
        <w:rPr>
          <w:sz w:val="24"/>
          <w:szCs w:val="24"/>
        </w:rPr>
        <w:t>&lt;</w:t>
      </w:r>
      <w:r w:rsidRPr="00D11974">
        <w:rPr>
          <w:color w:val="0070C0"/>
          <w:sz w:val="24"/>
          <w:szCs w:val="24"/>
        </w:rPr>
        <w:t xml:space="preserve">Assessment-Target </w:t>
      </w:r>
      <w:r w:rsidRPr="00D11974">
        <w:rPr>
          <w:color w:val="FF0000"/>
          <w:sz w:val="24"/>
          <w:szCs w:val="24"/>
        </w:rPr>
        <w:t>date</w:t>
      </w:r>
      <w:r w:rsidRPr="00D11974">
        <w:rPr>
          <w:sz w:val="24"/>
          <w:szCs w:val="24"/>
        </w:rPr>
        <w:t>="2017</w:t>
      </w:r>
      <w:r w:rsidR="00E751A9" w:rsidRPr="00D11974">
        <w:rPr>
          <w:sz w:val="24"/>
          <w:szCs w:val="24"/>
        </w:rPr>
        <w:t>-</w:t>
      </w:r>
      <w:r w:rsidRPr="00D11974">
        <w:rPr>
          <w:sz w:val="24"/>
          <w:szCs w:val="24"/>
        </w:rPr>
        <w:t>08</w:t>
      </w:r>
      <w:r w:rsidR="00E751A9" w:rsidRPr="00D11974">
        <w:rPr>
          <w:sz w:val="24"/>
          <w:szCs w:val="24"/>
        </w:rPr>
        <w:t>-</w:t>
      </w:r>
      <w:r w:rsidRPr="00D11974">
        <w:rPr>
          <w:sz w:val="24"/>
          <w:szCs w:val="24"/>
        </w:rPr>
        <w:t xml:space="preserve">29" </w:t>
      </w:r>
      <w:r w:rsidRPr="00D11974">
        <w:rPr>
          <w:color w:val="FF0000"/>
          <w:sz w:val="24"/>
          <w:szCs w:val="24"/>
        </w:rPr>
        <w:t>updated-by</w:t>
      </w:r>
      <w:r w:rsidRPr="00D11974">
        <w:rPr>
          <w:sz w:val="24"/>
          <w:szCs w:val="24"/>
        </w:rPr>
        <w:t xml:space="preserve">="ACU" </w:t>
      </w:r>
      <w:r w:rsidRPr="00D11974">
        <w:rPr>
          <w:color w:val="FF0000"/>
          <w:sz w:val="24"/>
          <w:szCs w:val="24"/>
        </w:rPr>
        <w:t>status</w:t>
      </w:r>
      <w:r w:rsidR="00874C92">
        <w:rPr>
          <w:sz w:val="24"/>
          <w:szCs w:val="24"/>
        </w:rPr>
        <w:t>="completed"</w:t>
      </w:r>
      <w:r w:rsidRPr="00D11974">
        <w:rPr>
          <w:sz w:val="24"/>
          <w:szCs w:val="24"/>
        </w:rPr>
        <w:t>&gt;</w:t>
      </w:r>
    </w:p>
    <w:p w14:paraId="48A7AC7C" w14:textId="77777777" w:rsidR="00D11974" w:rsidRPr="00D11974" w:rsidRDefault="00D11974" w:rsidP="00D11974">
      <w:pPr>
        <w:pStyle w:val="Standard"/>
        <w:spacing w:after="60" w:line="276" w:lineRule="auto"/>
        <w:ind w:left="720"/>
        <w:rPr>
          <w:sz w:val="24"/>
          <w:szCs w:val="24"/>
        </w:rPr>
      </w:pPr>
    </w:p>
    <w:p w14:paraId="6342FC2E" w14:textId="6D174D5A" w:rsidR="001D3F73" w:rsidRPr="00611B6F" w:rsidRDefault="00FC6AF8" w:rsidP="00611B6F">
      <w:pPr>
        <w:pStyle w:val="Ttulo1"/>
        <w:numPr>
          <w:ilvl w:val="3"/>
          <w:numId w:val="29"/>
        </w:numPr>
        <w:rPr>
          <w:rStyle w:val="ListLabel1"/>
          <w:b/>
          <w:sz w:val="28"/>
        </w:rPr>
      </w:pPr>
      <w:bookmarkStart w:id="527" w:name="_Toc528812660"/>
      <w:bookmarkStart w:id="528" w:name="_Toc10659943"/>
      <w:bookmarkStart w:id="529" w:name="_Toc10989873"/>
      <w:bookmarkEnd w:id="527"/>
      <w:r w:rsidRPr="00611B6F">
        <w:rPr>
          <w:rStyle w:val="ListLabel1"/>
          <w:b/>
          <w:sz w:val="28"/>
        </w:rPr>
        <w:t>Node: Assessment target id</w:t>
      </w:r>
      <w:bookmarkEnd w:id="528"/>
      <w:bookmarkEnd w:id="529"/>
    </w:p>
    <w:p w14:paraId="17537AC7" w14:textId="77777777" w:rsidR="00F06812" w:rsidRDefault="00FC6AF8" w:rsidP="00F06812">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Tag:</w:t>
      </w:r>
      <w:r w:rsidR="00F77BC4" w:rsidRPr="00D11974">
        <w:rPr>
          <w:rFonts w:ascii="Bookman Old Style" w:hAnsi="Bookman Old Style"/>
          <w:sz w:val="24"/>
          <w:szCs w:val="24"/>
        </w:rPr>
        <w:t xml:space="preserve"> </w:t>
      </w:r>
      <w:commentRangeStart w:id="530"/>
      <w:commentRangeStart w:id="531"/>
      <w:r w:rsidR="00F77BC4" w:rsidRPr="00D11974">
        <w:rPr>
          <w:rFonts w:ascii="Bookman Old Style" w:hAnsi="Bookman Old Style"/>
          <w:sz w:val="24"/>
          <w:szCs w:val="24"/>
        </w:rPr>
        <w:t>&lt;AT-id&gt;</w:t>
      </w:r>
      <w:commentRangeEnd w:id="530"/>
      <w:r w:rsidR="00874C92">
        <w:rPr>
          <w:rStyle w:val="Refdecomentario"/>
        </w:rPr>
        <w:commentReference w:id="530"/>
      </w:r>
      <w:commentRangeEnd w:id="531"/>
      <w:r w:rsidR="009F359C">
        <w:rPr>
          <w:rStyle w:val="Refdecomentario"/>
        </w:rPr>
        <w:commentReference w:id="531"/>
      </w:r>
    </w:p>
    <w:p w14:paraId="48117757" w14:textId="77777777" w:rsidR="00F06812" w:rsidRDefault="00FC6AF8" w:rsidP="00F06812">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Parent:</w:t>
      </w:r>
      <w:r w:rsidRPr="00D11974">
        <w:rPr>
          <w:rFonts w:ascii="Bookman Old Style" w:hAnsi="Bookman Old Style"/>
          <w:sz w:val="24"/>
          <w:szCs w:val="24"/>
        </w:rPr>
        <w:t xml:space="preserve"> Assessment-</w:t>
      </w:r>
      <w:r w:rsidR="00AC70DB" w:rsidRPr="00D11974">
        <w:rPr>
          <w:rFonts w:ascii="Bookman Old Style" w:hAnsi="Bookman Old Style"/>
          <w:sz w:val="24"/>
          <w:szCs w:val="24"/>
        </w:rPr>
        <w:t>T</w:t>
      </w:r>
      <w:r w:rsidRPr="00D11974">
        <w:rPr>
          <w:rFonts w:ascii="Bookman Old Style" w:hAnsi="Bookman Old Style"/>
          <w:sz w:val="24"/>
          <w:szCs w:val="24"/>
        </w:rPr>
        <w:t>arget</w:t>
      </w:r>
    </w:p>
    <w:p w14:paraId="4F72E078" w14:textId="77777777" w:rsidR="00F06812" w:rsidRDefault="00FC6AF8" w:rsidP="00F06812">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Children</w:t>
      </w:r>
      <w:r w:rsidRPr="00D11974">
        <w:rPr>
          <w:rFonts w:ascii="Bookman Old Style" w:hAnsi="Bookman Old Style"/>
          <w:sz w:val="24"/>
          <w:szCs w:val="24"/>
        </w:rPr>
        <w:t>: none</w:t>
      </w:r>
    </w:p>
    <w:p w14:paraId="70150CFA" w14:textId="62D603CD" w:rsidR="006E2D17" w:rsidRPr="00D11974" w:rsidRDefault="00FC6AF8" w:rsidP="00F06812">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Content:</w:t>
      </w:r>
      <w:r w:rsidRPr="00D11974">
        <w:rPr>
          <w:rFonts w:ascii="Bookman Old Style" w:hAnsi="Bookman Old Style"/>
          <w:sz w:val="24"/>
          <w:szCs w:val="24"/>
        </w:rPr>
        <w:t xml:space="preserve"> Element referencing an ecosystem type/assessment target th</w:t>
      </w:r>
      <w:r w:rsidR="001D6EA7" w:rsidRPr="00D11974">
        <w:rPr>
          <w:rFonts w:ascii="Bookman Old Style" w:hAnsi="Bookman Old Style"/>
          <w:sz w:val="24"/>
          <w:szCs w:val="24"/>
        </w:rPr>
        <w:t>at has been previously defined</w:t>
      </w:r>
      <w:r w:rsidRPr="00D11974">
        <w:rPr>
          <w:rFonts w:ascii="Bookman Old Style" w:hAnsi="Bookman Old Style"/>
          <w:sz w:val="24"/>
          <w:szCs w:val="24"/>
        </w:rPr>
        <w:t xml:space="preserve">. The ecosystem type id must be provided by the data base team in order to maintain the consistency of assessment documentation. In general, it will contain a </w:t>
      </w:r>
      <w:r w:rsidRPr="00CA28A0">
        <w:rPr>
          <w:rFonts w:ascii="Bookman Old Style" w:hAnsi="Bookman Old Style"/>
          <w:b/>
          <w:sz w:val="24"/>
          <w:szCs w:val="24"/>
        </w:rPr>
        <w:t>three letters iso-code for the country, a keyword for the locality, a keyword for the assessment target type and a consecutive number</w:t>
      </w:r>
      <w:r w:rsidRPr="00D11974">
        <w:rPr>
          <w:rFonts w:ascii="Bookman Old Style" w:hAnsi="Bookman Old Style"/>
          <w:sz w:val="24"/>
          <w:szCs w:val="24"/>
        </w:rPr>
        <w:t xml:space="preserve"> (see example).</w:t>
      </w:r>
    </w:p>
    <w:p w14:paraId="4653B6B2" w14:textId="013404A7" w:rsidR="001D3F73" w:rsidRPr="00D11974" w:rsidRDefault="00FC6AF8" w:rsidP="00F06812">
      <w:pPr>
        <w:pStyle w:val="Standard"/>
        <w:spacing w:after="80" w:line="23" w:lineRule="atLeast"/>
        <w:jc w:val="both"/>
        <w:rPr>
          <w:rFonts w:ascii="Bookman Old Style" w:hAnsi="Bookman Old Style"/>
          <w:sz w:val="24"/>
          <w:szCs w:val="24"/>
        </w:rPr>
      </w:pPr>
      <w:r w:rsidRPr="00D11974">
        <w:rPr>
          <w:rFonts w:ascii="Bookman Old Style" w:hAnsi="Bookman Old Style"/>
          <w:sz w:val="24"/>
          <w:szCs w:val="24"/>
          <w:u w:val="single"/>
        </w:rPr>
        <w:t>A</w:t>
      </w:r>
      <w:r w:rsidR="00AD49E1" w:rsidRPr="00D11974">
        <w:rPr>
          <w:rFonts w:ascii="Bookman Old Style" w:hAnsi="Bookman Old Style"/>
          <w:sz w:val="24"/>
          <w:szCs w:val="24"/>
          <w:u w:val="single"/>
        </w:rPr>
        <w:t>t</w:t>
      </w:r>
      <w:r w:rsidRPr="00D11974">
        <w:rPr>
          <w:rFonts w:ascii="Bookman Old Style" w:hAnsi="Bookman Old Style"/>
          <w:sz w:val="24"/>
          <w:szCs w:val="24"/>
          <w:u w:val="single"/>
        </w:rPr>
        <w:t>tributes:</w:t>
      </w:r>
      <w:r w:rsidRPr="00D11974">
        <w:rPr>
          <w:rFonts w:ascii="Bookman Old Style" w:hAnsi="Bookman Old Style"/>
          <w:sz w:val="24"/>
          <w:szCs w:val="24"/>
        </w:rPr>
        <w:t xml:space="preserve"> none</w:t>
      </w:r>
    </w:p>
    <w:p w14:paraId="1494A21C" w14:textId="1C3E885A" w:rsidR="001D3F73" w:rsidRPr="00D11974" w:rsidRDefault="00FC6AF8" w:rsidP="00F06812">
      <w:pPr>
        <w:pStyle w:val="Standard"/>
        <w:spacing w:after="80" w:line="23" w:lineRule="atLeast"/>
        <w:ind w:left="360"/>
        <w:rPr>
          <w:rFonts w:ascii="Bookman Old Style" w:hAnsi="Bookman Old Style"/>
          <w:sz w:val="24"/>
          <w:szCs w:val="24"/>
        </w:rPr>
      </w:pPr>
      <w:r w:rsidRPr="00D11974">
        <w:rPr>
          <w:rFonts w:ascii="Bookman Old Style" w:hAnsi="Bookman Old Style"/>
          <w:sz w:val="24"/>
          <w:szCs w:val="24"/>
          <w:u w:val="single"/>
        </w:rPr>
        <w:t>Example</w:t>
      </w:r>
      <w:r w:rsidR="00E23777">
        <w:rPr>
          <w:rFonts w:ascii="Bookman Old Style" w:hAnsi="Bookman Old Style"/>
          <w:sz w:val="24"/>
          <w:szCs w:val="24"/>
          <w:u w:val="single"/>
        </w:rPr>
        <w:t>s</w:t>
      </w:r>
      <w:r w:rsidRPr="00D11974">
        <w:rPr>
          <w:rFonts w:ascii="Bookman Old Style" w:hAnsi="Bookman Old Style"/>
          <w:sz w:val="24"/>
          <w:szCs w:val="24"/>
          <w:u w:val="single"/>
        </w:rPr>
        <w:t>:</w:t>
      </w:r>
    </w:p>
    <w:p w14:paraId="251BBEAD" w14:textId="1312089A" w:rsidR="001D3F73" w:rsidRPr="00D11974" w:rsidRDefault="00D11974" w:rsidP="00E23777">
      <w:pPr>
        <w:pStyle w:val="Standard"/>
        <w:spacing w:after="80" w:line="23" w:lineRule="atLeast"/>
        <w:jc w:val="both"/>
        <w:rPr>
          <w:sz w:val="24"/>
          <w:szCs w:val="24"/>
        </w:rPr>
      </w:pPr>
      <w:r w:rsidRPr="00D11974">
        <w:rPr>
          <w:sz w:val="24"/>
          <w:szCs w:val="24"/>
        </w:rPr>
        <w:tab/>
      </w:r>
      <w:r w:rsidR="00FC6AF8" w:rsidRPr="00D11974">
        <w:rPr>
          <w:sz w:val="24"/>
          <w:szCs w:val="24"/>
        </w:rPr>
        <w:t>&lt;</w:t>
      </w:r>
      <w:r w:rsidR="00FC6AF8" w:rsidRPr="00D11974">
        <w:rPr>
          <w:color w:val="0070C0"/>
          <w:sz w:val="24"/>
          <w:szCs w:val="24"/>
        </w:rPr>
        <w:t>AT-id</w:t>
      </w:r>
      <w:r w:rsidR="00FC6AF8" w:rsidRPr="00D11974">
        <w:rPr>
          <w:sz w:val="24"/>
          <w:szCs w:val="24"/>
        </w:rPr>
        <w:t>&gt;VEN_Tepui_Shrublands</w:t>
      </w:r>
      <w:r w:rsidR="00AC70DB" w:rsidRPr="00D11974">
        <w:rPr>
          <w:sz w:val="24"/>
          <w:szCs w:val="24"/>
        </w:rPr>
        <w:t>_</w:t>
      </w:r>
      <w:r w:rsidR="00FC6AF8" w:rsidRPr="00D11974">
        <w:rPr>
          <w:sz w:val="24"/>
          <w:szCs w:val="24"/>
        </w:rPr>
        <w:t>1&lt;/</w:t>
      </w:r>
      <w:r w:rsidR="00FC6AF8" w:rsidRPr="00D11974">
        <w:rPr>
          <w:color w:val="0070C0"/>
          <w:sz w:val="24"/>
          <w:szCs w:val="24"/>
        </w:rPr>
        <w:t>AT-id</w:t>
      </w:r>
      <w:r w:rsidR="00FC6AF8" w:rsidRPr="00D11974">
        <w:rPr>
          <w:sz w:val="24"/>
          <w:szCs w:val="24"/>
        </w:rPr>
        <w:t>&gt;</w:t>
      </w:r>
    </w:p>
    <w:p w14:paraId="52D1A4D5" w14:textId="77777777" w:rsidR="00E23777" w:rsidRDefault="00E23777" w:rsidP="00E23777">
      <w:pPr>
        <w:pStyle w:val="Standard"/>
        <w:spacing w:after="80" w:line="23" w:lineRule="atLeast"/>
        <w:ind w:firstLine="720"/>
        <w:rPr>
          <w:sz w:val="24"/>
          <w:szCs w:val="24"/>
        </w:rPr>
      </w:pPr>
      <w:r w:rsidRPr="00D11974">
        <w:rPr>
          <w:sz w:val="24"/>
          <w:szCs w:val="24"/>
        </w:rPr>
        <w:t>&lt;</w:t>
      </w:r>
      <w:r w:rsidRPr="00D11974">
        <w:rPr>
          <w:color w:val="0070C0"/>
          <w:sz w:val="24"/>
          <w:szCs w:val="24"/>
        </w:rPr>
        <w:t>AT-id</w:t>
      </w:r>
      <w:r w:rsidRPr="00D11974">
        <w:rPr>
          <w:sz w:val="24"/>
          <w:szCs w:val="24"/>
        </w:rPr>
        <w:t>&gt;</w:t>
      </w:r>
      <w:r w:rsidRPr="00E23777">
        <w:rPr>
          <w:sz w:val="24"/>
          <w:szCs w:val="24"/>
        </w:rPr>
        <w:t>AUT_Coorong_Lagoons_1</w:t>
      </w:r>
      <w:r w:rsidRPr="00D11974">
        <w:rPr>
          <w:sz w:val="24"/>
          <w:szCs w:val="24"/>
        </w:rPr>
        <w:t>&lt;/</w:t>
      </w:r>
      <w:r w:rsidRPr="00D11974">
        <w:rPr>
          <w:color w:val="0070C0"/>
          <w:sz w:val="24"/>
          <w:szCs w:val="24"/>
        </w:rPr>
        <w:t>AT-id</w:t>
      </w:r>
      <w:r w:rsidRPr="00D11974">
        <w:rPr>
          <w:sz w:val="24"/>
          <w:szCs w:val="24"/>
        </w:rPr>
        <w:t>&gt;</w:t>
      </w:r>
    </w:p>
    <w:p w14:paraId="1F38E32F" w14:textId="77777777" w:rsidR="00E23777" w:rsidRDefault="00E23777" w:rsidP="00E23777">
      <w:pPr>
        <w:pStyle w:val="Standard"/>
        <w:spacing w:after="80" w:line="23" w:lineRule="atLeast"/>
        <w:ind w:firstLine="720"/>
        <w:rPr>
          <w:sz w:val="24"/>
          <w:szCs w:val="24"/>
        </w:rPr>
      </w:pPr>
    </w:p>
    <w:p w14:paraId="166233A2" w14:textId="4419A53A" w:rsidR="001D3F73" w:rsidRPr="00611B6F" w:rsidRDefault="00FC6AF8" w:rsidP="00611B6F">
      <w:pPr>
        <w:pStyle w:val="Ttulo1"/>
        <w:numPr>
          <w:ilvl w:val="3"/>
          <w:numId w:val="29"/>
        </w:numPr>
        <w:rPr>
          <w:rStyle w:val="ListLabel1"/>
          <w:b/>
          <w:sz w:val="28"/>
        </w:rPr>
      </w:pPr>
      <w:bookmarkStart w:id="532" w:name="_Toc528812661"/>
      <w:bookmarkStart w:id="533" w:name="_Toc10659944"/>
      <w:bookmarkStart w:id="534" w:name="_Toc10989874"/>
      <w:bookmarkEnd w:id="532"/>
      <w:r w:rsidRPr="00611B6F">
        <w:rPr>
          <w:rStyle w:val="ListLabel1"/>
          <w:b/>
          <w:sz w:val="28"/>
        </w:rPr>
        <w:t>Node: Assessment target description</w:t>
      </w:r>
      <w:r w:rsidR="0099528F">
        <w:rPr>
          <w:rStyle w:val="ListLabel1"/>
          <w:b/>
          <w:sz w:val="28"/>
        </w:rPr>
        <w:t>s</w:t>
      </w:r>
      <w:bookmarkEnd w:id="533"/>
      <w:bookmarkEnd w:id="534"/>
    </w:p>
    <w:p w14:paraId="1039A01E" w14:textId="77777777" w:rsidR="00F06812" w:rsidRPr="00E23777" w:rsidRDefault="00FC6AF8" w:rsidP="00E23777">
      <w:pPr>
        <w:pStyle w:val="Standard"/>
        <w:spacing w:after="80" w:line="23" w:lineRule="atLeast"/>
        <w:rPr>
          <w:rFonts w:ascii="Bookman Old Style" w:hAnsi="Bookman Old Style"/>
          <w:sz w:val="24"/>
          <w:szCs w:val="24"/>
        </w:rPr>
      </w:pPr>
      <w:r w:rsidRPr="00E23777">
        <w:rPr>
          <w:rFonts w:ascii="Bookman Old Style" w:hAnsi="Bookman Old Style"/>
          <w:sz w:val="24"/>
          <w:szCs w:val="24"/>
          <w:u w:val="single"/>
        </w:rPr>
        <w:t>Tag:</w:t>
      </w:r>
      <w:r w:rsidRPr="00E23777">
        <w:rPr>
          <w:rFonts w:ascii="Bookman Old Style" w:hAnsi="Bookman Old Style"/>
          <w:sz w:val="24"/>
          <w:szCs w:val="24"/>
        </w:rPr>
        <w:t xml:space="preserve"> &lt;AT-description</w:t>
      </w:r>
      <w:r w:rsidR="0099528F" w:rsidRPr="00E23777">
        <w:rPr>
          <w:rFonts w:ascii="Bookman Old Style" w:hAnsi="Bookman Old Style"/>
          <w:sz w:val="24"/>
          <w:szCs w:val="24"/>
        </w:rPr>
        <w:t>s</w:t>
      </w:r>
      <w:r w:rsidRPr="00E23777">
        <w:rPr>
          <w:rFonts w:ascii="Bookman Old Style" w:hAnsi="Bookman Old Style"/>
          <w:sz w:val="24"/>
          <w:szCs w:val="24"/>
        </w:rPr>
        <w:t>&gt;</w:t>
      </w:r>
    </w:p>
    <w:p w14:paraId="35A60A5A" w14:textId="77777777" w:rsidR="00F06812" w:rsidRPr="00E23777" w:rsidRDefault="00FC6AF8" w:rsidP="00E23777">
      <w:pPr>
        <w:pStyle w:val="Standard"/>
        <w:spacing w:after="80" w:line="23" w:lineRule="atLeast"/>
        <w:rPr>
          <w:rFonts w:ascii="Bookman Old Style" w:hAnsi="Bookman Old Style"/>
          <w:sz w:val="24"/>
          <w:szCs w:val="24"/>
        </w:rPr>
      </w:pPr>
      <w:r w:rsidRPr="00E23777">
        <w:rPr>
          <w:rFonts w:ascii="Bookman Old Style" w:hAnsi="Bookman Old Style"/>
          <w:sz w:val="24"/>
          <w:szCs w:val="24"/>
          <w:u w:val="single"/>
        </w:rPr>
        <w:t>Parent:</w:t>
      </w:r>
      <w:r w:rsidRPr="00E23777">
        <w:rPr>
          <w:rFonts w:ascii="Bookman Old Style" w:hAnsi="Bookman Old Style"/>
          <w:sz w:val="24"/>
          <w:szCs w:val="24"/>
        </w:rPr>
        <w:t xml:space="preserve"> Assessment-</w:t>
      </w:r>
      <w:r w:rsidR="00AC70DB" w:rsidRPr="00E23777">
        <w:rPr>
          <w:rFonts w:ascii="Bookman Old Style" w:hAnsi="Bookman Old Style"/>
          <w:sz w:val="24"/>
          <w:szCs w:val="24"/>
        </w:rPr>
        <w:t>T</w:t>
      </w:r>
      <w:r w:rsidRPr="00E23777">
        <w:rPr>
          <w:rFonts w:ascii="Bookman Old Style" w:hAnsi="Bookman Old Style"/>
          <w:sz w:val="24"/>
          <w:szCs w:val="24"/>
        </w:rPr>
        <w:t>arget</w:t>
      </w:r>
    </w:p>
    <w:p w14:paraId="546CE3E6" w14:textId="3DE7FA2F" w:rsidR="001D3F73" w:rsidRPr="00E23777" w:rsidRDefault="00FC6AF8" w:rsidP="00E23777">
      <w:pPr>
        <w:pStyle w:val="Standard"/>
        <w:spacing w:after="80" w:line="23" w:lineRule="atLeast"/>
        <w:rPr>
          <w:rFonts w:ascii="Bookman Old Style" w:hAnsi="Bookman Old Style"/>
          <w:sz w:val="24"/>
          <w:szCs w:val="24"/>
        </w:rPr>
      </w:pPr>
      <w:r w:rsidRPr="00E23777">
        <w:rPr>
          <w:rFonts w:ascii="Bookman Old Style" w:hAnsi="Bookman Old Style"/>
          <w:sz w:val="24"/>
          <w:szCs w:val="24"/>
          <w:u w:val="single"/>
        </w:rPr>
        <w:t>Children</w:t>
      </w:r>
      <w:r w:rsidRPr="00E23777">
        <w:rPr>
          <w:rFonts w:ascii="Bookman Old Style" w:hAnsi="Bookman Old Style"/>
          <w:sz w:val="24"/>
          <w:szCs w:val="24"/>
        </w:rPr>
        <w:t xml:space="preserve">: </w:t>
      </w:r>
      <w:r w:rsidR="0099528F" w:rsidRPr="00E23777">
        <w:rPr>
          <w:rFonts w:ascii="Bookman Old Style" w:hAnsi="Bookman Old Style"/>
          <w:sz w:val="24"/>
          <w:szCs w:val="24"/>
        </w:rPr>
        <w:t>AT-description</w:t>
      </w:r>
    </w:p>
    <w:p w14:paraId="09193F7D" w14:textId="6408D160" w:rsidR="0099528F" w:rsidRPr="00E23777" w:rsidRDefault="0099528F" w:rsidP="00E23777">
      <w:pPr>
        <w:spacing w:after="80" w:line="23" w:lineRule="atLeast"/>
        <w:rPr>
          <w:rFonts w:ascii="Bookman Old Style" w:hAnsi="Bookman Old Style"/>
          <w:sz w:val="24"/>
          <w:szCs w:val="24"/>
        </w:rPr>
      </w:pPr>
      <w:r w:rsidRPr="00E23777">
        <w:rPr>
          <w:rFonts w:ascii="Bookman Old Style" w:hAnsi="Bookman Old Style"/>
          <w:sz w:val="24"/>
          <w:szCs w:val="24"/>
          <w:u w:val="single"/>
        </w:rPr>
        <w:t xml:space="preserve">Content: </w:t>
      </w:r>
      <w:r w:rsidR="00E23777" w:rsidRPr="00E23777">
        <w:rPr>
          <w:rFonts w:ascii="Bookman Old Style" w:hAnsi="Bookman Old Style"/>
          <w:sz w:val="24"/>
          <w:szCs w:val="24"/>
        </w:rPr>
        <w:t>List of a</w:t>
      </w:r>
      <w:r w:rsidRPr="00E23777">
        <w:rPr>
          <w:rFonts w:ascii="Bookman Old Style" w:hAnsi="Bookman Old Style"/>
          <w:sz w:val="24"/>
          <w:szCs w:val="24"/>
        </w:rPr>
        <w:t>lternative text descriptions for the case study</w:t>
      </w:r>
      <w:r w:rsidR="00E23777" w:rsidRPr="00E23777">
        <w:rPr>
          <w:rFonts w:ascii="Bookman Old Style" w:hAnsi="Bookman Old Style"/>
          <w:sz w:val="24"/>
          <w:szCs w:val="24"/>
        </w:rPr>
        <w:t xml:space="preserve"> in the different languages in which it is available, always including the original language used in the documentation. </w:t>
      </w:r>
    </w:p>
    <w:p w14:paraId="6865ED18" w14:textId="7C178251" w:rsidR="0099528F" w:rsidRPr="00E23777" w:rsidRDefault="0099528F" w:rsidP="00E23777">
      <w:pPr>
        <w:pStyle w:val="Standard"/>
        <w:spacing w:after="80" w:line="23" w:lineRule="atLeast"/>
        <w:rPr>
          <w:rFonts w:ascii="Bookman Old Style" w:hAnsi="Bookman Old Style"/>
          <w:sz w:val="24"/>
          <w:szCs w:val="24"/>
        </w:rPr>
      </w:pPr>
      <w:r w:rsidRPr="00E23777">
        <w:rPr>
          <w:rFonts w:ascii="Bookman Old Style" w:hAnsi="Bookman Old Style"/>
          <w:sz w:val="24"/>
          <w:szCs w:val="24"/>
          <w:u w:val="single"/>
        </w:rPr>
        <w:t>Attributes:</w:t>
      </w:r>
      <w:r w:rsidR="000809C0" w:rsidRPr="00E23777">
        <w:rPr>
          <w:rFonts w:ascii="Bookman Old Style" w:hAnsi="Bookman Old Style"/>
          <w:sz w:val="24"/>
          <w:szCs w:val="24"/>
        </w:rPr>
        <w:t xml:space="preserve"> none</w:t>
      </w:r>
    </w:p>
    <w:p w14:paraId="2C30B087" w14:textId="77777777" w:rsidR="001D3F73" w:rsidRPr="00E23777" w:rsidRDefault="00FC6AF8" w:rsidP="00E23777">
      <w:pPr>
        <w:pStyle w:val="Standard"/>
        <w:spacing w:after="80" w:line="23" w:lineRule="atLeast"/>
        <w:jc w:val="both"/>
        <w:rPr>
          <w:rFonts w:ascii="Bookman Old Style" w:hAnsi="Bookman Old Style"/>
          <w:sz w:val="24"/>
          <w:szCs w:val="24"/>
        </w:rPr>
      </w:pPr>
      <w:r w:rsidRPr="00E23777">
        <w:rPr>
          <w:rFonts w:ascii="Bookman Old Style" w:hAnsi="Bookman Old Style"/>
          <w:sz w:val="24"/>
          <w:szCs w:val="24"/>
          <w:u w:val="single"/>
        </w:rPr>
        <w:t>Example:</w:t>
      </w:r>
    </w:p>
    <w:p w14:paraId="2CEF5DC8" w14:textId="6E080BE0" w:rsidR="000809C0" w:rsidRPr="00E23777" w:rsidRDefault="000809C0" w:rsidP="00E23777">
      <w:pPr>
        <w:pStyle w:val="Standard"/>
        <w:spacing w:after="80" w:line="23" w:lineRule="atLeast"/>
        <w:jc w:val="both"/>
        <w:rPr>
          <w:rFonts w:asciiTheme="minorHAnsi" w:hAnsiTheme="minorHAnsi" w:cstheme="minorHAnsi"/>
          <w:sz w:val="24"/>
          <w:szCs w:val="24"/>
        </w:rPr>
      </w:pPr>
      <w:r w:rsidRPr="00E23777">
        <w:rPr>
          <w:rFonts w:ascii="Bookman Old Style" w:hAnsi="Bookman Old Style"/>
          <w:sz w:val="24"/>
          <w:szCs w:val="24"/>
        </w:rPr>
        <w:tab/>
      </w:r>
      <w:r w:rsidRPr="00E23777">
        <w:rPr>
          <w:rFonts w:asciiTheme="minorHAnsi" w:hAnsiTheme="minorHAnsi" w:cstheme="minorHAnsi"/>
          <w:sz w:val="24"/>
          <w:szCs w:val="24"/>
        </w:rPr>
        <w:t>&lt;</w:t>
      </w:r>
      <w:r w:rsidRPr="00E23777">
        <w:rPr>
          <w:rFonts w:asciiTheme="minorHAnsi" w:hAnsiTheme="minorHAnsi" w:cstheme="minorHAnsi"/>
          <w:color w:val="0070C0"/>
          <w:sz w:val="24"/>
          <w:szCs w:val="24"/>
        </w:rPr>
        <w:t>AT-descriptions&gt;</w:t>
      </w:r>
      <w:r w:rsidR="00FC6AF8" w:rsidRPr="00E23777">
        <w:rPr>
          <w:rFonts w:asciiTheme="minorHAnsi" w:hAnsiTheme="minorHAnsi" w:cstheme="minorHAnsi"/>
          <w:sz w:val="24"/>
          <w:szCs w:val="24"/>
        </w:rPr>
        <w:tab/>
      </w:r>
    </w:p>
    <w:p w14:paraId="511FB26E" w14:textId="77777777" w:rsidR="00ED57D8" w:rsidRPr="00ED57D8" w:rsidRDefault="00ED57D8" w:rsidP="00ED57D8">
      <w:pPr>
        <w:pStyle w:val="Standard"/>
        <w:spacing w:after="80" w:line="23" w:lineRule="atLeast"/>
        <w:ind w:left="720" w:firstLine="720"/>
        <w:jc w:val="both"/>
        <w:rPr>
          <w:rFonts w:asciiTheme="minorHAnsi" w:hAnsiTheme="minorHAnsi" w:cstheme="minorHAnsi"/>
          <w:sz w:val="24"/>
          <w:szCs w:val="24"/>
        </w:rPr>
      </w:pPr>
      <w:r w:rsidRPr="00D11974">
        <w:rPr>
          <w:rFonts w:asciiTheme="minorHAnsi" w:hAnsiTheme="minorHAnsi" w:cstheme="minorHAnsi"/>
          <w:sz w:val="24"/>
          <w:szCs w:val="24"/>
        </w:rPr>
        <w:t>&lt;</w:t>
      </w:r>
      <w:r w:rsidRPr="00ED57D8">
        <w:rPr>
          <w:rFonts w:asciiTheme="minorHAnsi" w:hAnsiTheme="minorHAnsi" w:cstheme="minorHAnsi"/>
          <w:sz w:val="24"/>
          <w:szCs w:val="24"/>
        </w:rPr>
        <w:t>AT-description lang=”en”&gt;</w:t>
      </w:r>
      <w:r w:rsidRPr="00E23777">
        <w:rPr>
          <w:rFonts w:asciiTheme="minorHAnsi" w:hAnsiTheme="minorHAnsi" w:cstheme="minorHAnsi"/>
          <w:sz w:val="24"/>
          <w:szCs w:val="24"/>
        </w:rPr>
        <w:t>Tepui shrublands are included in the Pantepui, a phytogeographical province totaling 6,000 km2 formed by grouping all table mountain (tepui) summits above 1500 m. Pantepui is part of the Guayana Shield, one of the oldest continental areas in the western hemisphere (Zinck and Huber 2011). They were not recognized as a disti</w:t>
      </w:r>
      <w:r>
        <w:rPr>
          <w:rFonts w:asciiTheme="minorHAnsi" w:hAnsiTheme="minorHAnsi" w:cstheme="minorHAnsi"/>
          <w:sz w:val="24"/>
          <w:szCs w:val="24"/>
        </w:rPr>
        <w:t>nct primary vegetation communit</w:t>
      </w:r>
      <w:r w:rsidRPr="00D11974">
        <w:rPr>
          <w:rFonts w:asciiTheme="minorHAnsi" w:hAnsiTheme="minorHAnsi" w:cstheme="minorHAnsi"/>
          <w:sz w:val="24"/>
          <w:szCs w:val="24"/>
        </w:rPr>
        <w:t xml:space="preserve">y until the 1980s, when they were </w:t>
      </w:r>
      <w:r w:rsidRPr="00D11974">
        <w:rPr>
          <w:rFonts w:asciiTheme="minorHAnsi" w:hAnsiTheme="minorHAnsi" w:cstheme="minorHAnsi"/>
          <w:sz w:val="24"/>
          <w:szCs w:val="24"/>
        </w:rPr>
        <w:lastRenderedPageBreak/>
        <w:t>first included as discrete units in vegetation maps (Huber and Alarcon 1988, Huber 1995a, 1995b, Riina and Huber 2003</w:t>
      </w:r>
      <w:r w:rsidRPr="00ED57D8">
        <w:rPr>
          <w:rFonts w:asciiTheme="minorHAnsi" w:hAnsiTheme="minorHAnsi" w:cstheme="minorHAnsi"/>
          <w:sz w:val="24"/>
          <w:szCs w:val="24"/>
        </w:rPr>
        <w:t>).&lt;/AT-description&gt;</w:t>
      </w:r>
    </w:p>
    <w:p w14:paraId="480D10BC" w14:textId="77777777" w:rsidR="00ED57D8" w:rsidRPr="00ED57D8" w:rsidRDefault="00ED57D8" w:rsidP="00ED57D8">
      <w:pPr>
        <w:pStyle w:val="Standard"/>
        <w:spacing w:after="80" w:line="23" w:lineRule="atLeast"/>
        <w:ind w:left="720" w:firstLine="720"/>
        <w:jc w:val="both"/>
        <w:rPr>
          <w:rFonts w:asciiTheme="minorHAnsi" w:hAnsiTheme="minorHAnsi" w:cstheme="minorHAnsi"/>
          <w:sz w:val="24"/>
          <w:szCs w:val="24"/>
          <w:lang w:val="es-VE"/>
        </w:rPr>
      </w:pPr>
      <w:r w:rsidRPr="00ED57D8">
        <w:rPr>
          <w:rFonts w:asciiTheme="minorHAnsi" w:hAnsiTheme="minorHAnsi" w:cstheme="minorHAnsi"/>
          <w:sz w:val="24"/>
          <w:szCs w:val="24"/>
          <w:lang w:val="es-VE"/>
        </w:rPr>
        <w:t>&lt;AT-description lang=”es”&gt;</w:t>
      </w:r>
      <w:r w:rsidRPr="00ED57D8">
        <w:rPr>
          <w:lang w:val="es-VE"/>
        </w:rPr>
        <w:t xml:space="preserve"> </w:t>
      </w:r>
      <w:r w:rsidRPr="00ED57D8">
        <w:rPr>
          <w:rFonts w:asciiTheme="minorHAnsi" w:hAnsiTheme="minorHAnsi" w:cstheme="minorHAnsi"/>
          <w:sz w:val="24"/>
          <w:szCs w:val="24"/>
          <w:lang w:val="es-VE"/>
        </w:rPr>
        <w:t>Los matorrales tepuyanos están incluidos en el Pantepui, en la provincia fitogeográfica que totaliza 6,000 km2 que se forma al agrupar todas las cumbres de las montañas tipo meseta (tepui) por encima de los 1500 m. El Pantepui es parte del Escudo Guayanés, una de las áreas continentales más antiguas del hemisferio occidental (Zinck y Huber 2011). Estos matorrales no fueron reconocidos como una comunidad vegetal primaria distinta hasta la década de 1980, cuando fueron incluidos por primera vez como unidades discretas en los mapas de vegetación (Huber y Alarcón 1988, Huber 1995a, 1995b, Riina y Huber 2003).&lt;/AT-description&gt;</w:t>
      </w:r>
    </w:p>
    <w:p w14:paraId="71237F7F" w14:textId="13FE38DF" w:rsidR="000809C0" w:rsidRPr="00ED57D8" w:rsidRDefault="000809C0" w:rsidP="00E23777">
      <w:pPr>
        <w:pStyle w:val="Standard"/>
        <w:spacing w:after="80" w:line="23" w:lineRule="atLeast"/>
        <w:ind w:firstLine="720"/>
        <w:jc w:val="both"/>
        <w:rPr>
          <w:rFonts w:ascii="Bookman Old Style" w:hAnsi="Bookman Old Style" w:cstheme="minorHAnsi"/>
          <w:sz w:val="24"/>
          <w:szCs w:val="24"/>
        </w:rPr>
      </w:pPr>
      <w:r w:rsidRPr="00E23777">
        <w:rPr>
          <w:rFonts w:asciiTheme="minorHAnsi" w:hAnsiTheme="minorHAnsi" w:cstheme="minorHAnsi"/>
          <w:sz w:val="24"/>
          <w:szCs w:val="24"/>
        </w:rPr>
        <w:t>&lt;/</w:t>
      </w:r>
      <w:r w:rsidR="00ED57D8">
        <w:rPr>
          <w:rFonts w:asciiTheme="minorHAnsi" w:hAnsiTheme="minorHAnsi" w:cstheme="minorHAnsi"/>
          <w:color w:val="0070C0"/>
          <w:sz w:val="24"/>
          <w:szCs w:val="24"/>
        </w:rPr>
        <w:t>AT-descriptions</w:t>
      </w:r>
      <w:r w:rsidR="00ED57D8">
        <w:rPr>
          <w:rFonts w:asciiTheme="minorHAnsi" w:hAnsiTheme="minorHAnsi" w:cstheme="minorHAnsi"/>
          <w:sz w:val="24"/>
          <w:szCs w:val="24"/>
        </w:rPr>
        <w:t>&gt;</w:t>
      </w:r>
    </w:p>
    <w:p w14:paraId="512A5CBC" w14:textId="77777777" w:rsidR="001D3F73" w:rsidRDefault="001D3F73">
      <w:pPr>
        <w:pStyle w:val="Standard"/>
        <w:jc w:val="both"/>
        <w:rPr>
          <w:rFonts w:ascii="Courier New" w:hAnsi="Courier New" w:cs="Courier New"/>
        </w:rPr>
      </w:pPr>
    </w:p>
    <w:p w14:paraId="587A4BBA" w14:textId="77777777" w:rsidR="0099528F" w:rsidRPr="00611B6F" w:rsidRDefault="0099528F" w:rsidP="0099528F">
      <w:pPr>
        <w:pStyle w:val="Ttulo1"/>
        <w:numPr>
          <w:ilvl w:val="4"/>
          <w:numId w:val="29"/>
        </w:numPr>
        <w:rPr>
          <w:rStyle w:val="ListLabel1"/>
          <w:b/>
          <w:sz w:val="28"/>
        </w:rPr>
      </w:pPr>
      <w:bookmarkStart w:id="535" w:name="_Toc10659945"/>
      <w:bookmarkStart w:id="536" w:name="_Toc10989875"/>
      <w:r w:rsidRPr="00611B6F">
        <w:rPr>
          <w:rStyle w:val="ListLabel1"/>
          <w:b/>
          <w:sz w:val="28"/>
        </w:rPr>
        <w:t>Node: Assessment target description</w:t>
      </w:r>
      <w:bookmarkEnd w:id="535"/>
      <w:bookmarkEnd w:id="536"/>
    </w:p>
    <w:p w14:paraId="3E122FF7" w14:textId="77777777" w:rsidR="00B736C4" w:rsidRDefault="0099528F" w:rsidP="00F06812">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Tag:</w:t>
      </w:r>
      <w:r w:rsidRPr="00D11974">
        <w:rPr>
          <w:rFonts w:ascii="Bookman Old Style" w:hAnsi="Bookman Old Style"/>
          <w:sz w:val="24"/>
          <w:szCs w:val="24"/>
        </w:rPr>
        <w:t xml:space="preserve"> &lt;AT-description&gt;</w:t>
      </w:r>
    </w:p>
    <w:p w14:paraId="2BE5CB73" w14:textId="77777777" w:rsidR="00B736C4" w:rsidRDefault="0099528F" w:rsidP="00F06812">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Parent:</w:t>
      </w:r>
      <w:r w:rsidRPr="00D11974">
        <w:rPr>
          <w:rFonts w:ascii="Bookman Old Style" w:hAnsi="Bookman Old Style"/>
          <w:sz w:val="24"/>
          <w:szCs w:val="24"/>
        </w:rPr>
        <w:t xml:space="preserve"> AT-descriptions</w:t>
      </w:r>
    </w:p>
    <w:p w14:paraId="3C769229" w14:textId="29BAB4EC" w:rsidR="0099528F" w:rsidRPr="00D11974" w:rsidRDefault="0099528F" w:rsidP="00F06812">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Children</w:t>
      </w:r>
      <w:r w:rsidRPr="00D11974">
        <w:rPr>
          <w:rFonts w:ascii="Bookman Old Style" w:hAnsi="Bookman Old Style"/>
          <w:sz w:val="24"/>
          <w:szCs w:val="24"/>
        </w:rPr>
        <w:t>: none</w:t>
      </w:r>
    </w:p>
    <w:p w14:paraId="245E36B3" w14:textId="0D78CBD1" w:rsidR="00E23777" w:rsidRPr="00ED57D8" w:rsidRDefault="0099528F" w:rsidP="00E23777">
      <w:pPr>
        <w:pStyle w:val="Standard"/>
        <w:spacing w:after="80" w:line="23" w:lineRule="atLeast"/>
        <w:rPr>
          <w:rFonts w:ascii="Bookman Old Style" w:hAnsi="Bookman Old Style"/>
          <w:sz w:val="24"/>
          <w:szCs w:val="24"/>
          <w:u w:val="single"/>
        </w:rPr>
      </w:pPr>
      <w:r w:rsidRPr="00D11974">
        <w:rPr>
          <w:rFonts w:ascii="Bookman Old Style" w:hAnsi="Bookman Old Style"/>
          <w:sz w:val="24"/>
          <w:szCs w:val="24"/>
          <w:u w:val="single"/>
        </w:rPr>
        <w:t>Content:</w:t>
      </w:r>
      <w:r w:rsidRPr="00D11974">
        <w:rPr>
          <w:rFonts w:ascii="Bookman Old Style" w:hAnsi="Bookman Old Style"/>
          <w:sz w:val="24"/>
          <w:szCs w:val="24"/>
        </w:rPr>
        <w:t xml:space="preserve"> Element containing a text description of the assessment target.</w:t>
      </w:r>
      <w:r w:rsidR="00E23777" w:rsidRPr="00E23777">
        <w:rPr>
          <w:rFonts w:ascii="Bookman Old Style" w:hAnsi="Bookman Old Style"/>
          <w:sz w:val="24"/>
          <w:szCs w:val="24"/>
        </w:rPr>
        <w:t xml:space="preserve"> </w:t>
      </w:r>
      <w:r w:rsidR="00E23777" w:rsidRPr="00653492">
        <w:rPr>
          <w:rFonts w:ascii="Bookman Old Style" w:hAnsi="Bookman Old Style"/>
          <w:sz w:val="24"/>
          <w:szCs w:val="24"/>
        </w:rPr>
        <w:t xml:space="preserve">If </w:t>
      </w:r>
      <w:r w:rsidR="00E23777">
        <w:rPr>
          <w:rFonts w:ascii="Bookman Old Style" w:hAnsi="Bookman Old Style"/>
          <w:sz w:val="24"/>
          <w:szCs w:val="24"/>
        </w:rPr>
        <w:t>the description is available in more than one language, a</w:t>
      </w:r>
      <w:r w:rsidR="00E23777" w:rsidRPr="00653492">
        <w:rPr>
          <w:rFonts w:ascii="Bookman Old Style" w:hAnsi="Bookman Old Style"/>
          <w:sz w:val="24"/>
          <w:szCs w:val="24"/>
        </w:rPr>
        <w:t xml:space="preserve">dd a </w:t>
      </w:r>
      <w:r w:rsidR="00E23777">
        <w:rPr>
          <w:rFonts w:ascii="Bookman Old Style" w:hAnsi="Bookman Old Style"/>
          <w:sz w:val="24"/>
          <w:szCs w:val="24"/>
        </w:rPr>
        <w:t>&lt;AT-description&gt; node</w:t>
      </w:r>
      <w:r w:rsidR="00E23777" w:rsidRPr="00653492">
        <w:rPr>
          <w:rFonts w:ascii="Bookman Old Style" w:hAnsi="Bookman Old Style"/>
          <w:sz w:val="24"/>
          <w:szCs w:val="24"/>
        </w:rPr>
        <w:t xml:space="preserve"> for each language (see examples).</w:t>
      </w:r>
      <w:r w:rsidR="00ED57D8">
        <w:rPr>
          <w:rFonts w:ascii="Bookman Old Style" w:hAnsi="Bookman Old Style"/>
          <w:sz w:val="24"/>
          <w:szCs w:val="24"/>
        </w:rPr>
        <w:t xml:space="preserve"> </w:t>
      </w:r>
      <w:ins w:id="537" w:author="Michelle Castellanos" w:date="2019-09-01T17:00:00Z">
        <w:r w:rsidR="00ED57D8" w:rsidRPr="00ED57D8">
          <w:rPr>
            <w:rFonts w:ascii="Bookman Old Style" w:hAnsi="Bookman Old Style"/>
            <w:sz w:val="24"/>
            <w:szCs w:val="24"/>
          </w:rPr>
          <w:t>This node should include relevant information to distinguish this assessment unit from others due to its unique characteristics.</w:t>
        </w:r>
      </w:ins>
    </w:p>
    <w:p w14:paraId="0A983B83" w14:textId="497651A7" w:rsidR="0099528F" w:rsidRPr="00D11974" w:rsidRDefault="0099528F" w:rsidP="00F06812">
      <w:pPr>
        <w:pStyle w:val="Standard"/>
        <w:spacing w:after="80" w:line="23" w:lineRule="atLeast"/>
        <w:jc w:val="both"/>
        <w:rPr>
          <w:rFonts w:ascii="Bookman Old Style" w:hAnsi="Bookman Old Style"/>
          <w:sz w:val="24"/>
          <w:szCs w:val="24"/>
        </w:rPr>
      </w:pPr>
      <w:r w:rsidRPr="00D11974">
        <w:rPr>
          <w:rFonts w:ascii="Bookman Old Style" w:hAnsi="Bookman Old Style"/>
          <w:sz w:val="24"/>
          <w:szCs w:val="24"/>
          <w:u w:val="single"/>
        </w:rPr>
        <w:t>Attributes:</w:t>
      </w:r>
      <w:r w:rsidRPr="00D11974">
        <w:rPr>
          <w:rFonts w:ascii="Bookman Old Style" w:hAnsi="Bookman Old Style"/>
          <w:sz w:val="24"/>
          <w:szCs w:val="24"/>
        </w:rPr>
        <w:t xml:space="preserve"> lang</w:t>
      </w:r>
    </w:p>
    <w:p w14:paraId="7F30931C" w14:textId="4B91F6DD" w:rsidR="000809C0" w:rsidRPr="00D11974" w:rsidRDefault="000809C0" w:rsidP="00F06812">
      <w:pPr>
        <w:pStyle w:val="Prrafodelista"/>
        <w:numPr>
          <w:ilvl w:val="0"/>
          <w:numId w:val="2"/>
        </w:numPr>
        <w:spacing w:after="80" w:line="23" w:lineRule="atLeast"/>
        <w:rPr>
          <w:rFonts w:ascii="Bookman Old Style" w:hAnsi="Bookman Old Style"/>
          <w:sz w:val="24"/>
          <w:szCs w:val="24"/>
        </w:rPr>
      </w:pPr>
      <w:r w:rsidRPr="00D11974">
        <w:rPr>
          <w:rFonts w:ascii="Bookman Old Style" w:hAnsi="Bookman Old Style"/>
          <w:sz w:val="24"/>
          <w:szCs w:val="24"/>
        </w:rPr>
        <w:t>@</w:t>
      </w:r>
      <w:r w:rsidRPr="00E23777">
        <w:rPr>
          <w:rFonts w:ascii="Bookman Old Style" w:hAnsi="Bookman Old Style"/>
          <w:sz w:val="24"/>
          <w:szCs w:val="24"/>
        </w:rPr>
        <w:t xml:space="preserve">lang = </w:t>
      </w:r>
      <w:r w:rsidR="00E23777" w:rsidRPr="00E23777">
        <w:rPr>
          <w:rFonts w:ascii="Bookman Old Style" w:hAnsi="Bookman Old Style"/>
          <w:sz w:val="24"/>
          <w:szCs w:val="24"/>
        </w:rPr>
        <w:t xml:space="preserve">see </w:t>
      </w:r>
      <w:r w:rsidR="00E23777" w:rsidRPr="00E23777">
        <w:rPr>
          <w:rFonts w:ascii="Bookman Old Style" w:hAnsi="Bookman Old Style"/>
          <w:sz w:val="24"/>
          <w:szCs w:val="24"/>
          <w:highlight w:val="cyan"/>
        </w:rPr>
        <w:t>Glossary</w:t>
      </w:r>
      <w:r w:rsidR="00E23777" w:rsidRPr="00E23777">
        <w:rPr>
          <w:rFonts w:ascii="Bookman Old Style" w:hAnsi="Bookman Old Style"/>
          <w:sz w:val="24"/>
          <w:szCs w:val="24"/>
        </w:rPr>
        <w:t xml:space="preserve"> and node </w:t>
      </w:r>
      <w:r w:rsidR="00E23777" w:rsidRPr="00E23777">
        <w:rPr>
          <w:rFonts w:ascii="Bookman Old Style" w:hAnsi="Bookman Old Style"/>
          <w:sz w:val="24"/>
          <w:szCs w:val="24"/>
          <w:highlight w:val="cyan"/>
        </w:rPr>
        <w:t>3.2.1.1 Case Study Name</w:t>
      </w:r>
      <w:r w:rsidR="00E23777" w:rsidRPr="00E23777">
        <w:rPr>
          <w:rFonts w:ascii="Bookman Old Style" w:hAnsi="Bookman Old Style"/>
          <w:sz w:val="24"/>
          <w:szCs w:val="24"/>
        </w:rPr>
        <w:t xml:space="preserve"> for more details.</w:t>
      </w:r>
      <w:r w:rsidR="00E23777">
        <w:rPr>
          <w:rFonts w:ascii="Bookman Old Style" w:hAnsi="Bookman Old Style"/>
          <w:sz w:val="24"/>
          <w:szCs w:val="24"/>
        </w:rPr>
        <w:t xml:space="preserve"> </w:t>
      </w:r>
    </w:p>
    <w:p w14:paraId="0D2FC3FE" w14:textId="77777777" w:rsidR="0099528F" w:rsidRPr="00D11974" w:rsidRDefault="0099528F" w:rsidP="00F06812">
      <w:pPr>
        <w:pStyle w:val="Standard"/>
        <w:spacing w:after="80" w:line="23" w:lineRule="atLeast"/>
        <w:jc w:val="both"/>
        <w:rPr>
          <w:rFonts w:ascii="Bookman Old Style" w:hAnsi="Bookman Old Style"/>
          <w:sz w:val="24"/>
          <w:szCs w:val="24"/>
        </w:rPr>
      </w:pPr>
      <w:r w:rsidRPr="00D11974">
        <w:rPr>
          <w:rFonts w:ascii="Bookman Old Style" w:hAnsi="Bookman Old Style"/>
          <w:sz w:val="24"/>
          <w:szCs w:val="24"/>
          <w:u w:val="single"/>
        </w:rPr>
        <w:t>Example:</w:t>
      </w:r>
    </w:p>
    <w:p w14:paraId="4904C7EF" w14:textId="3117EA9F" w:rsidR="00E23777" w:rsidRPr="00ED57D8" w:rsidRDefault="00ED57D8" w:rsidP="00F06812">
      <w:pPr>
        <w:pStyle w:val="Standard"/>
        <w:spacing w:after="80" w:line="23" w:lineRule="atLeast"/>
        <w:ind w:left="720"/>
        <w:jc w:val="both"/>
        <w:rPr>
          <w:rFonts w:asciiTheme="minorHAnsi" w:hAnsiTheme="minorHAnsi" w:cstheme="minorHAnsi"/>
          <w:sz w:val="24"/>
          <w:szCs w:val="24"/>
        </w:rPr>
      </w:pPr>
      <w:r w:rsidRPr="00ED57D8">
        <w:rPr>
          <w:rFonts w:asciiTheme="minorHAnsi" w:hAnsiTheme="minorHAnsi" w:cstheme="minorHAnsi"/>
          <w:sz w:val="24"/>
          <w:szCs w:val="24"/>
        </w:rPr>
        <w:t>&lt;</w:t>
      </w:r>
      <w:r w:rsidRPr="00ED57D8">
        <w:rPr>
          <w:rFonts w:asciiTheme="minorHAnsi" w:hAnsiTheme="minorHAnsi" w:cstheme="minorHAnsi"/>
          <w:color w:val="0070C0"/>
          <w:sz w:val="24"/>
          <w:szCs w:val="24"/>
        </w:rPr>
        <w:t>AT-description</w:t>
      </w:r>
      <w:r w:rsidRPr="00ED57D8">
        <w:rPr>
          <w:rFonts w:asciiTheme="minorHAnsi" w:hAnsiTheme="minorHAnsi" w:cstheme="minorHAnsi"/>
          <w:sz w:val="24"/>
          <w:szCs w:val="24"/>
        </w:rPr>
        <w:t xml:space="preserve"> </w:t>
      </w:r>
      <w:r w:rsidRPr="00ED57D8">
        <w:rPr>
          <w:rFonts w:asciiTheme="minorHAnsi" w:hAnsiTheme="minorHAnsi" w:cstheme="minorHAnsi"/>
          <w:color w:val="FF0000"/>
          <w:sz w:val="24"/>
          <w:szCs w:val="24"/>
        </w:rPr>
        <w:t>lang</w:t>
      </w:r>
      <w:r w:rsidRPr="00ED57D8">
        <w:rPr>
          <w:rFonts w:asciiTheme="minorHAnsi" w:hAnsiTheme="minorHAnsi" w:cstheme="minorHAnsi"/>
          <w:sz w:val="24"/>
          <w:szCs w:val="24"/>
        </w:rPr>
        <w:t>="en"&gt;</w:t>
      </w:r>
      <w:ins w:id="538" w:author="Michelle Castellanos" w:date="2019-09-01T17:03:00Z">
        <w:r w:rsidRPr="00ED57D8">
          <w:rPr>
            <w:rFonts w:asciiTheme="minorHAnsi" w:hAnsiTheme="minorHAnsi" w:cstheme="minorHAnsi"/>
            <w:sz w:val="24"/>
            <w:szCs w:val="24"/>
          </w:rPr>
          <w:t>Tidal flats are defined as a coastal wetland ecosystem characterized by fine-grained sedimentary deposits within a broad, low-sloping intertidal zone, where they undergo regular inundation during the tidal cycle (Healy et al. 2002; IUCN 2012b). In the Yellow Sea region of East Asia, tidal flats occur in association with a variety of coastal landforms across a latitudinal range of about 8° and constitute the principal coastal ecosystem fringing more than 4000 km of the coastlines of China, North Korea and South Korea</w:t>
        </w:r>
      </w:ins>
      <w:r w:rsidRPr="00ED57D8">
        <w:rPr>
          <w:rFonts w:asciiTheme="minorHAnsi" w:hAnsiTheme="minorHAnsi" w:cstheme="minorHAnsi"/>
          <w:sz w:val="24"/>
          <w:szCs w:val="24"/>
        </w:rPr>
        <w:t>.&lt;/</w:t>
      </w:r>
      <w:r w:rsidRPr="00ED57D8">
        <w:rPr>
          <w:rFonts w:asciiTheme="minorHAnsi" w:hAnsiTheme="minorHAnsi" w:cstheme="minorHAnsi"/>
          <w:color w:val="0070C0"/>
          <w:sz w:val="24"/>
          <w:szCs w:val="24"/>
        </w:rPr>
        <w:t>AT-description</w:t>
      </w:r>
      <w:r w:rsidRPr="00ED57D8">
        <w:rPr>
          <w:rFonts w:asciiTheme="minorHAnsi" w:hAnsiTheme="minorHAnsi" w:cstheme="minorHAnsi"/>
          <w:sz w:val="24"/>
          <w:szCs w:val="24"/>
        </w:rPr>
        <w:t>&gt;</w:t>
      </w:r>
    </w:p>
    <w:p w14:paraId="30B660E9" w14:textId="77777777" w:rsidR="0099528F" w:rsidRPr="00ED57D8" w:rsidRDefault="0099528F">
      <w:pPr>
        <w:pStyle w:val="Standard"/>
        <w:jc w:val="both"/>
        <w:rPr>
          <w:rFonts w:ascii="Courier New" w:hAnsi="Courier New" w:cs="Courier New"/>
        </w:rPr>
      </w:pPr>
    </w:p>
    <w:p w14:paraId="6134676B" w14:textId="51FEDB3D" w:rsidR="001D3F73" w:rsidRPr="00611B6F" w:rsidRDefault="00FC6AF8" w:rsidP="00611B6F">
      <w:pPr>
        <w:pStyle w:val="Ttulo1"/>
        <w:numPr>
          <w:ilvl w:val="3"/>
          <w:numId w:val="29"/>
        </w:numPr>
        <w:rPr>
          <w:rStyle w:val="ListLabel1"/>
          <w:b/>
          <w:sz w:val="28"/>
        </w:rPr>
      </w:pPr>
      <w:bookmarkStart w:id="539" w:name="_Toc528812662"/>
      <w:bookmarkStart w:id="540" w:name="_Toc10659946"/>
      <w:bookmarkStart w:id="541" w:name="_Toc10989876"/>
      <w:bookmarkEnd w:id="539"/>
      <w:r w:rsidRPr="00611B6F">
        <w:rPr>
          <w:rStyle w:val="ListLabel1"/>
          <w:b/>
          <w:sz w:val="28"/>
        </w:rPr>
        <w:t>Node: Assessment target name</w:t>
      </w:r>
      <w:r w:rsidR="00611B6F">
        <w:rPr>
          <w:rStyle w:val="ListLabel1"/>
          <w:b/>
          <w:sz w:val="28"/>
        </w:rPr>
        <w:t>s</w:t>
      </w:r>
      <w:bookmarkEnd w:id="540"/>
      <w:bookmarkEnd w:id="541"/>
    </w:p>
    <w:p w14:paraId="16F58935" w14:textId="77777777" w:rsidR="00F06812" w:rsidRDefault="00FC6AF8" w:rsidP="00B736C4">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Tag:</w:t>
      </w:r>
      <w:r w:rsidRPr="00D11974">
        <w:rPr>
          <w:rFonts w:ascii="Bookman Old Style" w:hAnsi="Bookman Old Style"/>
          <w:sz w:val="24"/>
          <w:szCs w:val="24"/>
        </w:rPr>
        <w:t xml:space="preserve"> &lt;AT-name</w:t>
      </w:r>
      <w:r w:rsidR="00611B6F" w:rsidRPr="00D11974">
        <w:rPr>
          <w:rFonts w:ascii="Bookman Old Style" w:hAnsi="Bookman Old Style"/>
          <w:sz w:val="24"/>
          <w:szCs w:val="24"/>
        </w:rPr>
        <w:t>s</w:t>
      </w:r>
      <w:r w:rsidRPr="00D11974">
        <w:rPr>
          <w:rFonts w:ascii="Bookman Old Style" w:hAnsi="Bookman Old Style"/>
          <w:sz w:val="24"/>
          <w:szCs w:val="24"/>
        </w:rPr>
        <w:t>&gt;</w:t>
      </w:r>
    </w:p>
    <w:p w14:paraId="3F35D39F" w14:textId="77777777" w:rsidR="00F06812" w:rsidRDefault="00FC6AF8" w:rsidP="00B736C4">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Parent:</w:t>
      </w:r>
      <w:r w:rsidRPr="00D11974">
        <w:rPr>
          <w:rFonts w:ascii="Bookman Old Style" w:hAnsi="Bookman Old Style"/>
          <w:sz w:val="24"/>
          <w:szCs w:val="24"/>
        </w:rPr>
        <w:t xml:space="preserve"> Assessment-</w:t>
      </w:r>
      <w:r w:rsidR="00AC70DB" w:rsidRPr="00D11974">
        <w:rPr>
          <w:rFonts w:ascii="Bookman Old Style" w:hAnsi="Bookman Old Style"/>
          <w:sz w:val="24"/>
          <w:szCs w:val="24"/>
        </w:rPr>
        <w:t>T</w:t>
      </w:r>
      <w:r w:rsidRPr="00D11974">
        <w:rPr>
          <w:rFonts w:ascii="Bookman Old Style" w:hAnsi="Bookman Old Style"/>
          <w:sz w:val="24"/>
          <w:szCs w:val="24"/>
        </w:rPr>
        <w:t>arget</w:t>
      </w:r>
    </w:p>
    <w:p w14:paraId="1497014B" w14:textId="7C63BE59" w:rsidR="001D3F73" w:rsidRDefault="00FC6AF8" w:rsidP="00B736C4">
      <w:pPr>
        <w:pStyle w:val="Standard"/>
        <w:spacing w:after="80" w:line="23" w:lineRule="atLeast"/>
        <w:rPr>
          <w:rFonts w:ascii="Bookman Old Style" w:hAnsi="Bookman Old Style"/>
          <w:sz w:val="24"/>
          <w:szCs w:val="24"/>
        </w:rPr>
      </w:pPr>
      <w:r w:rsidRPr="00D11974">
        <w:rPr>
          <w:rFonts w:ascii="Bookman Old Style" w:hAnsi="Bookman Old Style"/>
          <w:sz w:val="24"/>
          <w:szCs w:val="24"/>
          <w:u w:val="single"/>
        </w:rPr>
        <w:t>Children</w:t>
      </w:r>
      <w:r w:rsidRPr="00D11974">
        <w:rPr>
          <w:rFonts w:ascii="Bookman Old Style" w:hAnsi="Bookman Old Style"/>
          <w:sz w:val="24"/>
          <w:szCs w:val="24"/>
        </w:rPr>
        <w:t xml:space="preserve">: </w:t>
      </w:r>
      <w:r w:rsidR="00E80092" w:rsidRPr="00E80092">
        <w:rPr>
          <w:rFonts w:ascii="Bookman Old Style" w:hAnsi="Bookman Old Style"/>
          <w:sz w:val="24"/>
          <w:szCs w:val="24"/>
        </w:rPr>
        <w:t>AT-name</w:t>
      </w:r>
    </w:p>
    <w:p w14:paraId="00194483" w14:textId="492592C0" w:rsidR="001D3F73" w:rsidRPr="00D11974" w:rsidRDefault="00FC6AF8" w:rsidP="00B736C4">
      <w:pPr>
        <w:pStyle w:val="Standard"/>
        <w:spacing w:after="80" w:line="23" w:lineRule="atLeast"/>
        <w:jc w:val="both"/>
        <w:rPr>
          <w:rFonts w:ascii="Bookman Old Style" w:hAnsi="Bookman Old Style"/>
          <w:sz w:val="24"/>
          <w:szCs w:val="24"/>
        </w:rPr>
      </w:pPr>
      <w:r w:rsidRPr="00D11974">
        <w:rPr>
          <w:rFonts w:ascii="Bookman Old Style" w:hAnsi="Bookman Old Style"/>
          <w:sz w:val="24"/>
          <w:szCs w:val="24"/>
          <w:u w:val="single"/>
        </w:rPr>
        <w:lastRenderedPageBreak/>
        <w:t>Content:</w:t>
      </w:r>
      <w:r w:rsidRPr="00D11974">
        <w:rPr>
          <w:rFonts w:ascii="Bookman Old Style" w:hAnsi="Bookman Old Style"/>
          <w:sz w:val="24"/>
          <w:szCs w:val="24"/>
        </w:rPr>
        <w:t xml:space="preserve"> </w:t>
      </w:r>
      <w:r w:rsidR="00E80092">
        <w:rPr>
          <w:rFonts w:ascii="Bookman Old Style" w:hAnsi="Bookman Old Style"/>
          <w:sz w:val="24"/>
          <w:szCs w:val="24"/>
        </w:rPr>
        <w:t>List of the</w:t>
      </w:r>
      <w:r w:rsidRPr="00D11974">
        <w:rPr>
          <w:rFonts w:ascii="Bookman Old Style" w:hAnsi="Bookman Old Style"/>
          <w:sz w:val="24"/>
          <w:szCs w:val="24"/>
        </w:rPr>
        <w:t xml:space="preserve"> unique name for the assessment target </w:t>
      </w:r>
      <w:r w:rsidR="00E80092">
        <w:rPr>
          <w:rFonts w:ascii="Bookman Old Style" w:hAnsi="Bookman Old Style"/>
          <w:sz w:val="24"/>
          <w:szCs w:val="24"/>
        </w:rPr>
        <w:t xml:space="preserve">in the different languages in which it is available </w:t>
      </w:r>
      <w:r w:rsidRPr="00D11974">
        <w:rPr>
          <w:rFonts w:ascii="Bookman Old Style" w:hAnsi="Bookman Old Style"/>
          <w:sz w:val="24"/>
          <w:szCs w:val="24"/>
        </w:rPr>
        <w:t>(the same name u</w:t>
      </w:r>
      <w:r w:rsidR="00E80092">
        <w:rPr>
          <w:rFonts w:ascii="Bookman Old Style" w:hAnsi="Bookman Old Style"/>
          <w:sz w:val="24"/>
          <w:szCs w:val="24"/>
        </w:rPr>
        <w:t>sed in the reference</w:t>
      </w:r>
      <w:r w:rsidRPr="00D11974">
        <w:rPr>
          <w:rFonts w:ascii="Bookman Old Style" w:hAnsi="Bookman Old Style"/>
          <w:sz w:val="24"/>
          <w:szCs w:val="24"/>
        </w:rPr>
        <w:t xml:space="preserve">). </w:t>
      </w:r>
      <w:ins w:id="542" w:author="Michelle Castellanos" w:date="2019-09-01T17:04:00Z">
        <w:r w:rsidR="009E3A28">
          <w:rPr>
            <w:rFonts w:ascii="Bookman Old Style" w:hAnsi="Bookman Old Style"/>
            <w:sz w:val="24"/>
            <w:szCs w:val="24"/>
          </w:rPr>
          <w:t>The first name of the list should be the one assigned in its original language.</w:t>
        </w:r>
      </w:ins>
    </w:p>
    <w:p w14:paraId="6465F3C9" w14:textId="4ADB10BE" w:rsidR="001D3F73" w:rsidRPr="00D11974" w:rsidRDefault="00FC6AF8" w:rsidP="00B736C4">
      <w:pPr>
        <w:pStyle w:val="Standard"/>
        <w:spacing w:after="80" w:line="23" w:lineRule="atLeast"/>
        <w:jc w:val="both"/>
        <w:rPr>
          <w:rFonts w:ascii="Bookman Old Style" w:hAnsi="Bookman Old Style"/>
          <w:sz w:val="24"/>
          <w:szCs w:val="24"/>
        </w:rPr>
      </w:pPr>
      <w:r w:rsidRPr="00D11974">
        <w:rPr>
          <w:rFonts w:ascii="Bookman Old Style" w:hAnsi="Bookman Old Style"/>
          <w:sz w:val="24"/>
          <w:szCs w:val="24"/>
          <w:u w:val="single"/>
        </w:rPr>
        <w:t>A</w:t>
      </w:r>
      <w:r w:rsidR="00AD49E1" w:rsidRPr="00D11974">
        <w:rPr>
          <w:rFonts w:ascii="Bookman Old Style" w:hAnsi="Bookman Old Style"/>
          <w:sz w:val="24"/>
          <w:szCs w:val="24"/>
          <w:u w:val="single"/>
        </w:rPr>
        <w:t>t</w:t>
      </w:r>
      <w:r w:rsidRPr="00D11974">
        <w:rPr>
          <w:rFonts w:ascii="Bookman Old Style" w:hAnsi="Bookman Old Style"/>
          <w:sz w:val="24"/>
          <w:szCs w:val="24"/>
          <w:u w:val="single"/>
        </w:rPr>
        <w:t>tributes:</w:t>
      </w:r>
      <w:r w:rsidRPr="00D11974">
        <w:rPr>
          <w:rFonts w:ascii="Bookman Old Style" w:hAnsi="Bookman Old Style"/>
          <w:sz w:val="24"/>
          <w:szCs w:val="24"/>
        </w:rPr>
        <w:t xml:space="preserve"> none</w:t>
      </w:r>
    </w:p>
    <w:p w14:paraId="36464794" w14:textId="77777777" w:rsidR="001D3F73" w:rsidRPr="00D11974" w:rsidRDefault="00FC6AF8" w:rsidP="00B736C4">
      <w:pPr>
        <w:pStyle w:val="Standard"/>
        <w:spacing w:after="80" w:line="23" w:lineRule="atLeast"/>
        <w:jc w:val="both"/>
        <w:rPr>
          <w:rFonts w:ascii="Bookman Old Style" w:hAnsi="Bookman Old Style"/>
          <w:sz w:val="24"/>
          <w:szCs w:val="24"/>
          <w:u w:val="single"/>
        </w:rPr>
      </w:pPr>
      <w:r w:rsidRPr="00D11974">
        <w:rPr>
          <w:rFonts w:ascii="Bookman Old Style" w:hAnsi="Bookman Old Style"/>
          <w:sz w:val="24"/>
          <w:szCs w:val="24"/>
          <w:u w:val="single"/>
        </w:rPr>
        <w:t>Example:</w:t>
      </w:r>
    </w:p>
    <w:p w14:paraId="7B63B824" w14:textId="19E98E8C" w:rsidR="000809C0" w:rsidRPr="00D11974" w:rsidRDefault="00D11974" w:rsidP="00B736C4">
      <w:pPr>
        <w:pStyle w:val="Standard"/>
        <w:spacing w:after="80" w:line="23" w:lineRule="atLeast"/>
        <w:jc w:val="both"/>
        <w:rPr>
          <w:rFonts w:asciiTheme="minorHAnsi" w:hAnsiTheme="minorHAnsi" w:cstheme="minorHAnsi"/>
          <w:sz w:val="24"/>
          <w:szCs w:val="24"/>
        </w:rPr>
      </w:pPr>
      <w:r>
        <w:rPr>
          <w:rFonts w:ascii="Bookman Old Style" w:hAnsi="Bookman Old Style"/>
          <w:sz w:val="24"/>
          <w:szCs w:val="24"/>
        </w:rPr>
        <w:tab/>
      </w:r>
      <w:r w:rsidR="000809C0" w:rsidRPr="00D11974">
        <w:rPr>
          <w:rFonts w:asciiTheme="minorHAnsi" w:hAnsiTheme="minorHAnsi" w:cstheme="minorHAnsi"/>
          <w:sz w:val="24"/>
          <w:szCs w:val="24"/>
        </w:rPr>
        <w:t>&lt;</w:t>
      </w:r>
      <w:r w:rsidR="000809C0" w:rsidRPr="00D11974">
        <w:rPr>
          <w:rFonts w:asciiTheme="minorHAnsi" w:hAnsiTheme="minorHAnsi" w:cstheme="minorHAnsi"/>
          <w:color w:val="0070C0"/>
          <w:sz w:val="24"/>
          <w:szCs w:val="24"/>
        </w:rPr>
        <w:t>AT-names</w:t>
      </w:r>
      <w:r w:rsidR="000809C0" w:rsidRPr="00D11974">
        <w:rPr>
          <w:rFonts w:asciiTheme="minorHAnsi" w:hAnsiTheme="minorHAnsi" w:cstheme="minorHAnsi"/>
          <w:sz w:val="24"/>
          <w:szCs w:val="24"/>
        </w:rPr>
        <w:t>&gt;</w:t>
      </w:r>
    </w:p>
    <w:p w14:paraId="41472DD0" w14:textId="1474FB10" w:rsidR="009E3A28" w:rsidRDefault="00FC6AF8" w:rsidP="009E3A28">
      <w:pPr>
        <w:pStyle w:val="Standard"/>
        <w:spacing w:after="80" w:line="23" w:lineRule="atLeast"/>
        <w:jc w:val="both"/>
        <w:rPr>
          <w:rFonts w:asciiTheme="minorHAnsi" w:hAnsiTheme="minorHAnsi" w:cstheme="minorHAnsi"/>
          <w:sz w:val="24"/>
          <w:szCs w:val="24"/>
        </w:rPr>
      </w:pPr>
      <w:r w:rsidRPr="00D11974">
        <w:rPr>
          <w:rFonts w:asciiTheme="minorHAnsi" w:hAnsiTheme="minorHAnsi" w:cstheme="minorHAnsi"/>
          <w:sz w:val="24"/>
          <w:szCs w:val="24"/>
        </w:rPr>
        <w:tab/>
      </w:r>
      <w:r w:rsidR="009E3A28" w:rsidRPr="00D11974">
        <w:rPr>
          <w:rFonts w:asciiTheme="minorHAnsi" w:hAnsiTheme="minorHAnsi" w:cstheme="minorHAnsi"/>
          <w:sz w:val="24"/>
          <w:szCs w:val="24"/>
        </w:rPr>
        <w:t>&lt;AT-name</w:t>
      </w:r>
      <w:r w:rsidR="009E3A28">
        <w:rPr>
          <w:rFonts w:asciiTheme="minorHAnsi" w:hAnsiTheme="minorHAnsi" w:cstheme="minorHAnsi"/>
          <w:sz w:val="24"/>
          <w:szCs w:val="24"/>
        </w:rPr>
        <w:t xml:space="preserve"> lang=”es”</w:t>
      </w:r>
      <w:r w:rsidR="009E3A28" w:rsidRPr="00D11974">
        <w:rPr>
          <w:rFonts w:asciiTheme="minorHAnsi" w:hAnsiTheme="minorHAnsi" w:cstheme="minorHAnsi"/>
          <w:sz w:val="24"/>
          <w:szCs w:val="24"/>
        </w:rPr>
        <w:t>&gt;</w:t>
      </w:r>
      <w:r w:rsidR="009E3A28">
        <w:rPr>
          <w:rFonts w:asciiTheme="minorHAnsi" w:hAnsiTheme="minorHAnsi" w:cstheme="minorHAnsi"/>
          <w:sz w:val="24"/>
          <w:szCs w:val="24"/>
        </w:rPr>
        <w:t>Arbustales tepuyanos</w:t>
      </w:r>
      <w:r w:rsidR="009E3A28" w:rsidRPr="00D11974">
        <w:rPr>
          <w:rFonts w:asciiTheme="minorHAnsi" w:hAnsiTheme="minorHAnsi" w:cstheme="minorHAnsi"/>
          <w:sz w:val="24"/>
          <w:szCs w:val="24"/>
        </w:rPr>
        <w:t>&lt;/AT-name&gt;</w:t>
      </w:r>
    </w:p>
    <w:p w14:paraId="41159EA9" w14:textId="62B56465" w:rsidR="00E80092" w:rsidRPr="00D11974" w:rsidRDefault="00FC6AF8" w:rsidP="009E3A28">
      <w:pPr>
        <w:pStyle w:val="Standard"/>
        <w:spacing w:after="80" w:line="23" w:lineRule="atLeast"/>
        <w:ind w:firstLine="720"/>
        <w:jc w:val="both"/>
        <w:rPr>
          <w:rFonts w:asciiTheme="minorHAnsi" w:hAnsiTheme="minorHAnsi" w:cstheme="minorHAnsi"/>
          <w:sz w:val="24"/>
          <w:szCs w:val="24"/>
        </w:rPr>
      </w:pPr>
      <w:r w:rsidRPr="00D11974">
        <w:rPr>
          <w:rFonts w:asciiTheme="minorHAnsi" w:hAnsiTheme="minorHAnsi" w:cstheme="minorHAnsi"/>
          <w:sz w:val="24"/>
          <w:szCs w:val="24"/>
        </w:rPr>
        <w:t>&lt;AT-name</w:t>
      </w:r>
      <w:r w:rsidR="00E80092">
        <w:rPr>
          <w:rFonts w:asciiTheme="minorHAnsi" w:hAnsiTheme="minorHAnsi" w:cstheme="minorHAnsi"/>
          <w:sz w:val="24"/>
          <w:szCs w:val="24"/>
        </w:rPr>
        <w:t xml:space="preserve"> lang=”en”</w:t>
      </w:r>
      <w:r w:rsidRPr="00D11974">
        <w:rPr>
          <w:rFonts w:asciiTheme="minorHAnsi" w:hAnsiTheme="minorHAnsi" w:cstheme="minorHAnsi"/>
          <w:sz w:val="24"/>
          <w:szCs w:val="24"/>
        </w:rPr>
        <w:t>&gt;Tepui shrublands&lt;/AT-name&gt;</w:t>
      </w:r>
    </w:p>
    <w:p w14:paraId="17B4EC65" w14:textId="61361CBB" w:rsidR="000809C0" w:rsidRPr="00D11974" w:rsidRDefault="000809C0" w:rsidP="00B736C4">
      <w:pPr>
        <w:pStyle w:val="Standard"/>
        <w:spacing w:after="80" w:line="23" w:lineRule="atLeast"/>
        <w:jc w:val="both"/>
        <w:rPr>
          <w:rFonts w:asciiTheme="minorHAnsi" w:hAnsiTheme="minorHAnsi" w:cstheme="minorHAnsi"/>
          <w:sz w:val="24"/>
          <w:szCs w:val="24"/>
        </w:rPr>
      </w:pPr>
      <w:r w:rsidRPr="00D11974">
        <w:rPr>
          <w:rFonts w:asciiTheme="minorHAnsi" w:hAnsiTheme="minorHAnsi" w:cstheme="minorHAnsi"/>
          <w:sz w:val="24"/>
          <w:szCs w:val="24"/>
        </w:rPr>
        <w:tab/>
        <w:t>&lt;/</w:t>
      </w:r>
      <w:r w:rsidRPr="00D11974">
        <w:rPr>
          <w:rFonts w:asciiTheme="minorHAnsi" w:hAnsiTheme="minorHAnsi" w:cstheme="minorHAnsi"/>
          <w:color w:val="0070C0"/>
          <w:sz w:val="24"/>
          <w:szCs w:val="24"/>
        </w:rPr>
        <w:t>AT-names</w:t>
      </w:r>
      <w:r w:rsidRPr="00D11974">
        <w:rPr>
          <w:rFonts w:asciiTheme="minorHAnsi" w:hAnsiTheme="minorHAnsi" w:cstheme="minorHAnsi"/>
          <w:sz w:val="24"/>
          <w:szCs w:val="24"/>
        </w:rPr>
        <w:t>&gt;</w:t>
      </w:r>
    </w:p>
    <w:p w14:paraId="227D33DC" w14:textId="77777777" w:rsidR="000809C0" w:rsidRDefault="000809C0">
      <w:pPr>
        <w:pStyle w:val="Standard"/>
        <w:jc w:val="both"/>
        <w:rPr>
          <w:rFonts w:ascii="Courier New" w:hAnsi="Courier New" w:cs="Courier New"/>
        </w:rPr>
      </w:pPr>
    </w:p>
    <w:p w14:paraId="36C018CD" w14:textId="1B0DCD4A" w:rsidR="000809C0" w:rsidRPr="00611B6F" w:rsidRDefault="000809C0" w:rsidP="00C738E5">
      <w:pPr>
        <w:pStyle w:val="Ttulo1"/>
        <w:numPr>
          <w:ilvl w:val="4"/>
          <w:numId w:val="29"/>
        </w:numPr>
        <w:rPr>
          <w:rStyle w:val="ListLabel1"/>
          <w:b/>
          <w:sz w:val="28"/>
        </w:rPr>
      </w:pPr>
      <w:bookmarkStart w:id="543" w:name="_Toc10659947"/>
      <w:bookmarkStart w:id="544" w:name="_Toc10989877"/>
      <w:r w:rsidRPr="00611B6F">
        <w:rPr>
          <w:rStyle w:val="ListLabel1"/>
          <w:b/>
          <w:sz w:val="28"/>
        </w:rPr>
        <w:t>Node: Assessment target name</w:t>
      </w:r>
      <w:bookmarkEnd w:id="543"/>
      <w:bookmarkEnd w:id="544"/>
    </w:p>
    <w:p w14:paraId="795E0DB7" w14:textId="2C14FC21" w:rsidR="00F06812" w:rsidRPr="00E80092" w:rsidRDefault="000809C0" w:rsidP="00B736C4">
      <w:pPr>
        <w:pStyle w:val="Standard"/>
        <w:spacing w:after="80" w:line="23" w:lineRule="atLeast"/>
        <w:rPr>
          <w:rFonts w:ascii="Bookman Old Style" w:hAnsi="Bookman Old Style"/>
          <w:sz w:val="24"/>
          <w:szCs w:val="24"/>
        </w:rPr>
      </w:pPr>
      <w:r w:rsidRPr="00E80092">
        <w:rPr>
          <w:rFonts w:ascii="Bookman Old Style" w:hAnsi="Bookman Old Style"/>
          <w:sz w:val="24"/>
          <w:szCs w:val="24"/>
          <w:u w:val="single"/>
        </w:rPr>
        <w:t>Tag:</w:t>
      </w:r>
      <w:r w:rsidR="00E80092" w:rsidRPr="00E80092">
        <w:rPr>
          <w:rFonts w:ascii="Bookman Old Style" w:hAnsi="Bookman Old Style"/>
          <w:sz w:val="24"/>
          <w:szCs w:val="24"/>
        </w:rPr>
        <w:t xml:space="preserve"> &lt;AT-name</w:t>
      </w:r>
      <w:r w:rsidRPr="00E80092">
        <w:rPr>
          <w:rFonts w:ascii="Bookman Old Style" w:hAnsi="Bookman Old Style"/>
          <w:sz w:val="24"/>
          <w:szCs w:val="24"/>
        </w:rPr>
        <w:t>&gt;</w:t>
      </w:r>
    </w:p>
    <w:p w14:paraId="0011F5BF" w14:textId="2DA7E36E" w:rsidR="00F06812" w:rsidRPr="00E80092" w:rsidRDefault="000809C0" w:rsidP="00B736C4">
      <w:pPr>
        <w:pStyle w:val="Standard"/>
        <w:spacing w:after="80" w:line="23" w:lineRule="atLeast"/>
        <w:rPr>
          <w:rFonts w:ascii="Bookman Old Style" w:hAnsi="Bookman Old Style"/>
          <w:sz w:val="24"/>
          <w:szCs w:val="24"/>
        </w:rPr>
      </w:pPr>
      <w:r w:rsidRPr="00E80092">
        <w:rPr>
          <w:rFonts w:ascii="Bookman Old Style" w:hAnsi="Bookman Old Style"/>
          <w:sz w:val="24"/>
          <w:szCs w:val="24"/>
          <w:u w:val="single"/>
        </w:rPr>
        <w:t>Parent:</w:t>
      </w:r>
      <w:r w:rsidRPr="00E80092">
        <w:rPr>
          <w:rFonts w:ascii="Bookman Old Style" w:hAnsi="Bookman Old Style"/>
          <w:sz w:val="24"/>
          <w:szCs w:val="24"/>
        </w:rPr>
        <w:t xml:space="preserve"> </w:t>
      </w:r>
      <w:r w:rsidR="00E80092" w:rsidRPr="00E80092">
        <w:rPr>
          <w:rFonts w:ascii="Bookman Old Style" w:hAnsi="Bookman Old Style"/>
          <w:sz w:val="24"/>
          <w:szCs w:val="24"/>
        </w:rPr>
        <w:t>AT-names</w:t>
      </w:r>
    </w:p>
    <w:p w14:paraId="28F5874C" w14:textId="4C0D5669" w:rsidR="000809C0" w:rsidRPr="00E80092" w:rsidRDefault="000809C0" w:rsidP="00B736C4">
      <w:pPr>
        <w:pStyle w:val="Standard"/>
        <w:spacing w:after="80" w:line="23" w:lineRule="atLeast"/>
        <w:rPr>
          <w:rFonts w:ascii="Bookman Old Style" w:hAnsi="Bookman Old Style"/>
          <w:sz w:val="24"/>
          <w:szCs w:val="24"/>
        </w:rPr>
      </w:pPr>
      <w:r w:rsidRPr="00E80092">
        <w:rPr>
          <w:rFonts w:ascii="Bookman Old Style" w:hAnsi="Bookman Old Style"/>
          <w:sz w:val="24"/>
          <w:szCs w:val="24"/>
          <w:u w:val="single"/>
        </w:rPr>
        <w:t>Children</w:t>
      </w:r>
      <w:r w:rsidRPr="00E80092">
        <w:rPr>
          <w:rFonts w:ascii="Bookman Old Style" w:hAnsi="Bookman Old Style"/>
          <w:sz w:val="24"/>
          <w:szCs w:val="24"/>
        </w:rPr>
        <w:t>: none</w:t>
      </w:r>
    </w:p>
    <w:p w14:paraId="2D8424F8" w14:textId="7509C7CE" w:rsidR="000809C0" w:rsidRPr="00E80092" w:rsidRDefault="000809C0" w:rsidP="00E80092">
      <w:pPr>
        <w:pStyle w:val="Standard"/>
        <w:spacing w:after="80" w:line="23" w:lineRule="atLeast"/>
        <w:rPr>
          <w:rFonts w:ascii="Bookman Old Style" w:hAnsi="Bookman Old Style"/>
          <w:sz w:val="24"/>
          <w:szCs w:val="24"/>
        </w:rPr>
      </w:pPr>
      <w:r w:rsidRPr="00E80092">
        <w:rPr>
          <w:rFonts w:ascii="Bookman Old Style" w:hAnsi="Bookman Old Style"/>
          <w:sz w:val="24"/>
          <w:szCs w:val="24"/>
          <w:u w:val="single"/>
        </w:rPr>
        <w:t>Content:</w:t>
      </w:r>
      <w:r w:rsidRPr="00E80092">
        <w:rPr>
          <w:rFonts w:ascii="Bookman Old Style" w:hAnsi="Bookman Old Style"/>
          <w:sz w:val="24"/>
          <w:szCs w:val="24"/>
        </w:rPr>
        <w:t xml:space="preserve"> </w:t>
      </w:r>
      <w:r w:rsidR="00E80092" w:rsidRPr="00E80092">
        <w:rPr>
          <w:rFonts w:ascii="Bookman Old Style" w:hAnsi="Bookman Old Style"/>
          <w:sz w:val="24"/>
          <w:szCs w:val="24"/>
        </w:rPr>
        <w:t xml:space="preserve">Alternative names for the assessment target in the different languages in which it is available. The assessment target name must be unique and </w:t>
      </w:r>
      <w:r w:rsidRPr="00E80092">
        <w:rPr>
          <w:rFonts w:ascii="Bookman Old Style" w:hAnsi="Bookman Old Style"/>
          <w:sz w:val="24"/>
          <w:szCs w:val="24"/>
        </w:rPr>
        <w:t>consisten</w:t>
      </w:r>
      <w:r w:rsidR="00E80092" w:rsidRPr="00E80092">
        <w:rPr>
          <w:rFonts w:ascii="Bookman Old Style" w:hAnsi="Bookman Old Style"/>
          <w:sz w:val="24"/>
          <w:szCs w:val="24"/>
        </w:rPr>
        <w:t>t with the Case-Study-Name node</w:t>
      </w:r>
      <w:ins w:id="545" w:author="Utility" w:date="2019-08-13T12:43:00Z">
        <w:r w:rsidR="003E5BA5">
          <w:rPr>
            <w:rFonts w:ascii="Bookman Old Style" w:hAnsi="Bookman Old Style"/>
            <w:sz w:val="24"/>
            <w:szCs w:val="24"/>
          </w:rPr>
          <w:t xml:space="preserve"> excluding geographic location and category of risk data</w:t>
        </w:r>
      </w:ins>
      <w:r w:rsidR="00E80092" w:rsidRPr="00E80092">
        <w:rPr>
          <w:rFonts w:ascii="Bookman Old Style" w:hAnsi="Bookman Old Style"/>
          <w:sz w:val="24"/>
          <w:szCs w:val="24"/>
        </w:rPr>
        <w:t>. If the information is available in more than a language, add an &lt;AT-name&gt; node for each language (see examples).</w:t>
      </w:r>
    </w:p>
    <w:p w14:paraId="36F347DE" w14:textId="77777777" w:rsidR="000809C0" w:rsidRPr="00E80092" w:rsidRDefault="000809C0" w:rsidP="00B736C4">
      <w:pPr>
        <w:pStyle w:val="Standard"/>
        <w:spacing w:after="80" w:line="23" w:lineRule="atLeast"/>
        <w:jc w:val="both"/>
        <w:rPr>
          <w:rFonts w:ascii="Bookman Old Style" w:hAnsi="Bookman Old Style"/>
          <w:sz w:val="24"/>
          <w:szCs w:val="24"/>
        </w:rPr>
      </w:pPr>
      <w:r w:rsidRPr="00E80092">
        <w:rPr>
          <w:rFonts w:ascii="Bookman Old Style" w:hAnsi="Bookman Old Style"/>
          <w:sz w:val="24"/>
          <w:szCs w:val="24"/>
          <w:u w:val="single"/>
        </w:rPr>
        <w:t>Attributes:</w:t>
      </w:r>
      <w:r w:rsidRPr="00E80092">
        <w:rPr>
          <w:rFonts w:ascii="Bookman Old Style" w:hAnsi="Bookman Old Style"/>
          <w:sz w:val="24"/>
          <w:szCs w:val="24"/>
        </w:rPr>
        <w:t xml:space="preserve"> lang</w:t>
      </w:r>
    </w:p>
    <w:p w14:paraId="2E18F39B" w14:textId="4B9B57C3" w:rsidR="000809C0" w:rsidRPr="00E80092" w:rsidRDefault="000809C0" w:rsidP="00B736C4">
      <w:pPr>
        <w:pStyle w:val="Prrafodelista"/>
        <w:numPr>
          <w:ilvl w:val="0"/>
          <w:numId w:val="2"/>
        </w:numPr>
        <w:spacing w:after="80" w:line="23" w:lineRule="atLeast"/>
        <w:rPr>
          <w:rFonts w:ascii="Bookman Old Style" w:hAnsi="Bookman Old Style"/>
          <w:sz w:val="24"/>
          <w:szCs w:val="24"/>
        </w:rPr>
      </w:pPr>
      <w:r w:rsidRPr="00E80092">
        <w:rPr>
          <w:rFonts w:ascii="Bookman Old Style" w:hAnsi="Bookman Old Style"/>
          <w:sz w:val="24"/>
          <w:szCs w:val="24"/>
        </w:rPr>
        <w:t xml:space="preserve">@lang = </w:t>
      </w:r>
      <w:r w:rsidR="00E80092" w:rsidRPr="00E80092">
        <w:rPr>
          <w:rFonts w:ascii="Bookman Old Style" w:hAnsi="Bookman Old Style"/>
          <w:sz w:val="24"/>
          <w:szCs w:val="24"/>
        </w:rPr>
        <w:t xml:space="preserve">see </w:t>
      </w:r>
      <w:r w:rsidR="00E80092" w:rsidRPr="00E80092">
        <w:rPr>
          <w:rFonts w:ascii="Bookman Old Style" w:hAnsi="Bookman Old Style"/>
          <w:sz w:val="24"/>
          <w:szCs w:val="24"/>
          <w:highlight w:val="cyan"/>
        </w:rPr>
        <w:t>Glossary</w:t>
      </w:r>
      <w:r w:rsidR="00E80092" w:rsidRPr="00E80092">
        <w:rPr>
          <w:rFonts w:ascii="Bookman Old Style" w:hAnsi="Bookman Old Style"/>
          <w:sz w:val="24"/>
          <w:szCs w:val="24"/>
        </w:rPr>
        <w:t xml:space="preserve"> and node </w:t>
      </w:r>
      <w:r w:rsidR="00E80092" w:rsidRPr="00E80092">
        <w:rPr>
          <w:rFonts w:ascii="Bookman Old Style" w:hAnsi="Bookman Old Style"/>
          <w:sz w:val="24"/>
          <w:szCs w:val="24"/>
          <w:highlight w:val="cyan"/>
        </w:rPr>
        <w:t>3.2.1.1 Case Study Name</w:t>
      </w:r>
      <w:r w:rsidR="00E80092" w:rsidRPr="00E80092">
        <w:rPr>
          <w:rFonts w:ascii="Bookman Old Style" w:hAnsi="Bookman Old Style"/>
          <w:sz w:val="24"/>
          <w:szCs w:val="24"/>
        </w:rPr>
        <w:t xml:space="preserve"> for more details.</w:t>
      </w:r>
    </w:p>
    <w:p w14:paraId="0E6191AD" w14:textId="77777777" w:rsidR="000809C0" w:rsidRPr="00E80092" w:rsidRDefault="000809C0" w:rsidP="00B736C4">
      <w:pPr>
        <w:pStyle w:val="Standard"/>
        <w:spacing w:after="80" w:line="23" w:lineRule="atLeast"/>
        <w:jc w:val="both"/>
        <w:rPr>
          <w:rFonts w:ascii="Bookman Old Style" w:hAnsi="Bookman Old Style"/>
          <w:sz w:val="24"/>
          <w:szCs w:val="24"/>
        </w:rPr>
      </w:pPr>
      <w:r w:rsidRPr="00E80092">
        <w:rPr>
          <w:rFonts w:ascii="Bookman Old Style" w:hAnsi="Bookman Old Style"/>
          <w:sz w:val="24"/>
          <w:szCs w:val="24"/>
          <w:u w:val="single"/>
        </w:rPr>
        <w:t>Example:</w:t>
      </w:r>
    </w:p>
    <w:p w14:paraId="1BB33FF1" w14:textId="77777777" w:rsidR="009E3A28" w:rsidRDefault="00D11974" w:rsidP="009E3A28">
      <w:pPr>
        <w:pStyle w:val="Standard"/>
        <w:spacing w:after="80" w:line="23" w:lineRule="atLeast"/>
        <w:ind w:firstLine="720"/>
        <w:jc w:val="both"/>
        <w:rPr>
          <w:rFonts w:ascii="Bookman Old Style" w:hAnsi="Bookman Old Style"/>
          <w:sz w:val="24"/>
          <w:szCs w:val="24"/>
        </w:rPr>
      </w:pPr>
      <w:r w:rsidRPr="00E80092">
        <w:rPr>
          <w:rFonts w:ascii="Bookman Old Style" w:hAnsi="Bookman Old Style"/>
          <w:sz w:val="24"/>
          <w:szCs w:val="24"/>
        </w:rPr>
        <w:tab/>
      </w:r>
    </w:p>
    <w:p w14:paraId="4E169B29" w14:textId="46A8B201" w:rsidR="009E3A28" w:rsidRPr="009E3A28" w:rsidRDefault="009E3A28" w:rsidP="009E3A28">
      <w:pPr>
        <w:pStyle w:val="Standard"/>
        <w:spacing w:after="80" w:line="23" w:lineRule="atLeast"/>
        <w:ind w:firstLine="720"/>
        <w:jc w:val="both"/>
        <w:rPr>
          <w:rFonts w:asciiTheme="minorHAnsi" w:hAnsiTheme="minorHAnsi" w:cstheme="minorHAnsi"/>
          <w:sz w:val="24"/>
          <w:szCs w:val="24"/>
        </w:rPr>
      </w:pPr>
      <w:r w:rsidRPr="00E80092">
        <w:rPr>
          <w:rFonts w:asciiTheme="minorHAnsi" w:hAnsiTheme="minorHAnsi" w:cstheme="minorHAnsi"/>
          <w:sz w:val="24"/>
          <w:szCs w:val="24"/>
        </w:rPr>
        <w:t>&lt;</w:t>
      </w:r>
      <w:r w:rsidRPr="00E80092">
        <w:rPr>
          <w:rFonts w:asciiTheme="minorHAnsi" w:hAnsiTheme="minorHAnsi" w:cstheme="minorHAnsi"/>
          <w:color w:val="0070C0"/>
          <w:sz w:val="24"/>
          <w:szCs w:val="24"/>
        </w:rPr>
        <w:t>AT-name</w:t>
      </w:r>
      <w:r w:rsidRPr="00E80092">
        <w:rPr>
          <w:rFonts w:asciiTheme="minorHAnsi" w:hAnsiTheme="minorHAnsi" w:cstheme="minorHAnsi"/>
          <w:color w:val="FF0000"/>
          <w:sz w:val="24"/>
          <w:szCs w:val="24"/>
        </w:rPr>
        <w:t xml:space="preserve"> </w:t>
      </w:r>
      <w:r w:rsidRPr="00027E71">
        <w:rPr>
          <w:rFonts w:asciiTheme="minorHAnsi" w:hAnsiTheme="minorHAnsi" w:cstheme="minorHAnsi"/>
          <w:color w:val="FF0000"/>
          <w:sz w:val="24"/>
          <w:szCs w:val="24"/>
        </w:rPr>
        <w:t>lang</w:t>
      </w:r>
      <w:r w:rsidRPr="00E80092">
        <w:rPr>
          <w:rFonts w:asciiTheme="minorHAnsi" w:hAnsiTheme="minorHAnsi" w:cstheme="minorHAnsi"/>
          <w:sz w:val="24"/>
          <w:szCs w:val="24"/>
        </w:rPr>
        <w:t>=”es”&gt; Arbustales tepuyanos &lt;/</w:t>
      </w:r>
      <w:r w:rsidRPr="00E80092">
        <w:rPr>
          <w:rFonts w:asciiTheme="minorHAnsi" w:hAnsiTheme="minorHAnsi" w:cstheme="minorHAnsi"/>
          <w:color w:val="0070C0"/>
          <w:sz w:val="24"/>
          <w:szCs w:val="24"/>
        </w:rPr>
        <w:t>AT-name</w:t>
      </w:r>
      <w:r>
        <w:rPr>
          <w:rFonts w:asciiTheme="minorHAnsi" w:hAnsiTheme="minorHAnsi" w:cstheme="minorHAnsi"/>
          <w:sz w:val="24"/>
          <w:szCs w:val="24"/>
        </w:rPr>
        <w:t>&gt;</w:t>
      </w:r>
    </w:p>
    <w:p w14:paraId="501E4395" w14:textId="544B4FFB" w:rsidR="000809C0" w:rsidRPr="00E80092" w:rsidRDefault="000809C0" w:rsidP="009E3A28">
      <w:pPr>
        <w:pStyle w:val="Standard"/>
        <w:spacing w:after="80" w:line="23" w:lineRule="atLeast"/>
        <w:ind w:firstLine="720"/>
        <w:jc w:val="both"/>
        <w:rPr>
          <w:rFonts w:asciiTheme="minorHAnsi" w:hAnsiTheme="minorHAnsi" w:cstheme="minorHAnsi"/>
          <w:sz w:val="24"/>
          <w:szCs w:val="24"/>
        </w:rPr>
      </w:pPr>
      <w:r w:rsidRPr="00E80092">
        <w:rPr>
          <w:rFonts w:asciiTheme="minorHAnsi" w:hAnsiTheme="minorHAnsi" w:cstheme="minorHAnsi"/>
          <w:sz w:val="24"/>
          <w:szCs w:val="24"/>
        </w:rPr>
        <w:t>&lt;</w:t>
      </w:r>
      <w:r w:rsidRPr="00E80092">
        <w:rPr>
          <w:rFonts w:asciiTheme="minorHAnsi" w:hAnsiTheme="minorHAnsi" w:cstheme="minorHAnsi"/>
          <w:color w:val="0070C0"/>
          <w:sz w:val="24"/>
          <w:szCs w:val="24"/>
        </w:rPr>
        <w:t>AT-name</w:t>
      </w:r>
      <w:r w:rsidR="00C738E5" w:rsidRPr="00E80092">
        <w:rPr>
          <w:rFonts w:asciiTheme="minorHAnsi" w:hAnsiTheme="minorHAnsi" w:cstheme="minorHAnsi"/>
          <w:color w:val="FF0000"/>
          <w:sz w:val="24"/>
          <w:szCs w:val="24"/>
        </w:rPr>
        <w:t xml:space="preserve"> </w:t>
      </w:r>
      <w:r w:rsidR="00C738E5" w:rsidRPr="00027E71">
        <w:rPr>
          <w:rFonts w:asciiTheme="minorHAnsi" w:hAnsiTheme="minorHAnsi" w:cstheme="minorHAnsi"/>
          <w:color w:val="FF0000"/>
          <w:sz w:val="24"/>
          <w:szCs w:val="24"/>
        </w:rPr>
        <w:t>lang</w:t>
      </w:r>
      <w:r w:rsidR="00C738E5" w:rsidRPr="00E80092">
        <w:rPr>
          <w:rFonts w:asciiTheme="minorHAnsi" w:hAnsiTheme="minorHAnsi" w:cstheme="minorHAnsi"/>
          <w:sz w:val="24"/>
          <w:szCs w:val="24"/>
        </w:rPr>
        <w:t>=</w:t>
      </w:r>
      <w:r w:rsidR="00E80092" w:rsidRPr="00E80092">
        <w:rPr>
          <w:rFonts w:asciiTheme="minorHAnsi" w:hAnsiTheme="minorHAnsi" w:cstheme="minorHAnsi"/>
          <w:sz w:val="24"/>
          <w:szCs w:val="24"/>
        </w:rPr>
        <w:t>”</w:t>
      </w:r>
      <w:r w:rsidR="00C738E5" w:rsidRPr="00E80092">
        <w:rPr>
          <w:rFonts w:asciiTheme="minorHAnsi" w:hAnsiTheme="minorHAnsi" w:cstheme="minorHAnsi"/>
          <w:sz w:val="24"/>
          <w:szCs w:val="24"/>
        </w:rPr>
        <w:t>en”</w:t>
      </w:r>
      <w:r w:rsidRPr="00E80092">
        <w:rPr>
          <w:rFonts w:asciiTheme="minorHAnsi" w:hAnsiTheme="minorHAnsi" w:cstheme="minorHAnsi"/>
          <w:sz w:val="24"/>
          <w:szCs w:val="24"/>
        </w:rPr>
        <w:t>&gt;Tepui shrublands&lt;/</w:t>
      </w:r>
      <w:r w:rsidRPr="00E80092">
        <w:rPr>
          <w:rFonts w:asciiTheme="minorHAnsi" w:hAnsiTheme="minorHAnsi" w:cstheme="minorHAnsi"/>
          <w:color w:val="0070C0"/>
          <w:sz w:val="24"/>
          <w:szCs w:val="24"/>
        </w:rPr>
        <w:t>AT-name</w:t>
      </w:r>
      <w:r w:rsidRPr="00E80092">
        <w:rPr>
          <w:rFonts w:asciiTheme="minorHAnsi" w:hAnsiTheme="minorHAnsi" w:cstheme="minorHAnsi"/>
          <w:sz w:val="24"/>
          <w:szCs w:val="24"/>
        </w:rPr>
        <w:t>&gt;</w:t>
      </w:r>
    </w:p>
    <w:p w14:paraId="22F853F2" w14:textId="77777777" w:rsidR="00D11974" w:rsidRPr="00D11974" w:rsidRDefault="00D11974" w:rsidP="00D11974">
      <w:pPr>
        <w:pStyle w:val="Standard"/>
        <w:spacing w:after="60"/>
        <w:jc w:val="both"/>
        <w:rPr>
          <w:sz w:val="24"/>
          <w:szCs w:val="24"/>
        </w:rPr>
      </w:pPr>
    </w:p>
    <w:p w14:paraId="7387E7E1" w14:textId="2382DF7A" w:rsidR="001D3F73" w:rsidRPr="00611B6F" w:rsidRDefault="00FC6AF8" w:rsidP="00611B6F">
      <w:pPr>
        <w:pStyle w:val="Ttulo1"/>
        <w:numPr>
          <w:ilvl w:val="3"/>
          <w:numId w:val="29"/>
        </w:numPr>
        <w:rPr>
          <w:rStyle w:val="ListLabel1"/>
          <w:b/>
          <w:sz w:val="28"/>
        </w:rPr>
      </w:pPr>
      <w:bookmarkStart w:id="546" w:name="_Toc528812663"/>
      <w:bookmarkStart w:id="547" w:name="_Toc10659948"/>
      <w:bookmarkStart w:id="548" w:name="_Toc10989878"/>
      <w:bookmarkEnd w:id="546"/>
      <w:r w:rsidRPr="00611B6F">
        <w:rPr>
          <w:rStyle w:val="ListLabel1"/>
          <w:b/>
          <w:sz w:val="28"/>
        </w:rPr>
        <w:t>Node: Characteristic native biota</w:t>
      </w:r>
      <w:bookmarkEnd w:id="547"/>
      <w:bookmarkEnd w:id="548"/>
    </w:p>
    <w:p w14:paraId="29CD3F03" w14:textId="77777777" w:rsidR="00F06812" w:rsidRPr="00326286" w:rsidRDefault="00FC6AF8" w:rsidP="00B736C4">
      <w:pPr>
        <w:pStyle w:val="Standard"/>
        <w:spacing w:after="80" w:line="23" w:lineRule="atLeast"/>
        <w:rPr>
          <w:rFonts w:ascii="Bookman Old Style" w:hAnsi="Bookman Old Style"/>
          <w:sz w:val="24"/>
          <w:szCs w:val="24"/>
        </w:rPr>
      </w:pPr>
      <w:r w:rsidRPr="00326286">
        <w:rPr>
          <w:rFonts w:ascii="Bookman Old Style" w:hAnsi="Bookman Old Style"/>
          <w:sz w:val="24"/>
          <w:szCs w:val="24"/>
          <w:u w:val="single"/>
        </w:rPr>
        <w:t>Tag:</w:t>
      </w:r>
      <w:r w:rsidRPr="00326286">
        <w:rPr>
          <w:rFonts w:ascii="Bookman Old Style" w:hAnsi="Bookman Old Style"/>
          <w:sz w:val="24"/>
          <w:szCs w:val="24"/>
        </w:rPr>
        <w:t xml:space="preserve"> &lt;Characteristic-biota&gt;</w:t>
      </w:r>
    </w:p>
    <w:p w14:paraId="667589FE" w14:textId="3A93C36F" w:rsidR="00F06812" w:rsidRPr="00326286" w:rsidRDefault="00FC6AF8" w:rsidP="00B736C4">
      <w:pPr>
        <w:pStyle w:val="Standard"/>
        <w:spacing w:after="80" w:line="23" w:lineRule="atLeast"/>
        <w:rPr>
          <w:rFonts w:ascii="Bookman Old Style" w:hAnsi="Bookman Old Style"/>
          <w:sz w:val="24"/>
          <w:szCs w:val="24"/>
        </w:rPr>
      </w:pPr>
      <w:r w:rsidRPr="00326286">
        <w:rPr>
          <w:rFonts w:ascii="Bookman Old Style" w:hAnsi="Bookman Old Style"/>
          <w:sz w:val="24"/>
          <w:szCs w:val="24"/>
          <w:u w:val="single"/>
        </w:rPr>
        <w:t>Parent:</w:t>
      </w:r>
      <w:r w:rsidR="00296C0D" w:rsidRPr="00326286">
        <w:rPr>
          <w:rFonts w:ascii="Bookman Old Style" w:hAnsi="Bookman Old Style"/>
          <w:sz w:val="24"/>
          <w:szCs w:val="24"/>
        </w:rPr>
        <w:t xml:space="preserve"> Assessment-T</w:t>
      </w:r>
      <w:r w:rsidRPr="00326286">
        <w:rPr>
          <w:rFonts w:ascii="Bookman Old Style" w:hAnsi="Bookman Old Style"/>
          <w:sz w:val="24"/>
          <w:szCs w:val="24"/>
        </w:rPr>
        <w:t>arget</w:t>
      </w:r>
    </w:p>
    <w:p w14:paraId="531CF3C5" w14:textId="3BADC671" w:rsidR="00F06812" w:rsidRPr="00326286" w:rsidRDefault="00FC6AF8" w:rsidP="00B736C4">
      <w:pPr>
        <w:pStyle w:val="Standard"/>
        <w:spacing w:after="80" w:line="23" w:lineRule="atLeast"/>
        <w:rPr>
          <w:rFonts w:ascii="Bookman Old Style" w:hAnsi="Bookman Old Style"/>
          <w:sz w:val="24"/>
          <w:szCs w:val="24"/>
        </w:rPr>
      </w:pPr>
      <w:r w:rsidRPr="00326286">
        <w:rPr>
          <w:rFonts w:ascii="Bookman Old Style" w:hAnsi="Bookman Old Style"/>
          <w:sz w:val="24"/>
          <w:szCs w:val="24"/>
          <w:u w:val="single"/>
        </w:rPr>
        <w:t>Children</w:t>
      </w:r>
      <w:r w:rsidRPr="00326286">
        <w:rPr>
          <w:rFonts w:ascii="Bookman Old Style" w:hAnsi="Bookman Old Style"/>
          <w:sz w:val="24"/>
          <w:szCs w:val="24"/>
        </w:rPr>
        <w:t>: taxon</w:t>
      </w:r>
      <w:r w:rsidR="00296C0D" w:rsidRPr="00326286">
        <w:rPr>
          <w:rFonts w:ascii="Bookman Old Style" w:hAnsi="Bookman Old Style"/>
          <w:sz w:val="24"/>
          <w:szCs w:val="24"/>
        </w:rPr>
        <w:t>s</w:t>
      </w:r>
      <w:r w:rsidRPr="00326286">
        <w:rPr>
          <w:rFonts w:ascii="Bookman Old Style" w:hAnsi="Bookman Old Style"/>
          <w:sz w:val="24"/>
          <w:szCs w:val="24"/>
        </w:rPr>
        <w:t xml:space="preserve">, </w:t>
      </w:r>
      <w:r w:rsidR="00296C0D" w:rsidRPr="00326286">
        <w:rPr>
          <w:rFonts w:ascii="Bookman Old Style" w:hAnsi="Bookman Old Style"/>
          <w:sz w:val="24"/>
          <w:szCs w:val="24"/>
        </w:rPr>
        <w:t>Biota-Summaries</w:t>
      </w:r>
    </w:p>
    <w:p w14:paraId="59777DA4" w14:textId="79F44A0B" w:rsidR="001D3F73" w:rsidRPr="00326286" w:rsidRDefault="00FC6AF8" w:rsidP="00B736C4">
      <w:pPr>
        <w:pStyle w:val="Standard"/>
        <w:spacing w:after="80" w:line="23" w:lineRule="atLeast"/>
        <w:rPr>
          <w:rFonts w:ascii="Bookman Old Style" w:hAnsi="Bookman Old Style"/>
          <w:sz w:val="24"/>
          <w:szCs w:val="24"/>
        </w:rPr>
      </w:pPr>
      <w:r w:rsidRPr="00326286">
        <w:rPr>
          <w:rFonts w:ascii="Bookman Old Style" w:hAnsi="Bookman Old Style"/>
          <w:sz w:val="24"/>
          <w:szCs w:val="24"/>
          <w:u w:val="single"/>
        </w:rPr>
        <w:t>Content:</w:t>
      </w:r>
      <w:r w:rsidRPr="00326286">
        <w:rPr>
          <w:rFonts w:ascii="Bookman Old Style" w:hAnsi="Bookman Old Style"/>
          <w:sz w:val="24"/>
          <w:szCs w:val="24"/>
        </w:rPr>
        <w:t xml:space="preserve"> </w:t>
      </w:r>
      <w:commentRangeStart w:id="549"/>
      <w:del w:id="550" w:author="Michelle Castellanos" w:date="2019-09-01T20:02:00Z">
        <w:r w:rsidRPr="00326286" w:rsidDel="008467F2">
          <w:rPr>
            <w:rFonts w:ascii="Bookman Old Style" w:hAnsi="Bookman Old Style"/>
            <w:sz w:val="24"/>
            <w:szCs w:val="24"/>
          </w:rPr>
          <w:delText xml:space="preserve">Element containing a description and/or list of the characteristic biota of the assessment target. </w:delText>
        </w:r>
      </w:del>
      <w:r w:rsidRPr="00326286">
        <w:rPr>
          <w:rFonts w:ascii="Bookman Old Style" w:hAnsi="Bookman Old Style"/>
          <w:sz w:val="24"/>
          <w:szCs w:val="24"/>
        </w:rPr>
        <w:t>It contains a list of nodes describing the characteristic biota (text descriptions and/or list of taxa).</w:t>
      </w:r>
      <w:commentRangeEnd w:id="549"/>
      <w:r w:rsidR="008467F2">
        <w:rPr>
          <w:rStyle w:val="Refdecomentario"/>
        </w:rPr>
        <w:commentReference w:id="549"/>
      </w:r>
    </w:p>
    <w:p w14:paraId="581BF2F7" w14:textId="5800171A" w:rsidR="001D3F73" w:rsidRPr="00326286" w:rsidRDefault="00FC6AF8" w:rsidP="00B736C4">
      <w:pPr>
        <w:pStyle w:val="Standard"/>
        <w:spacing w:after="80" w:line="23" w:lineRule="atLeast"/>
        <w:jc w:val="both"/>
        <w:rPr>
          <w:rFonts w:ascii="Bookman Old Style" w:hAnsi="Bookman Old Style"/>
          <w:sz w:val="24"/>
          <w:szCs w:val="24"/>
        </w:rPr>
      </w:pPr>
      <w:r w:rsidRPr="00326286">
        <w:rPr>
          <w:rFonts w:ascii="Bookman Old Style" w:hAnsi="Bookman Old Style"/>
          <w:sz w:val="24"/>
          <w:szCs w:val="24"/>
        </w:rPr>
        <w:t>The characteristic native biota include</w:t>
      </w:r>
      <w:r w:rsidR="00AD49E1" w:rsidRPr="00326286">
        <w:rPr>
          <w:rFonts w:ascii="Bookman Old Style" w:hAnsi="Bookman Old Style"/>
          <w:sz w:val="24"/>
          <w:szCs w:val="24"/>
        </w:rPr>
        <w:t>s</w:t>
      </w:r>
      <w:r w:rsidRPr="00326286">
        <w:rPr>
          <w:rFonts w:ascii="Bookman Old Style" w:hAnsi="Bookman Old Style"/>
          <w:sz w:val="24"/>
          <w:szCs w:val="24"/>
        </w:rPr>
        <w:t xml:space="preserve"> the genes, populations, species, assemblages of species and their key interactions that: (i) compositionally distinguish an ecosystem type from others (diagnostic components); and (ii) are </w:t>
      </w:r>
      <w:r w:rsidRPr="00326286">
        <w:rPr>
          <w:rFonts w:ascii="Bookman Old Style" w:hAnsi="Bookman Old Style"/>
          <w:sz w:val="24"/>
          <w:szCs w:val="24"/>
        </w:rPr>
        <w:lastRenderedPageBreak/>
        <w:t>central in driving ecosystem dynamics and function, such as ecosystem engineers, trophic or structural dominants, or functionally unique elements (functional components) (Bland et al, 2016). In some cases in the assessment the characteristic native biota is not explicit, thus we need to consider this definition to properly assign the list of nodes and text description of biota.</w:t>
      </w:r>
    </w:p>
    <w:p w14:paraId="4344C745" w14:textId="0C3BA87A" w:rsidR="001D3F73" w:rsidRPr="00326286" w:rsidRDefault="00FC6AF8" w:rsidP="00B736C4">
      <w:pPr>
        <w:pStyle w:val="Standard"/>
        <w:spacing w:after="80" w:line="23" w:lineRule="atLeast"/>
        <w:jc w:val="both"/>
        <w:rPr>
          <w:rFonts w:ascii="Bookman Old Style" w:hAnsi="Bookman Old Style"/>
          <w:sz w:val="24"/>
          <w:szCs w:val="24"/>
        </w:rPr>
      </w:pPr>
      <w:r w:rsidRPr="00326286">
        <w:rPr>
          <w:rFonts w:ascii="Bookman Old Style" w:hAnsi="Bookman Old Style"/>
          <w:sz w:val="24"/>
          <w:szCs w:val="24"/>
          <w:u w:val="single"/>
        </w:rPr>
        <w:t>A</w:t>
      </w:r>
      <w:r w:rsidR="00AD49E1" w:rsidRPr="00326286">
        <w:rPr>
          <w:rFonts w:ascii="Bookman Old Style" w:hAnsi="Bookman Old Style"/>
          <w:sz w:val="24"/>
          <w:szCs w:val="24"/>
          <w:u w:val="single"/>
        </w:rPr>
        <w:t>t</w:t>
      </w:r>
      <w:r w:rsidRPr="00326286">
        <w:rPr>
          <w:rFonts w:ascii="Bookman Old Style" w:hAnsi="Bookman Old Style"/>
          <w:sz w:val="24"/>
          <w:szCs w:val="24"/>
          <w:u w:val="single"/>
        </w:rPr>
        <w:t>tributes:</w:t>
      </w:r>
      <w:r w:rsidRPr="00326286">
        <w:rPr>
          <w:rFonts w:ascii="Bookman Old Style" w:hAnsi="Bookman Old Style"/>
          <w:sz w:val="24"/>
          <w:szCs w:val="24"/>
        </w:rPr>
        <w:t xml:space="preserve"> none</w:t>
      </w:r>
    </w:p>
    <w:p w14:paraId="409D7E3A" w14:textId="77777777" w:rsidR="001D3F73" w:rsidRPr="00326286" w:rsidRDefault="00FC6AF8" w:rsidP="00B736C4">
      <w:pPr>
        <w:pStyle w:val="Standard"/>
        <w:spacing w:after="80" w:line="23" w:lineRule="atLeast"/>
        <w:jc w:val="both"/>
        <w:rPr>
          <w:rFonts w:ascii="Bookman Old Style" w:hAnsi="Bookman Old Style"/>
          <w:sz w:val="24"/>
          <w:szCs w:val="24"/>
        </w:rPr>
      </w:pPr>
      <w:r w:rsidRPr="00326286">
        <w:rPr>
          <w:rFonts w:ascii="Bookman Old Style" w:hAnsi="Bookman Old Style"/>
          <w:sz w:val="24"/>
          <w:szCs w:val="24"/>
          <w:u w:val="single"/>
        </w:rPr>
        <w:t>Example:</w:t>
      </w:r>
    </w:p>
    <w:p w14:paraId="750060F1" w14:textId="77777777" w:rsidR="001D3F73" w:rsidRDefault="00FC6AF8" w:rsidP="008467F2">
      <w:pPr>
        <w:pStyle w:val="Standard"/>
        <w:spacing w:after="80" w:line="23" w:lineRule="atLeast"/>
        <w:ind w:firstLine="720"/>
        <w:rPr>
          <w:rFonts w:asciiTheme="minorHAnsi" w:hAnsiTheme="minorHAnsi" w:cstheme="minorHAnsi"/>
          <w:sz w:val="24"/>
          <w:szCs w:val="24"/>
        </w:rPr>
      </w:pPr>
      <w:r w:rsidRPr="00326286">
        <w:rPr>
          <w:rFonts w:asciiTheme="minorHAnsi" w:hAnsiTheme="minorHAnsi" w:cstheme="minorHAnsi"/>
          <w:sz w:val="24"/>
          <w:szCs w:val="24"/>
        </w:rPr>
        <w:t>&lt;</w:t>
      </w:r>
      <w:r w:rsidRPr="00326286">
        <w:rPr>
          <w:rFonts w:asciiTheme="minorHAnsi" w:hAnsiTheme="minorHAnsi" w:cstheme="minorHAnsi"/>
          <w:color w:val="0070C0"/>
          <w:sz w:val="24"/>
          <w:szCs w:val="24"/>
        </w:rPr>
        <w:t>Characteristic-biota</w:t>
      </w:r>
      <w:r w:rsidRPr="00326286">
        <w:rPr>
          <w:rFonts w:asciiTheme="minorHAnsi" w:hAnsiTheme="minorHAnsi" w:cstheme="minorHAnsi"/>
          <w:sz w:val="24"/>
          <w:szCs w:val="24"/>
        </w:rPr>
        <w:t>&gt;</w:t>
      </w:r>
    </w:p>
    <w:p w14:paraId="701964A2" w14:textId="77777777" w:rsidR="008467F2" w:rsidRDefault="008467F2" w:rsidP="008467F2">
      <w:pPr>
        <w:pStyle w:val="Standard"/>
        <w:spacing w:after="80" w:line="23" w:lineRule="atLeast"/>
        <w:ind w:left="720" w:firstLine="720"/>
        <w:rPr>
          <w:rFonts w:asciiTheme="minorHAnsi" w:hAnsiTheme="minorHAnsi" w:cstheme="minorHAnsi"/>
          <w:sz w:val="24"/>
          <w:szCs w:val="24"/>
        </w:rPr>
      </w:pPr>
      <w:r w:rsidRPr="008467F2">
        <w:rPr>
          <w:rFonts w:asciiTheme="minorHAnsi" w:hAnsiTheme="minorHAnsi" w:cstheme="minorHAnsi"/>
          <w:sz w:val="24"/>
          <w:szCs w:val="24"/>
        </w:rPr>
        <w:t>&lt;taxons&gt;</w:t>
      </w:r>
    </w:p>
    <w:p w14:paraId="4ED466F6" w14:textId="19369058" w:rsidR="008467F2" w:rsidRPr="008467F2" w:rsidRDefault="008467F2" w:rsidP="00F51552">
      <w:pPr>
        <w:pStyle w:val="Standard"/>
        <w:spacing w:after="80" w:line="23" w:lineRule="atLeast"/>
        <w:ind w:left="1440" w:firstLine="720"/>
        <w:rPr>
          <w:rFonts w:asciiTheme="minorHAnsi" w:hAnsiTheme="minorHAnsi" w:cstheme="minorHAnsi"/>
          <w:sz w:val="24"/>
          <w:szCs w:val="24"/>
        </w:rPr>
      </w:pPr>
      <w:r w:rsidRPr="008467F2">
        <w:rPr>
          <w:rFonts w:asciiTheme="minorHAnsi" w:hAnsiTheme="minorHAnsi" w:cstheme="minorHAnsi"/>
          <w:sz w:val="24"/>
          <w:szCs w:val="24"/>
        </w:rPr>
        <w:t>&lt;taxon&gt;Potamocorbula sp &lt;/taxon&gt;</w:t>
      </w:r>
    </w:p>
    <w:p w14:paraId="457EC163" w14:textId="096A5A6E" w:rsidR="008467F2" w:rsidRPr="008467F2" w:rsidRDefault="008467F2" w:rsidP="00F51552">
      <w:pPr>
        <w:pStyle w:val="Standard"/>
        <w:spacing w:after="80" w:line="23" w:lineRule="atLeast"/>
        <w:ind w:left="1134"/>
        <w:rPr>
          <w:rFonts w:asciiTheme="minorHAnsi" w:hAnsiTheme="minorHAnsi" w:cstheme="minorHAnsi"/>
          <w:sz w:val="24"/>
          <w:szCs w:val="24"/>
        </w:rPr>
      </w:pPr>
      <w:r w:rsidRPr="008467F2">
        <w:rPr>
          <w:rFonts w:asciiTheme="minorHAnsi" w:hAnsiTheme="minorHAnsi" w:cstheme="minorHAnsi"/>
          <w:sz w:val="24"/>
          <w:szCs w:val="24"/>
        </w:rPr>
        <w:t xml:space="preserve">     </w:t>
      </w:r>
      <w:r w:rsidR="00F51552">
        <w:rPr>
          <w:rFonts w:asciiTheme="minorHAnsi" w:hAnsiTheme="minorHAnsi" w:cstheme="minorHAnsi"/>
          <w:sz w:val="24"/>
          <w:szCs w:val="24"/>
        </w:rPr>
        <w:tab/>
      </w:r>
      <w:r w:rsidR="00F51552">
        <w:rPr>
          <w:rFonts w:asciiTheme="minorHAnsi" w:hAnsiTheme="minorHAnsi" w:cstheme="minorHAnsi"/>
          <w:sz w:val="24"/>
          <w:szCs w:val="24"/>
        </w:rPr>
        <w:tab/>
      </w:r>
      <w:r w:rsidRPr="008467F2">
        <w:rPr>
          <w:rFonts w:asciiTheme="minorHAnsi" w:hAnsiTheme="minorHAnsi" w:cstheme="minorHAnsi"/>
          <w:sz w:val="24"/>
          <w:szCs w:val="24"/>
        </w:rPr>
        <w:t>&lt;taxon&gt;Branchtotoma belcheri ssp. &lt;/taxon&gt;</w:t>
      </w:r>
    </w:p>
    <w:p w14:paraId="095AAEFA" w14:textId="7A1C1A69" w:rsidR="00F51552" w:rsidRPr="00F51552" w:rsidRDefault="008467F2" w:rsidP="00F51552">
      <w:pPr>
        <w:pStyle w:val="Standard"/>
        <w:spacing w:after="80" w:line="23" w:lineRule="atLeast"/>
        <w:ind w:left="1134"/>
        <w:rPr>
          <w:rFonts w:asciiTheme="minorHAnsi" w:hAnsiTheme="minorHAnsi" w:cstheme="minorHAnsi"/>
          <w:sz w:val="24"/>
          <w:szCs w:val="24"/>
        </w:rPr>
      </w:pPr>
      <w:r w:rsidRPr="008467F2">
        <w:rPr>
          <w:rFonts w:asciiTheme="minorHAnsi" w:hAnsiTheme="minorHAnsi" w:cstheme="minorHAnsi"/>
          <w:sz w:val="24"/>
          <w:szCs w:val="24"/>
        </w:rPr>
        <w:t xml:space="preserve">      </w:t>
      </w:r>
      <w:r w:rsidR="00F51552">
        <w:rPr>
          <w:rFonts w:asciiTheme="minorHAnsi" w:hAnsiTheme="minorHAnsi" w:cstheme="minorHAnsi"/>
          <w:sz w:val="24"/>
          <w:szCs w:val="24"/>
        </w:rPr>
        <w:tab/>
      </w:r>
      <w:r w:rsidRPr="008467F2">
        <w:rPr>
          <w:rFonts w:asciiTheme="minorHAnsi" w:hAnsiTheme="minorHAnsi" w:cstheme="minorHAnsi"/>
          <w:sz w:val="24"/>
          <w:szCs w:val="24"/>
        </w:rPr>
        <w:t>&lt;taxon&gt;Fe</w:t>
      </w:r>
      <w:r w:rsidR="00F51552">
        <w:rPr>
          <w:rFonts w:asciiTheme="minorHAnsi" w:hAnsiTheme="minorHAnsi" w:cstheme="minorHAnsi"/>
          <w:sz w:val="24"/>
          <w:szCs w:val="24"/>
        </w:rPr>
        <w:t>nneropenaeus chinensis &lt;/taxon&gt;</w:t>
      </w:r>
    </w:p>
    <w:p w14:paraId="6B595B4E" w14:textId="76F75847" w:rsidR="008467F2" w:rsidRPr="00450FFC" w:rsidRDefault="008467F2" w:rsidP="00F51552">
      <w:pPr>
        <w:pStyle w:val="Standard"/>
        <w:spacing w:after="80" w:line="23" w:lineRule="atLeast"/>
        <w:ind w:left="1134" w:firstLine="306"/>
        <w:rPr>
          <w:rFonts w:asciiTheme="minorHAnsi" w:hAnsiTheme="minorHAnsi" w:cstheme="minorHAnsi"/>
          <w:sz w:val="24"/>
          <w:szCs w:val="24"/>
          <w:rPrChange w:id="551" w:author="Michelle Castellanos" w:date="2019-09-03T21:38:00Z">
            <w:rPr>
              <w:rFonts w:asciiTheme="minorHAnsi" w:hAnsiTheme="minorHAnsi" w:cstheme="minorHAnsi"/>
              <w:sz w:val="24"/>
              <w:szCs w:val="24"/>
              <w:lang w:val="es-VE"/>
            </w:rPr>
          </w:rPrChange>
        </w:rPr>
      </w:pPr>
      <w:r w:rsidRPr="00450FFC">
        <w:rPr>
          <w:rFonts w:asciiTheme="minorHAnsi" w:hAnsiTheme="minorHAnsi" w:cstheme="minorHAnsi"/>
          <w:sz w:val="24"/>
          <w:szCs w:val="24"/>
          <w:rPrChange w:id="552" w:author="Michelle Castellanos" w:date="2019-09-03T21:38:00Z">
            <w:rPr>
              <w:rFonts w:asciiTheme="minorHAnsi" w:hAnsiTheme="minorHAnsi" w:cstheme="minorHAnsi"/>
              <w:sz w:val="24"/>
              <w:szCs w:val="24"/>
              <w:lang w:val="es-VE"/>
            </w:rPr>
          </w:rPrChange>
        </w:rPr>
        <w:t>&lt;/taxons&gt;</w:t>
      </w:r>
    </w:p>
    <w:p w14:paraId="5E10C143" w14:textId="0A9BA8E0" w:rsidR="008467F2" w:rsidRPr="008467F2" w:rsidRDefault="008467F2" w:rsidP="00F51552">
      <w:pPr>
        <w:pStyle w:val="Standard"/>
        <w:spacing w:after="80" w:line="23" w:lineRule="atLeast"/>
        <w:ind w:left="720" w:firstLine="720"/>
        <w:rPr>
          <w:rFonts w:asciiTheme="minorHAnsi" w:hAnsiTheme="minorHAnsi" w:cstheme="minorHAnsi"/>
          <w:sz w:val="24"/>
          <w:szCs w:val="24"/>
        </w:rPr>
      </w:pPr>
      <w:r w:rsidRPr="008467F2">
        <w:rPr>
          <w:rFonts w:asciiTheme="minorHAnsi" w:hAnsiTheme="minorHAnsi" w:cstheme="minorHAnsi"/>
          <w:sz w:val="24"/>
          <w:szCs w:val="24"/>
        </w:rPr>
        <w:t>&lt;Biota-Summaries&gt;</w:t>
      </w:r>
    </w:p>
    <w:p w14:paraId="43D2FFD5" w14:textId="1CBAE740" w:rsidR="008467F2" w:rsidRPr="008467F2" w:rsidRDefault="008467F2" w:rsidP="008467F2">
      <w:pPr>
        <w:pStyle w:val="Standard"/>
        <w:spacing w:after="80" w:line="23" w:lineRule="atLeast"/>
        <w:ind w:left="720"/>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sz w:val="24"/>
          <w:szCs w:val="24"/>
        </w:rPr>
        <w:tab/>
      </w:r>
      <w:r w:rsidR="00F51552">
        <w:rPr>
          <w:rFonts w:asciiTheme="minorHAnsi" w:hAnsiTheme="minorHAnsi" w:cstheme="minorHAnsi"/>
          <w:sz w:val="24"/>
          <w:szCs w:val="24"/>
        </w:rPr>
        <w:tab/>
      </w:r>
      <w:r w:rsidRPr="008467F2">
        <w:rPr>
          <w:rFonts w:asciiTheme="minorHAnsi" w:hAnsiTheme="minorHAnsi" w:cstheme="minorHAnsi"/>
          <w:sz w:val="24"/>
          <w:szCs w:val="24"/>
        </w:rPr>
        <w:t>&lt;Biota-Summary lang="en"&gt;Terrestrial, marine and freshwater biota are associated with the Yellow Sea tidal flat ecosystem, forming a complex ecological community that is dominated by micro- and macro-invertebrates, fish and predatory birds (Bird 2010; Choi et al 2010; Kuwae et al 2012). In general, the Yellow Sea tidal flat ecosystem is dominated by tube-building polychaetes and suspension-feeding bivalves (Ahn et al.1995), and supports very high biomass, with molluscs accounting for up to 50% of the benthic biomass at some sites (UNDP/GEF 2007; Choi et al. 2010</w:t>
      </w:r>
      <w:r w:rsidR="00F51552">
        <w:rPr>
          <w:rFonts w:asciiTheme="minorHAnsi" w:hAnsiTheme="minorHAnsi" w:cstheme="minorHAnsi"/>
          <w:sz w:val="24"/>
          <w:szCs w:val="24"/>
        </w:rPr>
        <w:t xml:space="preserve">). </w:t>
      </w:r>
      <w:r w:rsidRPr="008467F2">
        <w:rPr>
          <w:rFonts w:asciiTheme="minorHAnsi" w:hAnsiTheme="minorHAnsi" w:cstheme="minorHAnsi"/>
          <w:sz w:val="24"/>
          <w:szCs w:val="24"/>
        </w:rPr>
        <w:t>A key feature of the Yellow Sea ecoregion is the yearly influx of about three million migratory shore-birds that utilize tidal flats during their annual migration between their breeding grounds in the Arctic and non-breeding areas throughout Asia and Oceania (Barter 2002). The Yellow Sea contains 27 sites that support important numbers of 36 species of migratory shorebirds, accounting for almost 40% of all migratory shorebirds that migrate through the East Asian Australasian Flyway (Barter 2002).&lt;/Biota-Summary&gt;</w:t>
      </w:r>
    </w:p>
    <w:p w14:paraId="3682AB54" w14:textId="77777777" w:rsidR="00F51552" w:rsidRDefault="008467F2" w:rsidP="00F51552">
      <w:pPr>
        <w:pStyle w:val="Standard"/>
        <w:spacing w:after="80" w:line="23" w:lineRule="atLeast"/>
        <w:ind w:left="720" w:firstLine="720"/>
        <w:rPr>
          <w:rFonts w:asciiTheme="minorHAnsi" w:hAnsiTheme="minorHAnsi" w:cstheme="minorHAnsi"/>
          <w:sz w:val="24"/>
          <w:szCs w:val="24"/>
        </w:rPr>
      </w:pPr>
      <w:r w:rsidRPr="008467F2">
        <w:rPr>
          <w:rFonts w:asciiTheme="minorHAnsi" w:hAnsiTheme="minorHAnsi" w:cstheme="minorHAnsi"/>
          <w:sz w:val="24"/>
          <w:szCs w:val="24"/>
        </w:rPr>
        <w:t>&lt;/Biota-Summaries&gt;</w:t>
      </w:r>
    </w:p>
    <w:p w14:paraId="29511A13" w14:textId="4DF37BCC" w:rsidR="001D3F73" w:rsidRPr="00326286" w:rsidRDefault="00FC6AF8" w:rsidP="00F51552">
      <w:pPr>
        <w:pStyle w:val="Standard"/>
        <w:spacing w:after="80" w:line="23" w:lineRule="atLeast"/>
        <w:ind w:firstLine="720"/>
        <w:rPr>
          <w:rFonts w:asciiTheme="minorHAnsi" w:hAnsiTheme="minorHAnsi" w:cstheme="minorHAnsi"/>
          <w:sz w:val="24"/>
          <w:szCs w:val="24"/>
        </w:rPr>
      </w:pPr>
      <w:r w:rsidRPr="00326286">
        <w:rPr>
          <w:rFonts w:asciiTheme="minorHAnsi" w:hAnsiTheme="minorHAnsi" w:cstheme="minorHAnsi"/>
          <w:sz w:val="24"/>
          <w:szCs w:val="24"/>
        </w:rPr>
        <w:t>&lt;/</w:t>
      </w:r>
      <w:r w:rsidRPr="00326286">
        <w:rPr>
          <w:rFonts w:asciiTheme="minorHAnsi" w:hAnsiTheme="minorHAnsi" w:cstheme="minorHAnsi"/>
          <w:color w:val="0070C0"/>
          <w:sz w:val="24"/>
          <w:szCs w:val="24"/>
        </w:rPr>
        <w:t>Characteristic-biota</w:t>
      </w:r>
      <w:r w:rsidRPr="00326286">
        <w:rPr>
          <w:rFonts w:asciiTheme="minorHAnsi" w:hAnsiTheme="minorHAnsi" w:cstheme="minorHAnsi"/>
          <w:sz w:val="24"/>
          <w:szCs w:val="24"/>
        </w:rPr>
        <w:t>&gt;</w:t>
      </w:r>
    </w:p>
    <w:p w14:paraId="2762063F" w14:textId="77777777" w:rsidR="001D3F73" w:rsidRDefault="001D3F73">
      <w:pPr>
        <w:pStyle w:val="Standard"/>
        <w:spacing w:line="276" w:lineRule="auto"/>
        <w:rPr>
          <w:rFonts w:ascii="Bookman Old Style" w:hAnsi="Bookman Old Style"/>
          <w:b/>
          <w:sz w:val="24"/>
          <w:szCs w:val="24"/>
        </w:rPr>
      </w:pPr>
    </w:p>
    <w:p w14:paraId="76967354" w14:textId="550415AB" w:rsidR="001D3F73" w:rsidRPr="00C738E5" w:rsidRDefault="00FC6AF8" w:rsidP="00C738E5">
      <w:pPr>
        <w:pStyle w:val="Ttulo1"/>
        <w:numPr>
          <w:ilvl w:val="4"/>
          <w:numId w:val="29"/>
        </w:numPr>
        <w:rPr>
          <w:rStyle w:val="ListLabel1"/>
          <w:b/>
          <w:sz w:val="28"/>
        </w:rPr>
      </w:pPr>
      <w:bookmarkStart w:id="553" w:name="_Toc528812664"/>
      <w:bookmarkStart w:id="554" w:name="_Toc10659949"/>
      <w:bookmarkStart w:id="555" w:name="_Toc10989879"/>
      <w:bookmarkEnd w:id="553"/>
      <w:r w:rsidRPr="00C738E5">
        <w:rPr>
          <w:rStyle w:val="ListLabel1"/>
          <w:b/>
          <w:sz w:val="28"/>
        </w:rPr>
        <w:t>Node: Taxon</w:t>
      </w:r>
      <w:r w:rsidR="00680E0F">
        <w:rPr>
          <w:rStyle w:val="ListLabel1"/>
          <w:b/>
          <w:sz w:val="28"/>
        </w:rPr>
        <w:t xml:space="preserve"> list</w:t>
      </w:r>
      <w:bookmarkEnd w:id="554"/>
      <w:bookmarkEnd w:id="555"/>
    </w:p>
    <w:p w14:paraId="04D3528F" w14:textId="2CC3D492" w:rsidR="001D3F73" w:rsidRPr="00FC3CBB" w:rsidRDefault="00FC6AF8" w:rsidP="00B736C4">
      <w:pPr>
        <w:pStyle w:val="Standard"/>
        <w:spacing w:after="80" w:line="23" w:lineRule="atLeast"/>
        <w:rPr>
          <w:rFonts w:ascii="Bookman Old Style" w:hAnsi="Bookman Old Style"/>
          <w:sz w:val="24"/>
          <w:szCs w:val="24"/>
        </w:rPr>
      </w:pPr>
      <w:r w:rsidRPr="00FC3CBB">
        <w:rPr>
          <w:rFonts w:ascii="Bookman Old Style" w:hAnsi="Bookman Old Style"/>
          <w:sz w:val="24"/>
          <w:szCs w:val="24"/>
          <w:u w:val="single"/>
        </w:rPr>
        <w:t>Tag:</w:t>
      </w:r>
      <w:r w:rsidRPr="00FC3CBB">
        <w:rPr>
          <w:rFonts w:ascii="Bookman Old Style" w:hAnsi="Bookman Old Style"/>
          <w:sz w:val="24"/>
          <w:szCs w:val="24"/>
        </w:rPr>
        <w:t xml:space="preserve"> &lt;taxon</w:t>
      </w:r>
      <w:r w:rsidR="00680E0F" w:rsidRPr="00FC3CBB">
        <w:rPr>
          <w:rFonts w:ascii="Bookman Old Style" w:hAnsi="Bookman Old Style"/>
          <w:sz w:val="24"/>
          <w:szCs w:val="24"/>
        </w:rPr>
        <w:t>s</w:t>
      </w:r>
      <w:r w:rsidRPr="00FC3CBB">
        <w:rPr>
          <w:rFonts w:ascii="Bookman Old Style" w:hAnsi="Bookman Old Style"/>
          <w:sz w:val="24"/>
          <w:szCs w:val="24"/>
        </w:rPr>
        <w:t>&gt;</w:t>
      </w:r>
    </w:p>
    <w:p w14:paraId="245DC07E" w14:textId="77777777" w:rsidR="00F06812" w:rsidRPr="00FC3CBB" w:rsidRDefault="00FC6AF8" w:rsidP="00B736C4">
      <w:pPr>
        <w:pStyle w:val="Standard"/>
        <w:spacing w:after="80" w:line="23" w:lineRule="atLeast"/>
        <w:rPr>
          <w:rFonts w:ascii="Bookman Old Style" w:hAnsi="Bookman Old Style"/>
          <w:sz w:val="24"/>
          <w:szCs w:val="24"/>
        </w:rPr>
      </w:pPr>
      <w:r w:rsidRPr="00FC3CBB">
        <w:rPr>
          <w:rFonts w:ascii="Bookman Old Style" w:hAnsi="Bookman Old Style"/>
          <w:sz w:val="24"/>
          <w:szCs w:val="24"/>
          <w:u w:val="single"/>
        </w:rPr>
        <w:t>Parent:</w:t>
      </w:r>
      <w:r w:rsidRPr="00FC3CBB">
        <w:rPr>
          <w:rFonts w:ascii="Bookman Old Style" w:hAnsi="Bookman Old Style"/>
          <w:sz w:val="24"/>
          <w:szCs w:val="24"/>
        </w:rPr>
        <w:t xml:space="preserve"> Characteristic-biota</w:t>
      </w:r>
    </w:p>
    <w:p w14:paraId="3A12E0F0" w14:textId="3BAE7086" w:rsidR="001D3F73" w:rsidRPr="00FC3CBB" w:rsidRDefault="00FC6AF8" w:rsidP="00B736C4">
      <w:pPr>
        <w:pStyle w:val="Standard"/>
        <w:spacing w:after="80" w:line="23" w:lineRule="atLeast"/>
        <w:rPr>
          <w:rFonts w:ascii="Bookman Old Style" w:hAnsi="Bookman Old Style"/>
          <w:sz w:val="24"/>
          <w:szCs w:val="24"/>
        </w:rPr>
      </w:pPr>
      <w:r w:rsidRPr="00FC3CBB">
        <w:rPr>
          <w:rFonts w:ascii="Bookman Old Style" w:hAnsi="Bookman Old Style"/>
          <w:sz w:val="24"/>
          <w:szCs w:val="24"/>
          <w:u w:val="single"/>
        </w:rPr>
        <w:t>Children</w:t>
      </w:r>
      <w:r w:rsidRPr="00FC3CBB">
        <w:rPr>
          <w:rFonts w:ascii="Bookman Old Style" w:hAnsi="Bookman Old Style"/>
          <w:sz w:val="24"/>
          <w:szCs w:val="24"/>
        </w:rPr>
        <w:t xml:space="preserve">: </w:t>
      </w:r>
      <w:r w:rsidR="00680E0F" w:rsidRPr="00FC3CBB">
        <w:rPr>
          <w:rFonts w:ascii="Bookman Old Style" w:hAnsi="Bookman Old Style"/>
          <w:sz w:val="24"/>
          <w:szCs w:val="24"/>
        </w:rPr>
        <w:t>taxon</w:t>
      </w:r>
    </w:p>
    <w:p w14:paraId="5F4FF5C3" w14:textId="3C0B3145" w:rsidR="001D3F73" w:rsidRPr="00FC3CBB" w:rsidRDefault="00FC6AF8" w:rsidP="00B736C4">
      <w:pPr>
        <w:pStyle w:val="Standard"/>
        <w:spacing w:after="80" w:line="23" w:lineRule="atLeast"/>
        <w:jc w:val="both"/>
        <w:rPr>
          <w:rFonts w:ascii="Bookman Old Style" w:hAnsi="Bookman Old Style"/>
          <w:sz w:val="24"/>
          <w:szCs w:val="24"/>
        </w:rPr>
      </w:pPr>
      <w:r w:rsidRPr="00FC3CBB">
        <w:rPr>
          <w:rFonts w:ascii="Bookman Old Style" w:hAnsi="Bookman Old Style"/>
          <w:sz w:val="24"/>
          <w:szCs w:val="24"/>
          <w:u w:val="single"/>
        </w:rPr>
        <w:t>Content:</w:t>
      </w:r>
      <w:r w:rsidRPr="00FC3CBB">
        <w:rPr>
          <w:rFonts w:ascii="Bookman Old Style" w:hAnsi="Bookman Old Style"/>
          <w:sz w:val="24"/>
          <w:szCs w:val="24"/>
        </w:rPr>
        <w:t xml:space="preserve"> Element containing a </w:t>
      </w:r>
      <w:r w:rsidR="00680E0F" w:rsidRPr="00FC3CBB">
        <w:rPr>
          <w:rFonts w:ascii="Bookman Old Style" w:hAnsi="Bookman Old Style"/>
          <w:sz w:val="24"/>
          <w:szCs w:val="24"/>
        </w:rPr>
        <w:t xml:space="preserve">list of </w:t>
      </w:r>
      <w:r w:rsidRPr="00FC3CBB">
        <w:rPr>
          <w:rFonts w:ascii="Bookman Old Style" w:hAnsi="Bookman Old Style"/>
          <w:sz w:val="24"/>
          <w:szCs w:val="24"/>
        </w:rPr>
        <w:t>single taxon name</w:t>
      </w:r>
      <w:r w:rsidR="00680E0F" w:rsidRPr="00FC3CBB">
        <w:rPr>
          <w:rFonts w:ascii="Bookman Old Style" w:hAnsi="Bookman Old Style"/>
          <w:sz w:val="24"/>
          <w:szCs w:val="24"/>
        </w:rPr>
        <w:t>s</w:t>
      </w:r>
      <w:r w:rsidRPr="00FC3CBB">
        <w:rPr>
          <w:rFonts w:ascii="Bookman Old Style" w:hAnsi="Bookman Old Style"/>
          <w:sz w:val="24"/>
          <w:szCs w:val="24"/>
        </w:rPr>
        <w:t>. It contains a name of one taxonomic eleme</w:t>
      </w:r>
      <w:r w:rsidR="00031823">
        <w:rPr>
          <w:rFonts w:ascii="Bookman Old Style" w:hAnsi="Bookman Old Style"/>
          <w:sz w:val="24"/>
          <w:szCs w:val="24"/>
        </w:rPr>
        <w:t>nt (genus, species, subspecies)</w:t>
      </w:r>
      <w:r w:rsidRPr="00FC3CBB">
        <w:rPr>
          <w:rFonts w:ascii="Bookman Old Style" w:hAnsi="Bookman Old Style"/>
          <w:sz w:val="24"/>
          <w:szCs w:val="24"/>
        </w:rPr>
        <w:t xml:space="preserve"> in formal </w:t>
      </w:r>
      <w:r w:rsidRPr="00FC3CBB">
        <w:rPr>
          <w:rFonts w:ascii="Bookman Old Style" w:hAnsi="Bookman Old Style"/>
          <w:b/>
          <w:sz w:val="24"/>
          <w:szCs w:val="24"/>
        </w:rPr>
        <w:t>scientific</w:t>
      </w:r>
      <w:r w:rsidRPr="00FC3CBB">
        <w:rPr>
          <w:rFonts w:ascii="Bookman Old Style" w:hAnsi="Bookman Old Style"/>
          <w:sz w:val="24"/>
          <w:szCs w:val="24"/>
        </w:rPr>
        <w:t xml:space="preserve"> language.</w:t>
      </w:r>
      <w:r w:rsidR="00352800">
        <w:rPr>
          <w:rFonts w:ascii="Bookman Old Style" w:hAnsi="Bookman Old Style"/>
          <w:sz w:val="24"/>
          <w:szCs w:val="24"/>
        </w:rPr>
        <w:t xml:space="preserve"> </w:t>
      </w:r>
      <w:ins w:id="556" w:author="Michelle Castellanos" w:date="2019-09-01T20:20:00Z">
        <w:r w:rsidR="00352800">
          <w:rPr>
            <w:rFonts w:ascii="Bookman Old Style" w:hAnsi="Bookman Old Style"/>
            <w:sz w:val="24"/>
            <w:szCs w:val="24"/>
          </w:rPr>
          <w:t>Taxonomic families are not included in this list.</w:t>
        </w:r>
      </w:ins>
    </w:p>
    <w:p w14:paraId="19942058" w14:textId="09ED872B" w:rsidR="001D3F73" w:rsidRPr="00FC3CBB" w:rsidRDefault="00FC6AF8" w:rsidP="00B736C4">
      <w:pPr>
        <w:pStyle w:val="Standard"/>
        <w:spacing w:after="80" w:line="23" w:lineRule="atLeast"/>
        <w:jc w:val="both"/>
        <w:rPr>
          <w:rFonts w:ascii="Bookman Old Style" w:hAnsi="Bookman Old Style"/>
          <w:sz w:val="24"/>
          <w:szCs w:val="24"/>
        </w:rPr>
      </w:pPr>
      <w:r w:rsidRPr="00FC3CBB">
        <w:rPr>
          <w:rFonts w:ascii="Bookman Old Style" w:hAnsi="Bookman Old Style"/>
          <w:sz w:val="24"/>
          <w:szCs w:val="24"/>
          <w:u w:val="single"/>
        </w:rPr>
        <w:t>A</w:t>
      </w:r>
      <w:r w:rsidR="00E8536E" w:rsidRPr="00FC3CBB">
        <w:rPr>
          <w:rFonts w:ascii="Bookman Old Style" w:hAnsi="Bookman Old Style"/>
          <w:sz w:val="24"/>
          <w:szCs w:val="24"/>
          <w:u w:val="single"/>
        </w:rPr>
        <w:t>t</w:t>
      </w:r>
      <w:r w:rsidRPr="00FC3CBB">
        <w:rPr>
          <w:rFonts w:ascii="Bookman Old Style" w:hAnsi="Bookman Old Style"/>
          <w:sz w:val="24"/>
          <w:szCs w:val="24"/>
          <w:u w:val="single"/>
        </w:rPr>
        <w:t xml:space="preserve">tributes: </w:t>
      </w:r>
      <w:r w:rsidR="000A3DA1" w:rsidRPr="00FC3CBB">
        <w:rPr>
          <w:rFonts w:ascii="Bookman Old Style" w:hAnsi="Bookman Old Style"/>
          <w:sz w:val="24"/>
          <w:szCs w:val="24"/>
        </w:rPr>
        <w:t>none</w:t>
      </w:r>
    </w:p>
    <w:p w14:paraId="7B51C989" w14:textId="77777777" w:rsidR="001D3F73" w:rsidRPr="00FC3CBB" w:rsidRDefault="00FC6AF8" w:rsidP="00B736C4">
      <w:pPr>
        <w:pStyle w:val="Standard"/>
        <w:spacing w:after="80" w:line="23" w:lineRule="atLeast"/>
        <w:rPr>
          <w:rFonts w:ascii="Bookman Old Style" w:hAnsi="Bookman Old Style"/>
          <w:sz w:val="24"/>
          <w:szCs w:val="24"/>
        </w:rPr>
      </w:pPr>
      <w:r w:rsidRPr="00FC3CBB">
        <w:rPr>
          <w:rFonts w:ascii="Bookman Old Style" w:hAnsi="Bookman Old Style"/>
          <w:sz w:val="24"/>
          <w:szCs w:val="24"/>
          <w:u w:val="single"/>
        </w:rPr>
        <w:lastRenderedPageBreak/>
        <w:t>Example:</w:t>
      </w:r>
    </w:p>
    <w:p w14:paraId="13E3FAD9" w14:textId="63D4E788" w:rsidR="00680E0F" w:rsidRPr="00FC3CBB" w:rsidRDefault="00680E0F" w:rsidP="00B736C4">
      <w:pPr>
        <w:pStyle w:val="Standard"/>
        <w:spacing w:after="80" w:line="23" w:lineRule="atLeast"/>
        <w:ind w:left="720"/>
        <w:rPr>
          <w:rFonts w:asciiTheme="minorHAnsi" w:hAnsiTheme="minorHAnsi" w:cstheme="minorHAnsi"/>
          <w:sz w:val="24"/>
          <w:szCs w:val="24"/>
          <w:lang w:val="fr-FR"/>
        </w:rPr>
      </w:pPr>
      <w:r w:rsidRPr="00FC3CBB">
        <w:rPr>
          <w:rFonts w:asciiTheme="minorHAnsi" w:hAnsiTheme="minorHAnsi" w:cstheme="minorHAnsi"/>
          <w:sz w:val="24"/>
          <w:szCs w:val="24"/>
          <w:lang w:val="fr-FR"/>
        </w:rPr>
        <w:t>&lt;</w:t>
      </w:r>
      <w:r w:rsidRPr="00FC3CBB">
        <w:rPr>
          <w:rFonts w:asciiTheme="minorHAnsi" w:hAnsiTheme="minorHAnsi" w:cstheme="minorHAnsi"/>
          <w:color w:val="0070C0"/>
          <w:sz w:val="24"/>
          <w:szCs w:val="24"/>
          <w:lang w:val="fr-FR"/>
        </w:rPr>
        <w:t>taxons</w:t>
      </w:r>
      <w:r w:rsidRPr="00FC3CBB">
        <w:rPr>
          <w:rFonts w:asciiTheme="minorHAnsi" w:hAnsiTheme="minorHAnsi" w:cstheme="minorHAnsi"/>
          <w:sz w:val="24"/>
          <w:szCs w:val="24"/>
          <w:lang w:val="fr-FR"/>
        </w:rPr>
        <w:t>&gt;</w:t>
      </w:r>
    </w:p>
    <w:p w14:paraId="221A566F"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&lt;taxon&gt;Potamocorbula sp &lt;/taxon&gt;</w:t>
      </w:r>
    </w:p>
    <w:p w14:paraId="6772954C"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&lt;taxon&gt;Branchtotoma belcheri ssp. &lt;/taxon&gt;</w:t>
      </w:r>
    </w:p>
    <w:p w14:paraId="31D66E8F"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&lt;taxon&gt;Fenneropenaeus chinensis &lt;/taxon&gt;</w:t>
      </w:r>
    </w:p>
    <w:p w14:paraId="0A5C37A6"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&lt;taxon&gt;Tringa guttifer &lt;/taxon&gt;</w:t>
      </w:r>
    </w:p>
    <w:p w14:paraId="0ECF8AAA"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&lt;taxon&gt;Numenius madagascariensis &lt;/taxon&gt;</w:t>
      </w:r>
    </w:p>
    <w:p w14:paraId="4B074771"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&lt;taxon&gt;Eurynorhynchus pygmeus &lt;/taxon&gt;</w:t>
      </w:r>
    </w:p>
    <w:p w14:paraId="714C8FEA"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&lt;taxon&gt;Calidris tenuirostris &lt;/taxon&gt;</w:t>
      </w:r>
    </w:p>
    <w:p w14:paraId="213A0A5B"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&lt;taxon&gt;Larus saundersi &lt;/taxon&gt;</w:t>
      </w:r>
    </w:p>
    <w:p w14:paraId="4AAC12C2"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&lt;taxon&gt;Grus japonensis &lt;/taxon&gt;</w:t>
      </w:r>
    </w:p>
    <w:p w14:paraId="4658842D" w14:textId="7777777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sz w:val="24"/>
          <w:szCs w:val="24"/>
          <w:lang w:val="fr-FR"/>
        </w:rPr>
        <w:t xml:space="preserve">      &lt;taxon&gt;Grus monacha &lt;/taxon&gt;</w:t>
      </w:r>
    </w:p>
    <w:p w14:paraId="65513F42" w14:textId="61F50FCF" w:rsidR="00680E0F" w:rsidRPr="00FC3CBB" w:rsidRDefault="00680E0F" w:rsidP="00352800">
      <w:pPr>
        <w:pStyle w:val="Standard"/>
        <w:spacing w:after="80" w:line="23" w:lineRule="atLeast"/>
        <w:ind w:firstLine="720"/>
        <w:rPr>
          <w:rFonts w:asciiTheme="minorHAnsi" w:hAnsiTheme="minorHAnsi" w:cstheme="minorHAnsi"/>
          <w:sz w:val="24"/>
          <w:szCs w:val="24"/>
          <w:lang w:val="fr-FR"/>
        </w:rPr>
      </w:pPr>
      <w:r w:rsidRPr="00FC3CBB">
        <w:rPr>
          <w:rFonts w:asciiTheme="minorHAnsi" w:hAnsiTheme="minorHAnsi" w:cstheme="minorHAnsi"/>
          <w:sz w:val="24"/>
          <w:szCs w:val="24"/>
          <w:lang w:val="fr-FR"/>
        </w:rPr>
        <w:t>&lt;/</w:t>
      </w:r>
      <w:r w:rsidRPr="00FC3CBB">
        <w:rPr>
          <w:rFonts w:asciiTheme="minorHAnsi" w:hAnsiTheme="minorHAnsi" w:cstheme="minorHAnsi"/>
          <w:color w:val="0070C0"/>
          <w:sz w:val="24"/>
          <w:szCs w:val="24"/>
          <w:lang w:val="fr-FR"/>
        </w:rPr>
        <w:t>taxons</w:t>
      </w:r>
      <w:r w:rsidRPr="00FC3CBB">
        <w:rPr>
          <w:rFonts w:asciiTheme="minorHAnsi" w:hAnsiTheme="minorHAnsi" w:cstheme="minorHAnsi"/>
          <w:sz w:val="24"/>
          <w:szCs w:val="24"/>
          <w:lang w:val="fr-FR"/>
        </w:rPr>
        <w:t>&gt;</w:t>
      </w:r>
    </w:p>
    <w:p w14:paraId="43D5E2AA" w14:textId="77777777" w:rsidR="001F0475" w:rsidRDefault="001F0475">
      <w:pPr>
        <w:pStyle w:val="Standard"/>
        <w:spacing w:after="0"/>
        <w:ind w:left="1170" w:firstLine="720"/>
        <w:rPr>
          <w:rFonts w:ascii="Courier New" w:hAnsi="Courier New" w:cs="Courier New"/>
          <w:lang w:val="fr-FR"/>
        </w:rPr>
      </w:pPr>
    </w:p>
    <w:p w14:paraId="7A99B92E" w14:textId="65B19141" w:rsidR="001F0475" w:rsidRPr="00C738E5" w:rsidRDefault="001F0475" w:rsidP="001F0475">
      <w:pPr>
        <w:pStyle w:val="Ttulo1"/>
        <w:numPr>
          <w:ilvl w:val="4"/>
          <w:numId w:val="29"/>
        </w:numPr>
        <w:rPr>
          <w:rStyle w:val="ListLabel1"/>
          <w:b/>
          <w:sz w:val="28"/>
        </w:rPr>
      </w:pPr>
      <w:bookmarkStart w:id="557" w:name="_Toc10659950"/>
      <w:bookmarkStart w:id="558" w:name="_Toc10989880"/>
      <w:r w:rsidRPr="00C738E5">
        <w:rPr>
          <w:rStyle w:val="ListLabel1"/>
          <w:b/>
          <w:sz w:val="28"/>
        </w:rPr>
        <w:t>Node: Taxon</w:t>
      </w:r>
      <w:bookmarkEnd w:id="557"/>
      <w:bookmarkEnd w:id="558"/>
    </w:p>
    <w:p w14:paraId="35421BCE" w14:textId="77777777" w:rsidR="00F06812" w:rsidRPr="00FE47FE" w:rsidRDefault="001F0475" w:rsidP="00B736C4">
      <w:pPr>
        <w:pStyle w:val="Standard"/>
        <w:spacing w:after="80" w:line="23" w:lineRule="atLeast"/>
        <w:rPr>
          <w:rFonts w:ascii="Bookman Old Style" w:hAnsi="Bookman Old Style"/>
          <w:sz w:val="24"/>
          <w:szCs w:val="24"/>
        </w:rPr>
      </w:pPr>
      <w:r w:rsidRPr="00FE47FE">
        <w:rPr>
          <w:rFonts w:ascii="Bookman Old Style" w:hAnsi="Bookman Old Style"/>
          <w:sz w:val="24"/>
          <w:szCs w:val="24"/>
          <w:u w:val="single"/>
        </w:rPr>
        <w:t>Tag:</w:t>
      </w:r>
      <w:r w:rsidRPr="00FE47FE">
        <w:rPr>
          <w:rFonts w:ascii="Bookman Old Style" w:hAnsi="Bookman Old Style"/>
          <w:sz w:val="24"/>
          <w:szCs w:val="24"/>
        </w:rPr>
        <w:t xml:space="preserve"> &lt;taxon&gt;</w:t>
      </w:r>
    </w:p>
    <w:p w14:paraId="63FA7205" w14:textId="77777777" w:rsidR="00F06812" w:rsidRPr="00FE47FE" w:rsidRDefault="001F0475" w:rsidP="00B736C4">
      <w:pPr>
        <w:pStyle w:val="Standard"/>
        <w:spacing w:after="80" w:line="23" w:lineRule="atLeast"/>
        <w:rPr>
          <w:rFonts w:ascii="Bookman Old Style" w:hAnsi="Bookman Old Style"/>
          <w:sz w:val="24"/>
          <w:szCs w:val="24"/>
        </w:rPr>
      </w:pPr>
      <w:r w:rsidRPr="00FE47FE">
        <w:rPr>
          <w:rFonts w:ascii="Bookman Old Style" w:hAnsi="Bookman Old Style"/>
          <w:sz w:val="24"/>
          <w:szCs w:val="24"/>
          <w:u w:val="single"/>
        </w:rPr>
        <w:t>Parent:</w:t>
      </w:r>
      <w:r w:rsidRPr="00FE47FE">
        <w:rPr>
          <w:rFonts w:ascii="Bookman Old Style" w:hAnsi="Bookman Old Style"/>
          <w:sz w:val="24"/>
          <w:szCs w:val="24"/>
        </w:rPr>
        <w:t xml:space="preserve"> </w:t>
      </w:r>
      <w:r w:rsidR="00680E0F" w:rsidRPr="00FE47FE">
        <w:rPr>
          <w:rFonts w:ascii="Bookman Old Style" w:hAnsi="Bookman Old Style"/>
          <w:sz w:val="24"/>
          <w:szCs w:val="24"/>
        </w:rPr>
        <w:t>taxons</w:t>
      </w:r>
    </w:p>
    <w:p w14:paraId="54C73D7E" w14:textId="19F50AA0" w:rsidR="00680E0F" w:rsidRPr="00FE47FE" w:rsidRDefault="001F0475" w:rsidP="00B736C4">
      <w:pPr>
        <w:pStyle w:val="Standard"/>
        <w:spacing w:after="80" w:line="23" w:lineRule="atLeast"/>
        <w:rPr>
          <w:rFonts w:ascii="Bookman Old Style" w:hAnsi="Bookman Old Style"/>
          <w:sz w:val="24"/>
          <w:szCs w:val="24"/>
        </w:rPr>
      </w:pPr>
      <w:r w:rsidRPr="00FE47FE">
        <w:rPr>
          <w:rFonts w:ascii="Bookman Old Style" w:hAnsi="Bookman Old Style"/>
          <w:sz w:val="24"/>
          <w:szCs w:val="24"/>
          <w:u w:val="single"/>
        </w:rPr>
        <w:t>Children</w:t>
      </w:r>
      <w:r w:rsidR="00F77DF2" w:rsidRPr="00FE47FE">
        <w:rPr>
          <w:rFonts w:ascii="Bookman Old Style" w:hAnsi="Bookman Old Style"/>
          <w:sz w:val="24"/>
          <w:szCs w:val="24"/>
        </w:rPr>
        <w:t>: none</w:t>
      </w:r>
    </w:p>
    <w:p w14:paraId="2A7CCA07" w14:textId="77777777" w:rsidR="00680E0F" w:rsidRPr="00FE47FE" w:rsidRDefault="00680E0F" w:rsidP="00B736C4">
      <w:pPr>
        <w:pStyle w:val="Standard"/>
        <w:spacing w:after="80" w:line="23" w:lineRule="atLeast"/>
        <w:jc w:val="both"/>
        <w:rPr>
          <w:rFonts w:ascii="Bookman Old Style" w:hAnsi="Bookman Old Style"/>
          <w:sz w:val="24"/>
          <w:szCs w:val="24"/>
        </w:rPr>
      </w:pPr>
      <w:r w:rsidRPr="00FE47FE">
        <w:rPr>
          <w:rFonts w:ascii="Bookman Old Style" w:hAnsi="Bookman Old Style"/>
          <w:sz w:val="24"/>
          <w:szCs w:val="24"/>
          <w:u w:val="single"/>
        </w:rPr>
        <w:t xml:space="preserve">Attributes: </w:t>
      </w:r>
      <w:r w:rsidRPr="00FE47FE">
        <w:rPr>
          <w:rFonts w:ascii="Bookman Old Style" w:hAnsi="Bookman Old Style"/>
          <w:sz w:val="24"/>
          <w:szCs w:val="24"/>
        </w:rPr>
        <w:t>none</w:t>
      </w:r>
    </w:p>
    <w:p w14:paraId="38028C32" w14:textId="475C1EAA" w:rsidR="001F0475" w:rsidRPr="00FE47FE" w:rsidRDefault="001F0475" w:rsidP="00B736C4">
      <w:pPr>
        <w:pStyle w:val="Standard"/>
        <w:spacing w:after="80" w:line="23" w:lineRule="atLeast"/>
        <w:jc w:val="both"/>
        <w:rPr>
          <w:rFonts w:ascii="Bookman Old Style" w:hAnsi="Bookman Old Style"/>
          <w:sz w:val="24"/>
          <w:szCs w:val="24"/>
        </w:rPr>
      </w:pPr>
      <w:r w:rsidRPr="00FE47FE">
        <w:rPr>
          <w:rFonts w:ascii="Bookman Old Style" w:hAnsi="Bookman Old Style"/>
          <w:sz w:val="24"/>
          <w:szCs w:val="24"/>
          <w:u w:val="single"/>
        </w:rPr>
        <w:t>Content:</w:t>
      </w:r>
      <w:r w:rsidRPr="00FE47FE">
        <w:rPr>
          <w:rFonts w:ascii="Bookman Old Style" w:hAnsi="Bookman Old Style"/>
          <w:sz w:val="24"/>
          <w:szCs w:val="24"/>
        </w:rPr>
        <w:t xml:space="preserve"> Element containing a single taxon name. It contains a name of one taxonomic element (genus, species, </w:t>
      </w:r>
      <w:ins w:id="559" w:author="Michelle Castellanos" w:date="2019-09-01T20:21:00Z">
        <w:r w:rsidR="00352800">
          <w:rPr>
            <w:rFonts w:ascii="Bookman Old Style" w:hAnsi="Bookman Old Style"/>
            <w:sz w:val="24"/>
            <w:szCs w:val="24"/>
          </w:rPr>
          <w:t xml:space="preserve">or </w:t>
        </w:r>
      </w:ins>
      <w:r w:rsidRPr="00FE47FE">
        <w:rPr>
          <w:rFonts w:ascii="Bookman Old Style" w:hAnsi="Bookman Old Style"/>
          <w:sz w:val="24"/>
          <w:szCs w:val="24"/>
        </w:rPr>
        <w:t>subspecies</w:t>
      </w:r>
      <w:del w:id="560" w:author="Michelle Castellanos" w:date="2019-09-01T20:21:00Z">
        <w:r w:rsidRPr="00FE47FE" w:rsidDel="00352800">
          <w:rPr>
            <w:rFonts w:ascii="Bookman Old Style" w:hAnsi="Bookman Old Style"/>
            <w:sz w:val="24"/>
            <w:szCs w:val="24"/>
          </w:rPr>
          <w:delText xml:space="preserve">, or </w:delText>
        </w:r>
        <w:commentRangeStart w:id="561"/>
        <w:r w:rsidRPr="00A8671D" w:rsidDel="00352800">
          <w:rPr>
            <w:rFonts w:ascii="Bookman Old Style" w:hAnsi="Bookman Old Style"/>
            <w:sz w:val="24"/>
            <w:szCs w:val="24"/>
            <w:highlight w:val="cyan"/>
          </w:rPr>
          <w:delText>any other rank</w:delText>
        </w:r>
        <w:commentRangeEnd w:id="561"/>
        <w:r w:rsidR="009F359C" w:rsidDel="00352800">
          <w:rPr>
            <w:rStyle w:val="Refdecomentario"/>
          </w:rPr>
          <w:commentReference w:id="561"/>
        </w:r>
      </w:del>
      <w:r w:rsidRPr="00FE47FE">
        <w:rPr>
          <w:rFonts w:ascii="Bookman Old Style" w:hAnsi="Bookman Old Style"/>
          <w:sz w:val="24"/>
          <w:szCs w:val="24"/>
        </w:rPr>
        <w:t xml:space="preserve">) in formal </w:t>
      </w:r>
      <w:r w:rsidRPr="00FE47FE">
        <w:rPr>
          <w:rFonts w:ascii="Bookman Old Style" w:hAnsi="Bookman Old Style"/>
          <w:b/>
          <w:sz w:val="24"/>
          <w:szCs w:val="24"/>
        </w:rPr>
        <w:t>scientific</w:t>
      </w:r>
      <w:r w:rsidRPr="00FE47FE">
        <w:rPr>
          <w:rFonts w:ascii="Bookman Old Style" w:hAnsi="Bookman Old Style"/>
          <w:sz w:val="24"/>
          <w:szCs w:val="24"/>
        </w:rPr>
        <w:t xml:space="preserve"> language.</w:t>
      </w:r>
      <w:r w:rsidR="00FE47FE" w:rsidRPr="00FE47FE">
        <w:rPr>
          <w:rFonts w:ascii="Bookman Old Style" w:hAnsi="Bookman Old Style"/>
          <w:sz w:val="24"/>
          <w:szCs w:val="24"/>
        </w:rPr>
        <w:t xml:space="preserve"> Add a node for each separate taxon.</w:t>
      </w:r>
    </w:p>
    <w:p w14:paraId="54C939D9" w14:textId="77777777" w:rsidR="001F0475" w:rsidRPr="00FE47FE" w:rsidRDefault="001F0475" w:rsidP="00B736C4">
      <w:pPr>
        <w:pStyle w:val="Standard"/>
        <w:spacing w:after="80" w:line="23" w:lineRule="atLeast"/>
        <w:jc w:val="both"/>
        <w:rPr>
          <w:rFonts w:ascii="Bookman Old Style" w:hAnsi="Bookman Old Style"/>
          <w:sz w:val="24"/>
          <w:szCs w:val="24"/>
        </w:rPr>
      </w:pPr>
      <w:r w:rsidRPr="00FE47FE">
        <w:rPr>
          <w:rFonts w:ascii="Bookman Old Style" w:hAnsi="Bookman Old Style"/>
          <w:sz w:val="24"/>
          <w:szCs w:val="24"/>
          <w:u w:val="single"/>
        </w:rPr>
        <w:t xml:space="preserve">Attributes: </w:t>
      </w:r>
      <w:r w:rsidRPr="00FE47FE">
        <w:rPr>
          <w:rFonts w:ascii="Bookman Old Style" w:hAnsi="Bookman Old Style"/>
          <w:sz w:val="24"/>
          <w:szCs w:val="24"/>
        </w:rPr>
        <w:t>none</w:t>
      </w:r>
    </w:p>
    <w:p w14:paraId="5E666221" w14:textId="77777777" w:rsidR="001F0475" w:rsidRPr="00FE47FE" w:rsidRDefault="001F0475" w:rsidP="00B736C4">
      <w:pPr>
        <w:pStyle w:val="Standard"/>
        <w:spacing w:after="80" w:line="23" w:lineRule="atLeast"/>
        <w:rPr>
          <w:rFonts w:ascii="Bookman Old Style" w:hAnsi="Bookman Old Style"/>
          <w:sz w:val="24"/>
          <w:szCs w:val="24"/>
        </w:rPr>
      </w:pPr>
      <w:r w:rsidRPr="00FE47FE">
        <w:rPr>
          <w:rFonts w:ascii="Bookman Old Style" w:hAnsi="Bookman Old Style"/>
          <w:sz w:val="24"/>
          <w:szCs w:val="24"/>
          <w:u w:val="single"/>
        </w:rPr>
        <w:t>Example:</w:t>
      </w:r>
    </w:p>
    <w:p w14:paraId="0018CCC6" w14:textId="011BFE75" w:rsidR="00352800" w:rsidRPr="00352800" w:rsidRDefault="00352800" w:rsidP="00352800">
      <w:pPr>
        <w:pStyle w:val="Standard"/>
        <w:spacing w:after="80" w:line="23" w:lineRule="atLeast"/>
        <w:ind w:left="720"/>
        <w:rPr>
          <w:rFonts w:asciiTheme="minorHAnsi" w:hAnsiTheme="minorHAnsi" w:cstheme="minorHAnsi"/>
          <w:color w:val="0070C0"/>
          <w:sz w:val="24"/>
          <w:szCs w:val="24"/>
          <w:lang w:val="fr-FR"/>
        </w:rPr>
      </w:pPr>
      <w:r w:rsidRPr="00352800">
        <w:rPr>
          <w:rFonts w:asciiTheme="minorHAnsi" w:hAnsiTheme="minorHAnsi" w:cstheme="minorHAnsi"/>
          <w:sz w:val="24"/>
          <w:szCs w:val="24"/>
          <w:lang w:val="fr-FR"/>
        </w:rPr>
        <w:t xml:space="preserve">      &lt;</w:t>
      </w:r>
      <w:r w:rsidRPr="00352800">
        <w:rPr>
          <w:rFonts w:asciiTheme="minorHAnsi" w:hAnsiTheme="minorHAnsi" w:cstheme="minorHAnsi"/>
          <w:color w:val="0070C0"/>
          <w:sz w:val="24"/>
          <w:szCs w:val="24"/>
          <w:lang w:val="fr-FR"/>
        </w:rPr>
        <w:t>taxon</w:t>
      </w:r>
      <w:r w:rsidRPr="00352800">
        <w:rPr>
          <w:rFonts w:asciiTheme="minorHAnsi" w:hAnsiTheme="minorHAnsi" w:cstheme="minorHAnsi"/>
          <w:color w:val="000000" w:themeColor="text1"/>
          <w:sz w:val="24"/>
          <w:szCs w:val="24"/>
          <w:lang w:val="fr-FR"/>
        </w:rPr>
        <w:t>&gt;Potamocorbula sp</w:t>
      </w:r>
      <w:r>
        <w:rPr>
          <w:rFonts w:asciiTheme="minorHAnsi" w:hAnsiTheme="minorHAnsi" w:cstheme="minorHAnsi"/>
          <w:color w:val="000000" w:themeColor="text1"/>
          <w:sz w:val="24"/>
          <w:szCs w:val="24"/>
          <w:lang w:val="fr-FR"/>
        </w:rPr>
        <w:t>.</w:t>
      </w:r>
      <w:r w:rsidRPr="00352800">
        <w:rPr>
          <w:rFonts w:asciiTheme="minorHAnsi" w:hAnsiTheme="minorHAnsi" w:cstheme="minorHAnsi"/>
          <w:color w:val="000000" w:themeColor="text1"/>
          <w:sz w:val="24"/>
          <w:szCs w:val="24"/>
          <w:lang w:val="fr-FR"/>
        </w:rPr>
        <w:t>&lt;/</w:t>
      </w:r>
      <w:r w:rsidRPr="00352800">
        <w:rPr>
          <w:rFonts w:asciiTheme="minorHAnsi" w:hAnsiTheme="minorHAnsi" w:cstheme="minorHAnsi"/>
          <w:color w:val="0070C0"/>
          <w:sz w:val="24"/>
          <w:szCs w:val="24"/>
          <w:lang w:val="fr-FR"/>
        </w:rPr>
        <w:t>taxon</w:t>
      </w:r>
      <w:r w:rsidRPr="00352800">
        <w:rPr>
          <w:rFonts w:asciiTheme="minorHAnsi" w:hAnsiTheme="minorHAnsi" w:cstheme="minorHAnsi"/>
          <w:color w:val="000000" w:themeColor="text1"/>
          <w:sz w:val="24"/>
          <w:szCs w:val="24"/>
          <w:lang w:val="fr-FR"/>
        </w:rPr>
        <w:t>&gt;</w:t>
      </w:r>
    </w:p>
    <w:p w14:paraId="527476C2" w14:textId="17511AF9" w:rsidR="00352800" w:rsidRPr="00352800" w:rsidRDefault="00352800" w:rsidP="00352800">
      <w:pPr>
        <w:pStyle w:val="Standard"/>
        <w:spacing w:after="80" w:line="23" w:lineRule="atLeast"/>
        <w:ind w:left="720"/>
        <w:rPr>
          <w:rFonts w:asciiTheme="minorHAnsi" w:hAnsiTheme="minorHAnsi" w:cstheme="minorHAnsi"/>
          <w:color w:val="0070C0"/>
          <w:sz w:val="24"/>
          <w:szCs w:val="24"/>
          <w:lang w:val="fr-FR"/>
        </w:rPr>
      </w:pPr>
      <w:r w:rsidRPr="00352800">
        <w:rPr>
          <w:rFonts w:asciiTheme="minorHAnsi" w:hAnsiTheme="minorHAnsi" w:cstheme="minorHAnsi"/>
          <w:color w:val="0070C0"/>
          <w:sz w:val="24"/>
          <w:szCs w:val="24"/>
          <w:lang w:val="fr-FR"/>
        </w:rPr>
        <w:t xml:space="preserve">      </w:t>
      </w:r>
      <w:r w:rsidRPr="00352800">
        <w:rPr>
          <w:rFonts w:asciiTheme="minorHAnsi" w:hAnsiTheme="minorHAnsi" w:cstheme="minorHAnsi"/>
          <w:sz w:val="24"/>
          <w:szCs w:val="24"/>
          <w:lang w:val="fr-FR"/>
        </w:rPr>
        <w:t>&lt;</w:t>
      </w:r>
      <w:r w:rsidRPr="00352800">
        <w:rPr>
          <w:rFonts w:asciiTheme="minorHAnsi" w:hAnsiTheme="minorHAnsi" w:cstheme="minorHAnsi"/>
          <w:color w:val="0070C0"/>
          <w:sz w:val="24"/>
          <w:szCs w:val="24"/>
          <w:lang w:val="fr-FR"/>
        </w:rPr>
        <w:t>taxon</w:t>
      </w:r>
      <w:r w:rsidRPr="00352800">
        <w:rPr>
          <w:rFonts w:asciiTheme="minorHAnsi" w:hAnsiTheme="minorHAnsi" w:cstheme="minorHAnsi"/>
          <w:color w:val="000000" w:themeColor="text1"/>
          <w:sz w:val="24"/>
          <w:szCs w:val="24"/>
          <w:lang w:val="fr-FR"/>
        </w:rPr>
        <w:t>&gt;</w:t>
      </w:r>
      <w:r>
        <w:rPr>
          <w:rFonts w:asciiTheme="minorHAnsi" w:hAnsiTheme="minorHAnsi" w:cstheme="minorHAnsi"/>
          <w:color w:val="0070C0"/>
          <w:sz w:val="24"/>
          <w:szCs w:val="24"/>
          <w:lang w:val="fr-FR"/>
        </w:rPr>
        <w:t>Branchtotoma belcheri sp.</w:t>
      </w:r>
      <w:r w:rsidRPr="00352800">
        <w:rPr>
          <w:rFonts w:asciiTheme="minorHAnsi" w:hAnsiTheme="minorHAnsi" w:cstheme="minorHAnsi"/>
          <w:color w:val="000000" w:themeColor="text1"/>
          <w:sz w:val="24"/>
          <w:szCs w:val="24"/>
          <w:lang w:val="fr-FR"/>
        </w:rPr>
        <w:t>&lt;/</w:t>
      </w:r>
      <w:r w:rsidRPr="00352800">
        <w:rPr>
          <w:rFonts w:asciiTheme="minorHAnsi" w:hAnsiTheme="minorHAnsi" w:cstheme="minorHAnsi"/>
          <w:color w:val="0070C0"/>
          <w:sz w:val="24"/>
          <w:szCs w:val="24"/>
          <w:lang w:val="fr-FR"/>
        </w:rPr>
        <w:t>taxon</w:t>
      </w:r>
      <w:r w:rsidRPr="00352800">
        <w:rPr>
          <w:rFonts w:asciiTheme="minorHAnsi" w:hAnsiTheme="minorHAnsi" w:cstheme="minorHAnsi"/>
          <w:color w:val="000000" w:themeColor="text1"/>
          <w:sz w:val="24"/>
          <w:szCs w:val="24"/>
          <w:lang w:val="fr-FR"/>
        </w:rPr>
        <w:t>&gt;</w:t>
      </w:r>
    </w:p>
    <w:p w14:paraId="58FCDE79" w14:textId="3B997637" w:rsidR="00352800" w:rsidRPr="00352800" w:rsidRDefault="00352800" w:rsidP="00352800">
      <w:pPr>
        <w:pStyle w:val="Standard"/>
        <w:spacing w:after="80" w:line="23" w:lineRule="atLeast"/>
        <w:ind w:left="720"/>
        <w:rPr>
          <w:rFonts w:asciiTheme="minorHAnsi" w:hAnsiTheme="minorHAnsi" w:cstheme="minorHAnsi"/>
          <w:sz w:val="24"/>
          <w:szCs w:val="24"/>
          <w:lang w:val="fr-FR"/>
        </w:rPr>
      </w:pPr>
      <w:r w:rsidRPr="00352800">
        <w:rPr>
          <w:rFonts w:asciiTheme="minorHAnsi" w:hAnsiTheme="minorHAnsi" w:cstheme="minorHAnsi"/>
          <w:color w:val="0070C0"/>
          <w:sz w:val="24"/>
          <w:szCs w:val="24"/>
          <w:lang w:val="fr-FR"/>
        </w:rPr>
        <w:t xml:space="preserve">      </w:t>
      </w:r>
      <w:r w:rsidRPr="00352800">
        <w:rPr>
          <w:rFonts w:asciiTheme="minorHAnsi" w:hAnsiTheme="minorHAnsi" w:cstheme="minorHAnsi"/>
          <w:sz w:val="24"/>
          <w:szCs w:val="24"/>
          <w:lang w:val="fr-FR"/>
        </w:rPr>
        <w:t>&lt;</w:t>
      </w:r>
      <w:r w:rsidRPr="00352800">
        <w:rPr>
          <w:rFonts w:asciiTheme="minorHAnsi" w:hAnsiTheme="minorHAnsi" w:cstheme="minorHAnsi"/>
          <w:color w:val="0070C0"/>
          <w:sz w:val="24"/>
          <w:szCs w:val="24"/>
          <w:lang w:val="fr-FR"/>
        </w:rPr>
        <w:t>taxon</w:t>
      </w:r>
      <w:r w:rsidRPr="00352800">
        <w:rPr>
          <w:rFonts w:asciiTheme="minorHAnsi" w:hAnsiTheme="minorHAnsi" w:cstheme="minorHAnsi"/>
          <w:color w:val="000000" w:themeColor="text1"/>
          <w:sz w:val="24"/>
          <w:szCs w:val="24"/>
          <w:lang w:val="fr-FR"/>
        </w:rPr>
        <w:t>&gt;</w:t>
      </w:r>
      <w:r>
        <w:rPr>
          <w:rFonts w:asciiTheme="minorHAnsi" w:hAnsiTheme="minorHAnsi" w:cstheme="minorHAnsi"/>
          <w:color w:val="0070C0"/>
          <w:sz w:val="24"/>
          <w:szCs w:val="24"/>
          <w:lang w:val="fr-FR"/>
        </w:rPr>
        <w:t>Fenneropenaeus chinensis</w:t>
      </w:r>
      <w:r w:rsidRPr="00352800">
        <w:rPr>
          <w:rFonts w:asciiTheme="minorHAnsi" w:hAnsiTheme="minorHAnsi" w:cstheme="minorHAnsi"/>
          <w:color w:val="000000" w:themeColor="text1"/>
          <w:sz w:val="24"/>
          <w:szCs w:val="24"/>
          <w:lang w:val="fr-FR"/>
        </w:rPr>
        <w:t>&lt;/</w:t>
      </w:r>
      <w:r w:rsidRPr="00352800">
        <w:rPr>
          <w:rFonts w:asciiTheme="minorHAnsi" w:hAnsiTheme="minorHAnsi" w:cstheme="minorHAnsi"/>
          <w:color w:val="0070C0"/>
          <w:sz w:val="24"/>
          <w:szCs w:val="24"/>
          <w:lang w:val="fr-FR"/>
        </w:rPr>
        <w:t>taxon</w:t>
      </w:r>
      <w:r w:rsidRPr="00352800">
        <w:rPr>
          <w:rFonts w:asciiTheme="minorHAnsi" w:hAnsiTheme="minorHAnsi" w:cstheme="minorHAnsi"/>
          <w:color w:val="000000" w:themeColor="text1"/>
          <w:sz w:val="24"/>
          <w:szCs w:val="24"/>
          <w:lang w:val="fr-FR"/>
        </w:rPr>
        <w:t>&gt;</w:t>
      </w:r>
    </w:p>
    <w:p w14:paraId="652EE634" w14:textId="77777777" w:rsidR="001D3F73" w:rsidRPr="00803D7C" w:rsidRDefault="001D3F73">
      <w:pPr>
        <w:pStyle w:val="Standard"/>
        <w:jc w:val="both"/>
        <w:rPr>
          <w:rFonts w:ascii="Courier New" w:hAnsi="Courier New" w:cs="Courier New"/>
          <w:lang w:val="fr-FR"/>
        </w:rPr>
      </w:pPr>
    </w:p>
    <w:p w14:paraId="53425220" w14:textId="564490A4" w:rsidR="001D3F73" w:rsidRPr="00C738E5" w:rsidRDefault="00FC6AF8" w:rsidP="00C738E5">
      <w:pPr>
        <w:pStyle w:val="Ttulo1"/>
        <w:numPr>
          <w:ilvl w:val="4"/>
          <w:numId w:val="29"/>
        </w:numPr>
        <w:rPr>
          <w:rStyle w:val="ListLabel1"/>
          <w:b/>
          <w:sz w:val="28"/>
        </w:rPr>
      </w:pPr>
      <w:bookmarkStart w:id="562" w:name="_Toc528812665"/>
      <w:bookmarkStart w:id="563" w:name="_Toc10659951"/>
      <w:bookmarkStart w:id="564" w:name="_Toc10989881"/>
      <w:bookmarkEnd w:id="562"/>
      <w:r w:rsidRPr="00C738E5">
        <w:rPr>
          <w:rStyle w:val="ListLabel1"/>
          <w:b/>
          <w:sz w:val="28"/>
        </w:rPr>
        <w:t xml:space="preserve">Node: </w:t>
      </w:r>
      <w:r w:rsidR="00FE47FE">
        <w:rPr>
          <w:rStyle w:val="ListLabel1"/>
          <w:b/>
          <w:sz w:val="28"/>
        </w:rPr>
        <w:t xml:space="preserve">Biota </w:t>
      </w:r>
      <w:r w:rsidRPr="00C738E5">
        <w:rPr>
          <w:rStyle w:val="ListLabel1"/>
          <w:b/>
          <w:sz w:val="28"/>
        </w:rPr>
        <w:t>Summar</w:t>
      </w:r>
      <w:r w:rsidR="00C738E5">
        <w:rPr>
          <w:rStyle w:val="ListLabel1"/>
          <w:b/>
          <w:sz w:val="28"/>
        </w:rPr>
        <w:t>ies</w:t>
      </w:r>
      <w:bookmarkEnd w:id="563"/>
      <w:bookmarkEnd w:id="564"/>
    </w:p>
    <w:p w14:paraId="4A8FEA0E" w14:textId="086F45A8" w:rsidR="00F06812" w:rsidRDefault="00FC6AF8" w:rsidP="00B736C4">
      <w:pPr>
        <w:pStyle w:val="Standard"/>
        <w:spacing w:after="80" w:line="23" w:lineRule="atLeast"/>
        <w:rPr>
          <w:rFonts w:ascii="Bookman Old Style" w:hAnsi="Bookman Old Style"/>
          <w:sz w:val="24"/>
          <w:szCs w:val="24"/>
        </w:rPr>
      </w:pPr>
      <w:r w:rsidRPr="00F77DF2">
        <w:rPr>
          <w:rFonts w:ascii="Bookman Old Style" w:hAnsi="Bookman Old Style"/>
          <w:sz w:val="24"/>
          <w:szCs w:val="24"/>
          <w:u w:val="single"/>
        </w:rPr>
        <w:t>Tag:</w:t>
      </w:r>
      <w:r w:rsidR="00FE47FE">
        <w:rPr>
          <w:rFonts w:ascii="Bookman Old Style" w:hAnsi="Bookman Old Style"/>
          <w:sz w:val="24"/>
          <w:szCs w:val="24"/>
        </w:rPr>
        <w:t xml:space="preserve"> &lt;Biota-S</w:t>
      </w:r>
      <w:r w:rsidR="00C738E5" w:rsidRPr="00F77DF2">
        <w:rPr>
          <w:rFonts w:ascii="Bookman Old Style" w:hAnsi="Bookman Old Style"/>
          <w:sz w:val="24"/>
          <w:szCs w:val="24"/>
        </w:rPr>
        <w:t>ummaries</w:t>
      </w:r>
      <w:r w:rsidRPr="00F77DF2">
        <w:rPr>
          <w:rFonts w:ascii="Bookman Old Style" w:hAnsi="Bookman Old Style"/>
          <w:sz w:val="24"/>
          <w:szCs w:val="24"/>
        </w:rPr>
        <w:t>&gt;</w:t>
      </w:r>
    </w:p>
    <w:p w14:paraId="5903EB29" w14:textId="77777777" w:rsidR="00F06812" w:rsidRDefault="00FC6AF8" w:rsidP="00B736C4">
      <w:pPr>
        <w:pStyle w:val="Standard"/>
        <w:spacing w:after="80" w:line="23" w:lineRule="atLeast"/>
        <w:rPr>
          <w:rFonts w:ascii="Bookman Old Style" w:hAnsi="Bookman Old Style"/>
          <w:sz w:val="24"/>
          <w:szCs w:val="24"/>
        </w:rPr>
      </w:pPr>
      <w:r w:rsidRPr="00F77DF2">
        <w:rPr>
          <w:rFonts w:ascii="Bookman Old Style" w:hAnsi="Bookman Old Style"/>
          <w:sz w:val="24"/>
          <w:szCs w:val="24"/>
          <w:u w:val="single"/>
        </w:rPr>
        <w:t>Parent:</w:t>
      </w:r>
      <w:r w:rsidRPr="00F77DF2">
        <w:rPr>
          <w:rFonts w:ascii="Bookman Old Style" w:hAnsi="Bookman Old Style"/>
          <w:sz w:val="24"/>
          <w:szCs w:val="24"/>
        </w:rPr>
        <w:t xml:space="preserve"> Characteristic-biota</w:t>
      </w:r>
    </w:p>
    <w:p w14:paraId="32556B6B" w14:textId="7F641B85" w:rsidR="001D3F73" w:rsidRPr="00F77DF2" w:rsidRDefault="00FC6AF8" w:rsidP="00B736C4">
      <w:pPr>
        <w:pStyle w:val="Standard"/>
        <w:spacing w:after="80" w:line="23" w:lineRule="atLeast"/>
        <w:rPr>
          <w:rFonts w:ascii="Bookman Old Style" w:hAnsi="Bookman Old Style"/>
          <w:sz w:val="24"/>
          <w:szCs w:val="24"/>
        </w:rPr>
      </w:pPr>
      <w:r w:rsidRPr="00F77DF2">
        <w:rPr>
          <w:rFonts w:ascii="Bookman Old Style" w:hAnsi="Bookman Old Style"/>
          <w:sz w:val="24"/>
          <w:szCs w:val="24"/>
          <w:u w:val="single"/>
        </w:rPr>
        <w:t>Children</w:t>
      </w:r>
      <w:r w:rsidRPr="00F77DF2">
        <w:rPr>
          <w:rFonts w:ascii="Bookman Old Style" w:hAnsi="Bookman Old Style"/>
          <w:sz w:val="24"/>
          <w:szCs w:val="24"/>
        </w:rPr>
        <w:t xml:space="preserve">: </w:t>
      </w:r>
      <w:r w:rsidR="00FE47FE">
        <w:rPr>
          <w:rFonts w:ascii="Bookman Old Style" w:hAnsi="Bookman Old Style"/>
          <w:sz w:val="24"/>
          <w:szCs w:val="24"/>
        </w:rPr>
        <w:t>Biota-</w:t>
      </w:r>
      <w:r w:rsidR="00C738E5" w:rsidRPr="00F77DF2">
        <w:rPr>
          <w:rFonts w:ascii="Bookman Old Style" w:hAnsi="Bookman Old Style"/>
          <w:sz w:val="24"/>
          <w:szCs w:val="24"/>
        </w:rPr>
        <w:t>Summary</w:t>
      </w:r>
    </w:p>
    <w:p w14:paraId="28229637" w14:textId="4DB8D03B" w:rsidR="001D3F73" w:rsidRPr="00F77DF2" w:rsidRDefault="00FC6AF8" w:rsidP="00B736C4">
      <w:pPr>
        <w:pStyle w:val="Standard"/>
        <w:spacing w:after="80" w:line="23" w:lineRule="atLeast"/>
        <w:jc w:val="both"/>
        <w:rPr>
          <w:rFonts w:ascii="Bookman Old Style" w:hAnsi="Bookman Old Style"/>
          <w:sz w:val="24"/>
          <w:szCs w:val="24"/>
        </w:rPr>
      </w:pPr>
      <w:r w:rsidRPr="00F77DF2">
        <w:rPr>
          <w:rFonts w:ascii="Bookman Old Style" w:hAnsi="Bookman Old Style"/>
          <w:sz w:val="24"/>
          <w:szCs w:val="24"/>
          <w:u w:val="single"/>
        </w:rPr>
        <w:t>Content:</w:t>
      </w:r>
      <w:r w:rsidRPr="00F77DF2">
        <w:rPr>
          <w:rFonts w:ascii="Bookman Old Style" w:hAnsi="Bookman Old Style"/>
          <w:sz w:val="24"/>
          <w:szCs w:val="24"/>
        </w:rPr>
        <w:t xml:space="preserve"> Element containing the text description</w:t>
      </w:r>
      <w:r w:rsidR="00C738E5" w:rsidRPr="00F77DF2">
        <w:rPr>
          <w:rFonts w:ascii="Bookman Old Style" w:hAnsi="Bookman Old Style"/>
          <w:sz w:val="24"/>
          <w:szCs w:val="24"/>
        </w:rPr>
        <w:t>s</w:t>
      </w:r>
      <w:r w:rsidRPr="00F77DF2">
        <w:rPr>
          <w:rFonts w:ascii="Bookman Old Style" w:hAnsi="Bookman Old Style"/>
          <w:sz w:val="24"/>
          <w:szCs w:val="24"/>
        </w:rPr>
        <w:t xml:space="preserve"> of the characteristic biota rel</w:t>
      </w:r>
      <w:r w:rsidR="00C738E5" w:rsidRPr="00F77DF2">
        <w:rPr>
          <w:rFonts w:ascii="Bookman Old Style" w:hAnsi="Bookman Old Style"/>
          <w:sz w:val="24"/>
          <w:szCs w:val="24"/>
        </w:rPr>
        <w:t xml:space="preserve">evant for the assessment target in the different languages available. </w:t>
      </w:r>
    </w:p>
    <w:p w14:paraId="51E975F9" w14:textId="055B977B" w:rsidR="001D3F73" w:rsidRPr="00F77DF2" w:rsidRDefault="00FC6AF8" w:rsidP="00B736C4">
      <w:pPr>
        <w:pStyle w:val="Standard"/>
        <w:spacing w:after="80" w:line="23" w:lineRule="atLeast"/>
        <w:jc w:val="both"/>
        <w:rPr>
          <w:rFonts w:ascii="Bookman Old Style" w:hAnsi="Bookman Old Style"/>
          <w:sz w:val="24"/>
          <w:szCs w:val="24"/>
        </w:rPr>
      </w:pPr>
      <w:r w:rsidRPr="00F77DF2">
        <w:rPr>
          <w:rFonts w:ascii="Bookman Old Style" w:hAnsi="Bookman Old Style"/>
          <w:sz w:val="24"/>
          <w:szCs w:val="24"/>
          <w:u w:val="single"/>
        </w:rPr>
        <w:lastRenderedPageBreak/>
        <w:t>A</w:t>
      </w:r>
      <w:r w:rsidR="00E8536E" w:rsidRPr="00F77DF2">
        <w:rPr>
          <w:rFonts w:ascii="Bookman Old Style" w:hAnsi="Bookman Old Style"/>
          <w:sz w:val="24"/>
          <w:szCs w:val="24"/>
          <w:u w:val="single"/>
        </w:rPr>
        <w:t>t</w:t>
      </w:r>
      <w:r w:rsidRPr="00F77DF2">
        <w:rPr>
          <w:rFonts w:ascii="Bookman Old Style" w:hAnsi="Bookman Old Style"/>
          <w:sz w:val="24"/>
          <w:szCs w:val="24"/>
          <w:u w:val="single"/>
        </w:rPr>
        <w:t>tributes:</w:t>
      </w:r>
      <w:r w:rsidRPr="00F77DF2">
        <w:rPr>
          <w:rFonts w:ascii="Bookman Old Style" w:hAnsi="Bookman Old Style"/>
          <w:sz w:val="24"/>
          <w:szCs w:val="24"/>
        </w:rPr>
        <w:t xml:space="preserve"> none</w:t>
      </w:r>
    </w:p>
    <w:p w14:paraId="045FC1EE" w14:textId="77777777" w:rsidR="001D3F73" w:rsidRPr="00F77DF2" w:rsidRDefault="00FC6AF8" w:rsidP="00B736C4">
      <w:pPr>
        <w:pStyle w:val="Standard"/>
        <w:spacing w:after="80" w:line="23" w:lineRule="atLeast"/>
        <w:rPr>
          <w:rFonts w:ascii="Bookman Old Style" w:hAnsi="Bookman Old Style"/>
          <w:sz w:val="24"/>
          <w:szCs w:val="24"/>
        </w:rPr>
      </w:pPr>
      <w:r w:rsidRPr="00F77DF2">
        <w:rPr>
          <w:rFonts w:ascii="Bookman Old Style" w:hAnsi="Bookman Old Style"/>
          <w:sz w:val="24"/>
          <w:szCs w:val="24"/>
          <w:u w:val="single"/>
        </w:rPr>
        <w:t>Example:</w:t>
      </w:r>
    </w:p>
    <w:p w14:paraId="4D164F17" w14:textId="6EB1CB6B" w:rsidR="00C738E5" w:rsidRDefault="00C738E5" w:rsidP="00B736C4">
      <w:pPr>
        <w:pStyle w:val="Standard"/>
        <w:spacing w:after="80" w:line="23" w:lineRule="atLeast"/>
        <w:ind w:left="720"/>
        <w:rPr>
          <w:rFonts w:asciiTheme="minorHAnsi" w:hAnsiTheme="minorHAnsi" w:cstheme="minorHAnsi"/>
          <w:sz w:val="24"/>
          <w:szCs w:val="24"/>
        </w:rPr>
      </w:pPr>
      <w:r w:rsidRPr="00CF1AF9">
        <w:rPr>
          <w:rFonts w:asciiTheme="minorHAnsi" w:hAnsiTheme="minorHAnsi" w:cstheme="minorHAnsi"/>
          <w:sz w:val="24"/>
          <w:szCs w:val="24"/>
        </w:rPr>
        <w:t>&lt;</w:t>
      </w:r>
      <w:r w:rsidR="00FE47FE" w:rsidRPr="00FE47FE">
        <w:rPr>
          <w:rFonts w:asciiTheme="minorHAnsi" w:hAnsiTheme="minorHAnsi" w:cstheme="minorHAnsi"/>
          <w:color w:val="0070C0"/>
          <w:sz w:val="24"/>
          <w:szCs w:val="24"/>
        </w:rPr>
        <w:t>Biota-</w:t>
      </w:r>
      <w:r w:rsidRPr="00CF1AF9">
        <w:rPr>
          <w:rFonts w:asciiTheme="minorHAnsi" w:hAnsiTheme="minorHAnsi" w:cstheme="minorHAnsi"/>
          <w:color w:val="0070C0"/>
          <w:sz w:val="24"/>
          <w:szCs w:val="24"/>
        </w:rPr>
        <w:t>Summaries</w:t>
      </w:r>
      <w:r w:rsidRPr="00CF1AF9">
        <w:rPr>
          <w:rFonts w:asciiTheme="minorHAnsi" w:hAnsiTheme="minorHAnsi" w:cstheme="minorHAnsi"/>
          <w:sz w:val="24"/>
          <w:szCs w:val="24"/>
        </w:rPr>
        <w:t>&gt;</w:t>
      </w:r>
    </w:p>
    <w:p w14:paraId="37AD5914" w14:textId="77777777" w:rsidR="000A6087" w:rsidRPr="000A6087" w:rsidRDefault="000A6087" w:rsidP="000A6087">
      <w:pPr>
        <w:pStyle w:val="Standard"/>
        <w:spacing w:after="80" w:line="23" w:lineRule="atLeast"/>
        <w:ind w:left="1418" w:firstLine="22"/>
        <w:rPr>
          <w:rFonts w:asciiTheme="minorHAnsi" w:hAnsiTheme="minorHAnsi" w:cstheme="minorHAnsi"/>
          <w:color w:val="000000" w:themeColor="text1"/>
          <w:sz w:val="24"/>
          <w:szCs w:val="24"/>
        </w:rPr>
      </w:pPr>
      <w:r w:rsidRPr="000A6087">
        <w:rPr>
          <w:rFonts w:asciiTheme="minorHAnsi" w:hAnsiTheme="minorHAnsi" w:cstheme="minorHAnsi"/>
          <w:color w:val="000000" w:themeColor="text1"/>
          <w:sz w:val="24"/>
          <w:szCs w:val="24"/>
        </w:rPr>
        <w:t>&lt;Biota-Summary lang=”en”&gt;This ecosystem type is characterized by vegetation dominated by peat mosses and insectivorous plants like sundew. The dominance by peat mosses together with geomorphic and hydrological processes distinguishes raised bogs from other ecosystem types. Other typical species for raised bogs in Germany are the vascular plants bog-rosemary  and cranberry, the butterfly species Cranberry Fritillary, the moth Manchester Treble-Bar and the ground beetle Agonum ericeti (Blab et al., 1995).&lt;/Biota-Summary&gt;</w:t>
      </w:r>
    </w:p>
    <w:p w14:paraId="508A0C93" w14:textId="010DA844" w:rsidR="000A6087" w:rsidRDefault="000A6087" w:rsidP="000A6087">
      <w:pPr>
        <w:pStyle w:val="Standard"/>
        <w:spacing w:after="80" w:line="23" w:lineRule="atLeast"/>
        <w:ind w:left="1418"/>
        <w:rPr>
          <w:rFonts w:asciiTheme="minorHAnsi" w:hAnsiTheme="minorHAnsi" w:cstheme="minorHAnsi"/>
          <w:color w:val="000000" w:themeColor="text1"/>
          <w:sz w:val="24"/>
          <w:szCs w:val="24"/>
          <w:lang w:val="es-VE"/>
        </w:rPr>
      </w:pPr>
      <w:r w:rsidRPr="000A6087">
        <w:rPr>
          <w:rFonts w:asciiTheme="minorHAnsi" w:hAnsiTheme="minorHAnsi" w:cstheme="minorHAnsi"/>
          <w:color w:val="000000" w:themeColor="text1"/>
          <w:sz w:val="24"/>
          <w:szCs w:val="24"/>
          <w:lang w:val="es-VE"/>
        </w:rPr>
        <w:t>&lt;Biota-Summary lang=”es”&gt;</w:t>
      </w:r>
      <w:r w:rsidRPr="000A6087">
        <w:rPr>
          <w:color w:val="000000" w:themeColor="text1"/>
          <w:sz w:val="24"/>
          <w:szCs w:val="24"/>
          <w:lang w:val="es-VE"/>
        </w:rPr>
        <w:t xml:space="preserve"> </w:t>
      </w:r>
      <w:r w:rsidRPr="000A6087">
        <w:rPr>
          <w:rFonts w:asciiTheme="minorHAnsi" w:hAnsiTheme="minorHAnsi" w:cstheme="minorHAnsi"/>
          <w:color w:val="000000" w:themeColor="text1"/>
          <w:sz w:val="24"/>
          <w:szCs w:val="24"/>
          <w:lang w:val="es-VE"/>
        </w:rPr>
        <w:t>Este ecosistema se caracteriza por vegetación dominada por musgos de turba y plantas insectívoras como Drosera sp. El predominio de los musgos de turba junto con los procesos geomorfológicos e hidrológicos distingue los pantanos elevados de otros tipos de ecosistemas. Otras especies típicas de los pantanos elevados en Alemania incluyen en el caso de las plantas vasculares el romero y el arándano, la especie de mariposa Boloria aquilonaris , la polilla Carsia sororiata  y el escarabajo de tierra Agonum ericeti (Blab et al., 1995).</w:t>
      </w:r>
      <w:r w:rsidR="005E63CA">
        <w:rPr>
          <w:rFonts w:asciiTheme="minorHAnsi" w:hAnsiTheme="minorHAnsi" w:cstheme="minorHAnsi"/>
          <w:color w:val="000000" w:themeColor="text1"/>
          <w:sz w:val="24"/>
          <w:szCs w:val="24"/>
          <w:lang w:val="es-VE"/>
        </w:rPr>
        <w:t>&lt;/Biota-Summary&gt;</w:t>
      </w:r>
    </w:p>
    <w:p w14:paraId="6D72B817" w14:textId="36EBC2A3" w:rsidR="00B736C4" w:rsidRPr="005E63CA" w:rsidRDefault="000A6087" w:rsidP="005E63CA">
      <w:pPr>
        <w:pStyle w:val="Standard"/>
        <w:spacing w:after="80" w:line="23" w:lineRule="atLeast"/>
        <w:ind w:firstLine="720"/>
        <w:rPr>
          <w:rFonts w:asciiTheme="minorHAnsi" w:hAnsiTheme="minorHAnsi" w:cstheme="minorHAnsi"/>
          <w:color w:val="000000" w:themeColor="text1"/>
          <w:sz w:val="24"/>
          <w:szCs w:val="24"/>
          <w:lang w:val="es-VE"/>
        </w:rPr>
      </w:pPr>
      <w:r w:rsidRPr="000A6087">
        <w:rPr>
          <w:rFonts w:asciiTheme="minorHAnsi" w:hAnsiTheme="minorHAnsi" w:cstheme="minorHAnsi"/>
          <w:color w:val="000000" w:themeColor="text1"/>
          <w:sz w:val="24"/>
          <w:szCs w:val="24"/>
          <w:lang w:val="es-VE"/>
        </w:rPr>
        <w:t>&lt;/</w:t>
      </w:r>
      <w:r w:rsidR="005E63CA">
        <w:rPr>
          <w:rFonts w:asciiTheme="minorHAnsi" w:hAnsiTheme="minorHAnsi" w:cstheme="minorHAnsi"/>
          <w:color w:val="0070C0"/>
          <w:sz w:val="24"/>
          <w:szCs w:val="24"/>
        </w:rPr>
        <w:t>Biota-Summaries</w:t>
      </w:r>
      <w:r w:rsidRPr="000A6087">
        <w:rPr>
          <w:rFonts w:asciiTheme="minorHAnsi" w:hAnsiTheme="minorHAnsi" w:cstheme="minorHAnsi"/>
          <w:color w:val="000000" w:themeColor="text1"/>
          <w:sz w:val="24"/>
          <w:szCs w:val="24"/>
          <w:lang w:val="es-VE"/>
        </w:rPr>
        <w:t>&gt;</w:t>
      </w:r>
    </w:p>
    <w:p w14:paraId="60C20543" w14:textId="7285E6EC" w:rsidR="00C738E5" w:rsidRPr="00C738E5" w:rsidRDefault="00C738E5" w:rsidP="00C738E5">
      <w:pPr>
        <w:pStyle w:val="Ttulo1"/>
        <w:numPr>
          <w:ilvl w:val="4"/>
          <w:numId w:val="29"/>
        </w:numPr>
        <w:rPr>
          <w:rStyle w:val="ListLabel1"/>
          <w:b/>
          <w:sz w:val="28"/>
        </w:rPr>
      </w:pPr>
      <w:bookmarkStart w:id="565" w:name="_Toc10659952"/>
      <w:bookmarkStart w:id="566" w:name="_Toc10989882"/>
      <w:r w:rsidRPr="00C738E5">
        <w:rPr>
          <w:rStyle w:val="ListLabel1"/>
          <w:b/>
          <w:sz w:val="28"/>
        </w:rPr>
        <w:t xml:space="preserve">Node: </w:t>
      </w:r>
      <w:r w:rsidR="00FE47FE">
        <w:rPr>
          <w:rStyle w:val="ListLabel1"/>
          <w:b/>
          <w:sz w:val="28"/>
        </w:rPr>
        <w:t xml:space="preserve">Biota </w:t>
      </w:r>
      <w:r w:rsidRPr="00C738E5">
        <w:rPr>
          <w:rStyle w:val="ListLabel1"/>
          <w:b/>
          <w:sz w:val="28"/>
        </w:rPr>
        <w:t>Summary</w:t>
      </w:r>
      <w:bookmarkEnd w:id="565"/>
      <w:bookmarkEnd w:id="566"/>
    </w:p>
    <w:p w14:paraId="0E4991D3" w14:textId="39BD476F" w:rsidR="00F06812" w:rsidRDefault="00C738E5" w:rsidP="00B736C4">
      <w:pPr>
        <w:pStyle w:val="Standard"/>
        <w:spacing w:after="80" w:line="23" w:lineRule="atLeast"/>
        <w:rPr>
          <w:rFonts w:ascii="Bookman Old Style" w:hAnsi="Bookman Old Style"/>
          <w:sz w:val="24"/>
          <w:szCs w:val="24"/>
        </w:rPr>
      </w:pPr>
      <w:r>
        <w:rPr>
          <w:rFonts w:ascii="Bookman Old Style" w:hAnsi="Bookman Old Style"/>
          <w:sz w:val="24"/>
          <w:szCs w:val="24"/>
          <w:u w:val="single"/>
        </w:rPr>
        <w:t>Tag:</w:t>
      </w:r>
      <w:r>
        <w:rPr>
          <w:rFonts w:ascii="Bookman Old Style" w:hAnsi="Bookman Old Style"/>
          <w:sz w:val="24"/>
          <w:szCs w:val="24"/>
        </w:rPr>
        <w:t xml:space="preserve"> &lt;</w:t>
      </w:r>
      <w:r w:rsidR="00FE47FE">
        <w:rPr>
          <w:rFonts w:ascii="Bookman Old Style" w:hAnsi="Bookman Old Style"/>
          <w:sz w:val="24"/>
          <w:szCs w:val="24"/>
        </w:rPr>
        <w:t>Biota-</w:t>
      </w:r>
      <w:r>
        <w:rPr>
          <w:rFonts w:ascii="Bookman Old Style" w:hAnsi="Bookman Old Style"/>
          <w:sz w:val="24"/>
          <w:szCs w:val="24"/>
        </w:rPr>
        <w:t>Summary&gt;</w:t>
      </w:r>
    </w:p>
    <w:p w14:paraId="03A433C7" w14:textId="790CE283" w:rsidR="00F06812" w:rsidRDefault="00C738E5" w:rsidP="00B736C4">
      <w:pPr>
        <w:pStyle w:val="Standard"/>
        <w:spacing w:after="80" w:line="23" w:lineRule="atLeast"/>
        <w:rPr>
          <w:rFonts w:ascii="Bookman Old Style" w:hAnsi="Bookman Old Style"/>
          <w:sz w:val="24"/>
          <w:szCs w:val="24"/>
        </w:rPr>
      </w:pPr>
      <w:r>
        <w:rPr>
          <w:rFonts w:ascii="Bookman Old Style" w:hAnsi="Bookman Old Style"/>
          <w:sz w:val="24"/>
          <w:szCs w:val="24"/>
          <w:u w:val="single"/>
        </w:rPr>
        <w:t>Parent:</w:t>
      </w:r>
      <w:r>
        <w:rPr>
          <w:rFonts w:ascii="Bookman Old Style" w:hAnsi="Bookman Old Style"/>
          <w:sz w:val="24"/>
          <w:szCs w:val="24"/>
        </w:rPr>
        <w:t xml:space="preserve"> </w:t>
      </w:r>
      <w:r w:rsidR="00FE47FE">
        <w:rPr>
          <w:rFonts w:ascii="Bookman Old Style" w:hAnsi="Bookman Old Style"/>
          <w:sz w:val="24"/>
          <w:szCs w:val="24"/>
        </w:rPr>
        <w:t>Biota-</w:t>
      </w:r>
      <w:r>
        <w:rPr>
          <w:rFonts w:ascii="Bookman Old Style" w:hAnsi="Bookman Old Style"/>
          <w:sz w:val="24"/>
          <w:szCs w:val="24"/>
        </w:rPr>
        <w:t>Summaries</w:t>
      </w:r>
    </w:p>
    <w:p w14:paraId="5C9E8DF7" w14:textId="77777777" w:rsidR="00F06812" w:rsidRDefault="00C738E5" w:rsidP="00B736C4">
      <w:pPr>
        <w:pStyle w:val="Standard"/>
        <w:spacing w:after="80" w:line="23" w:lineRule="atLeast"/>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none</w:t>
      </w:r>
    </w:p>
    <w:p w14:paraId="67568077" w14:textId="1BB13B7D" w:rsidR="00C738E5" w:rsidRPr="0059141A" w:rsidRDefault="00C738E5" w:rsidP="00B736C4">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characteristic biota rel</w:t>
      </w:r>
      <w:r w:rsidR="00FE47FE">
        <w:rPr>
          <w:rFonts w:ascii="Bookman Old Style" w:hAnsi="Bookman Old Style"/>
          <w:sz w:val="24"/>
          <w:szCs w:val="24"/>
        </w:rPr>
        <w:t>evant for the assessment target.</w:t>
      </w:r>
      <w:r w:rsidR="00352800">
        <w:rPr>
          <w:rFonts w:ascii="Bookman Old Style" w:hAnsi="Bookman Old Style"/>
          <w:sz w:val="24"/>
          <w:szCs w:val="24"/>
        </w:rPr>
        <w:t xml:space="preserve"> </w:t>
      </w:r>
      <w:ins w:id="567" w:author="Michelle Castellanos" w:date="2019-09-01T20:25:00Z">
        <w:r w:rsidR="00352800" w:rsidRPr="00326286">
          <w:rPr>
            <w:rFonts w:ascii="Bookman Old Style" w:hAnsi="Bookman Old Style"/>
            <w:sz w:val="24"/>
            <w:szCs w:val="24"/>
          </w:rPr>
          <w:t>The characteristic native biota includes the genes, populations, species, assemblages of species and their key interactions that: (i) compositionally distinguish an ecosystem type from others (diagnostic components); and (ii) are central in driving ecosystem dynamics and function, such as ecosystem engineers, trophic or structural dominants, or functionally unique elements (functional components) (Bland et al, 2016).</w:t>
        </w:r>
      </w:ins>
      <w:r w:rsidR="00FE47FE">
        <w:rPr>
          <w:rFonts w:ascii="Bookman Old Style" w:hAnsi="Bookman Old Style"/>
          <w:sz w:val="24"/>
          <w:szCs w:val="24"/>
        </w:rPr>
        <w:t xml:space="preserve"> </w:t>
      </w:r>
      <w:r w:rsidR="0059141A" w:rsidRPr="00E80092">
        <w:rPr>
          <w:rFonts w:ascii="Bookman Old Style" w:hAnsi="Bookman Old Style"/>
          <w:sz w:val="24"/>
          <w:szCs w:val="24"/>
        </w:rPr>
        <w:t xml:space="preserve">If the information is available in more than a language, add a </w:t>
      </w:r>
      <w:commentRangeStart w:id="568"/>
      <w:r w:rsidR="0059141A" w:rsidRPr="00E80092">
        <w:rPr>
          <w:rFonts w:ascii="Bookman Old Style" w:hAnsi="Bookman Old Style"/>
          <w:sz w:val="24"/>
          <w:szCs w:val="24"/>
        </w:rPr>
        <w:t>&lt;</w:t>
      </w:r>
      <w:r w:rsidR="0059141A">
        <w:rPr>
          <w:rFonts w:ascii="Bookman Old Style" w:hAnsi="Bookman Old Style"/>
          <w:sz w:val="24"/>
          <w:szCs w:val="24"/>
        </w:rPr>
        <w:t>Biota-Summary</w:t>
      </w:r>
      <w:r w:rsidR="0059141A" w:rsidRPr="00E80092">
        <w:rPr>
          <w:rFonts w:ascii="Bookman Old Style" w:hAnsi="Bookman Old Style"/>
          <w:sz w:val="24"/>
          <w:szCs w:val="24"/>
        </w:rPr>
        <w:t>&gt; node for each language (see examples).</w:t>
      </w:r>
      <w:commentRangeEnd w:id="568"/>
      <w:r w:rsidR="009F359C">
        <w:rPr>
          <w:rStyle w:val="Refdecomentario"/>
        </w:rPr>
        <w:commentReference w:id="568"/>
      </w:r>
    </w:p>
    <w:p w14:paraId="0C022E42" w14:textId="261F6307" w:rsidR="009B7C5C" w:rsidRDefault="00C738E5" w:rsidP="00B736C4">
      <w:pPr>
        <w:pStyle w:val="Standard"/>
        <w:spacing w:after="80" w:line="23" w:lineRule="atLeast"/>
        <w:jc w:val="both"/>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w:t>
      </w:r>
      <w:r w:rsidR="009B7C5C">
        <w:rPr>
          <w:rFonts w:ascii="Bookman Old Style" w:hAnsi="Bookman Old Style"/>
          <w:sz w:val="24"/>
          <w:szCs w:val="24"/>
        </w:rPr>
        <w:t>lang</w:t>
      </w:r>
    </w:p>
    <w:p w14:paraId="4AB54596" w14:textId="4129A51F" w:rsidR="009B7C5C" w:rsidRDefault="009B7C5C" w:rsidP="00B736C4">
      <w:pPr>
        <w:pStyle w:val="Prrafodelista"/>
        <w:numPr>
          <w:ilvl w:val="0"/>
          <w:numId w:val="2"/>
        </w:numPr>
        <w:spacing w:after="80" w:line="23" w:lineRule="atLeast"/>
      </w:pPr>
      <w:r>
        <w:rPr>
          <w:rFonts w:ascii="Bookman Old Style" w:hAnsi="Bookman Old Style"/>
          <w:sz w:val="24"/>
          <w:szCs w:val="24"/>
        </w:rPr>
        <w:t xml:space="preserve">@lang = </w:t>
      </w:r>
      <w:r w:rsidR="0059141A" w:rsidRPr="00E23777">
        <w:rPr>
          <w:rFonts w:ascii="Bookman Old Style" w:hAnsi="Bookman Old Style"/>
          <w:sz w:val="24"/>
          <w:szCs w:val="24"/>
        </w:rPr>
        <w:t xml:space="preserve">see </w:t>
      </w:r>
      <w:r w:rsidR="0059141A" w:rsidRPr="00E23777">
        <w:rPr>
          <w:rFonts w:ascii="Bookman Old Style" w:hAnsi="Bookman Old Style"/>
          <w:sz w:val="24"/>
          <w:szCs w:val="24"/>
          <w:highlight w:val="cyan"/>
        </w:rPr>
        <w:t>Glossary</w:t>
      </w:r>
      <w:r w:rsidR="0059141A" w:rsidRPr="00E23777">
        <w:rPr>
          <w:rFonts w:ascii="Bookman Old Style" w:hAnsi="Bookman Old Style"/>
          <w:sz w:val="24"/>
          <w:szCs w:val="24"/>
        </w:rPr>
        <w:t xml:space="preserve"> and node </w:t>
      </w:r>
      <w:r w:rsidR="0059141A" w:rsidRPr="00E23777">
        <w:rPr>
          <w:rFonts w:ascii="Bookman Old Style" w:hAnsi="Bookman Old Style"/>
          <w:sz w:val="24"/>
          <w:szCs w:val="24"/>
          <w:highlight w:val="cyan"/>
        </w:rPr>
        <w:t>3.2.1.1 Case Study Name</w:t>
      </w:r>
      <w:r w:rsidR="0059141A" w:rsidRPr="00E23777">
        <w:rPr>
          <w:rFonts w:ascii="Bookman Old Style" w:hAnsi="Bookman Old Style"/>
          <w:sz w:val="24"/>
          <w:szCs w:val="24"/>
        </w:rPr>
        <w:t xml:space="preserve"> for more details.</w:t>
      </w:r>
    </w:p>
    <w:p w14:paraId="031531A7" w14:textId="77777777" w:rsidR="00C738E5" w:rsidRDefault="00C738E5" w:rsidP="00B736C4">
      <w:pPr>
        <w:pStyle w:val="Standard"/>
        <w:spacing w:after="80" w:line="23" w:lineRule="atLeast"/>
      </w:pPr>
      <w:r>
        <w:rPr>
          <w:rFonts w:ascii="Bookman Old Style" w:hAnsi="Bookman Old Style"/>
          <w:sz w:val="24"/>
          <w:szCs w:val="24"/>
          <w:u w:val="single"/>
        </w:rPr>
        <w:t>Example:</w:t>
      </w:r>
    </w:p>
    <w:p w14:paraId="5D7742F9" w14:textId="77777777" w:rsidR="0059141A" w:rsidRPr="0059141A" w:rsidRDefault="0059141A" w:rsidP="00B736C4">
      <w:pPr>
        <w:pStyle w:val="Standard"/>
        <w:spacing w:after="80" w:line="23" w:lineRule="atLeast"/>
        <w:ind w:left="720"/>
        <w:rPr>
          <w:rFonts w:asciiTheme="minorHAnsi" w:hAnsiTheme="minorHAnsi" w:cstheme="minorHAnsi"/>
          <w:lang w:val="es-VE"/>
        </w:rPr>
      </w:pPr>
    </w:p>
    <w:p w14:paraId="2F1E22E0" w14:textId="77777777" w:rsidR="005E63CA" w:rsidRDefault="005E63CA" w:rsidP="005E63CA">
      <w:pPr>
        <w:pStyle w:val="Standard"/>
        <w:spacing w:after="80" w:line="23" w:lineRule="atLeast"/>
        <w:ind w:left="1418" w:firstLine="22"/>
        <w:rPr>
          <w:rFonts w:asciiTheme="minorHAnsi" w:hAnsiTheme="minorHAnsi" w:cstheme="minorHAnsi"/>
          <w:sz w:val="24"/>
          <w:szCs w:val="24"/>
        </w:rPr>
      </w:pPr>
      <w:r w:rsidRPr="00352800">
        <w:rPr>
          <w:rFonts w:asciiTheme="minorHAnsi" w:hAnsiTheme="minorHAnsi" w:cstheme="minorHAnsi"/>
          <w:sz w:val="24"/>
          <w:szCs w:val="24"/>
        </w:rPr>
        <w:t>&lt;</w:t>
      </w:r>
      <w:r w:rsidRPr="005E63CA">
        <w:rPr>
          <w:rFonts w:asciiTheme="minorHAnsi" w:hAnsiTheme="minorHAnsi" w:cstheme="minorHAnsi"/>
          <w:color w:val="0070C0"/>
          <w:sz w:val="24"/>
          <w:szCs w:val="24"/>
        </w:rPr>
        <w:t>Biota-Summary</w:t>
      </w:r>
      <w:r w:rsidRPr="00352800">
        <w:rPr>
          <w:rFonts w:asciiTheme="minorHAnsi" w:hAnsiTheme="minorHAnsi" w:cstheme="minorHAnsi"/>
          <w:sz w:val="24"/>
          <w:szCs w:val="24"/>
        </w:rPr>
        <w:t xml:space="preserve"> </w:t>
      </w:r>
      <w:r w:rsidRPr="005E63CA">
        <w:rPr>
          <w:rFonts w:asciiTheme="minorHAnsi" w:hAnsiTheme="minorHAnsi" w:cstheme="minorHAnsi"/>
          <w:color w:val="FF0000"/>
          <w:sz w:val="24"/>
          <w:szCs w:val="24"/>
        </w:rPr>
        <w:t>lang</w:t>
      </w:r>
      <w:r w:rsidRPr="00352800">
        <w:rPr>
          <w:rFonts w:asciiTheme="minorHAnsi" w:hAnsiTheme="minorHAnsi" w:cstheme="minorHAnsi"/>
          <w:sz w:val="24"/>
          <w:szCs w:val="24"/>
        </w:rPr>
        <w:t xml:space="preserve">="en"&gt;Terrestrial, marine and freshwater biota are associated with the Yellow Sea tidal flat ecosystem, forming a complex ecological community that is dominated by micro- and macro-invertebrates, fish and predatory birds (Bird 2010; Choi et al 2010; Kuwae et al 2012). In general, the </w:t>
      </w:r>
      <w:r w:rsidRPr="00352800">
        <w:rPr>
          <w:rFonts w:asciiTheme="minorHAnsi" w:hAnsiTheme="minorHAnsi" w:cstheme="minorHAnsi"/>
          <w:sz w:val="24"/>
          <w:szCs w:val="24"/>
        </w:rPr>
        <w:lastRenderedPageBreak/>
        <w:t>Yellow Sea tidal flat ecosystem is dominated by tube-building polychaetes and suspension-feeding bivalves (Ahn et al.1995), and supports very high biomass, with molluscs accounting for up to 50% of the benthic biomass at some sites (UNDP/GEF 2007; Choi et al. 2010). Detailed information on benthic diversity, abundance and community composition is limited (Choi et al. 2014), although it is estimated that the Yellow Sea marine ecoregion contains 464 endemic species, many of which occur only in the tidal flat ecosystem (UNDP/GEF 2007). Several endemic species, such as Chinese shrimp and several sub-species of amphioxus have become identified as threatened in recent years (UNDP/GEF 2007; Hao et al . 2014). A key feature of the Yellow Sea ecoregion is the yearly influx of about three million migratory shore-birds that utilize tidal flats during their annual migration between their breeding grounds in the Arctic and non-breeding areas throughout Asia and Oceania (Barter 2002). The Yellow Sea contains 27 sites that support important numbers of 36 species of migratory shorebirds, accounting for almost 40% of all migratory shorebirds that migrate through the East Asian Australasian Flyway (Barter 2002).&lt;/</w:t>
      </w:r>
      <w:r w:rsidRPr="005E63CA">
        <w:rPr>
          <w:rFonts w:asciiTheme="minorHAnsi" w:hAnsiTheme="minorHAnsi" w:cstheme="minorHAnsi"/>
          <w:color w:val="0070C0"/>
          <w:sz w:val="24"/>
          <w:szCs w:val="24"/>
        </w:rPr>
        <w:t>Biota-Summary</w:t>
      </w:r>
      <w:r w:rsidRPr="00352800">
        <w:rPr>
          <w:rFonts w:asciiTheme="minorHAnsi" w:hAnsiTheme="minorHAnsi" w:cstheme="minorHAnsi"/>
          <w:sz w:val="24"/>
          <w:szCs w:val="24"/>
        </w:rPr>
        <w:t>&gt;</w:t>
      </w:r>
    </w:p>
    <w:p w14:paraId="472E1287" w14:textId="77777777" w:rsidR="001D3F73" w:rsidRPr="005E63CA" w:rsidRDefault="001D3F73">
      <w:pPr>
        <w:pStyle w:val="Standard"/>
        <w:jc w:val="both"/>
        <w:rPr>
          <w:rFonts w:ascii="Courier New" w:hAnsi="Courier New" w:cs="Courier New"/>
        </w:rPr>
      </w:pPr>
    </w:p>
    <w:p w14:paraId="4D899152" w14:textId="0938851C" w:rsidR="001D3F73" w:rsidRDefault="00FC6AF8" w:rsidP="00611B6F">
      <w:pPr>
        <w:pStyle w:val="Ttulo1"/>
        <w:numPr>
          <w:ilvl w:val="3"/>
          <w:numId w:val="29"/>
        </w:numPr>
      </w:pPr>
      <w:bookmarkStart w:id="569" w:name="_Toc528812666"/>
      <w:bookmarkStart w:id="570" w:name="_Toc10659953"/>
      <w:bookmarkStart w:id="571" w:name="_Toc10989883"/>
      <w:bookmarkEnd w:id="569"/>
      <w:r>
        <w:t>Node: Abiotic environment</w:t>
      </w:r>
      <w:bookmarkEnd w:id="570"/>
      <w:bookmarkEnd w:id="571"/>
    </w:p>
    <w:p w14:paraId="423EEA24" w14:textId="77777777" w:rsidR="00F06812" w:rsidRPr="000C2DF4" w:rsidRDefault="00FC6AF8" w:rsidP="000C2DF4">
      <w:pPr>
        <w:pStyle w:val="Standard"/>
        <w:spacing w:after="80" w:line="23" w:lineRule="atLeast"/>
        <w:rPr>
          <w:rFonts w:ascii="Bookman Old Style" w:hAnsi="Bookman Old Style"/>
          <w:sz w:val="24"/>
          <w:szCs w:val="24"/>
        </w:rPr>
      </w:pPr>
      <w:r w:rsidRPr="000C2DF4">
        <w:rPr>
          <w:rFonts w:ascii="Bookman Old Style" w:hAnsi="Bookman Old Style"/>
          <w:sz w:val="24"/>
          <w:szCs w:val="24"/>
          <w:u w:val="single"/>
        </w:rPr>
        <w:t>Tag:</w:t>
      </w:r>
      <w:r w:rsidRPr="000C2DF4">
        <w:rPr>
          <w:rFonts w:ascii="Bookman Old Style" w:hAnsi="Bookman Old Style"/>
          <w:sz w:val="24"/>
          <w:szCs w:val="24"/>
        </w:rPr>
        <w:t xml:space="preserve"> &lt;Abiotic-environment&gt;</w:t>
      </w:r>
    </w:p>
    <w:p w14:paraId="6909C20E" w14:textId="4B656BDA" w:rsidR="00F06812" w:rsidRPr="000C2DF4" w:rsidRDefault="00FC6AF8" w:rsidP="000C2DF4">
      <w:pPr>
        <w:pStyle w:val="Standard"/>
        <w:spacing w:after="80" w:line="23" w:lineRule="atLeast"/>
        <w:rPr>
          <w:rFonts w:ascii="Bookman Old Style" w:hAnsi="Bookman Old Style"/>
          <w:sz w:val="24"/>
          <w:szCs w:val="24"/>
        </w:rPr>
      </w:pPr>
      <w:r w:rsidRPr="000C2DF4">
        <w:rPr>
          <w:rFonts w:ascii="Bookman Old Style" w:hAnsi="Bookman Old Style"/>
          <w:sz w:val="24"/>
          <w:szCs w:val="24"/>
          <w:u w:val="single"/>
        </w:rPr>
        <w:t>Parent:</w:t>
      </w:r>
      <w:r w:rsidR="00B002D7" w:rsidRPr="000C2DF4">
        <w:rPr>
          <w:rFonts w:ascii="Bookman Old Style" w:hAnsi="Bookman Old Style"/>
          <w:sz w:val="24"/>
          <w:szCs w:val="24"/>
        </w:rPr>
        <w:t xml:space="preserve"> Assessment-T</w:t>
      </w:r>
      <w:r w:rsidRPr="000C2DF4">
        <w:rPr>
          <w:rFonts w:ascii="Bookman Old Style" w:hAnsi="Bookman Old Style"/>
          <w:sz w:val="24"/>
          <w:szCs w:val="24"/>
        </w:rPr>
        <w:t>arget</w:t>
      </w:r>
    </w:p>
    <w:p w14:paraId="4E04481C" w14:textId="5875AE4A" w:rsidR="001D3F73" w:rsidRPr="000C2DF4" w:rsidRDefault="00FC6AF8" w:rsidP="000C2DF4">
      <w:pPr>
        <w:pStyle w:val="Standard"/>
        <w:spacing w:after="80" w:line="23" w:lineRule="atLeast"/>
        <w:rPr>
          <w:rFonts w:ascii="Bookman Old Style" w:hAnsi="Bookman Old Style"/>
        </w:rPr>
      </w:pPr>
      <w:r w:rsidRPr="000C2DF4">
        <w:rPr>
          <w:rFonts w:ascii="Bookman Old Style" w:hAnsi="Bookman Old Style"/>
          <w:sz w:val="24"/>
          <w:szCs w:val="24"/>
          <w:u w:val="single"/>
        </w:rPr>
        <w:t>Children</w:t>
      </w:r>
      <w:r w:rsidRPr="000C2DF4">
        <w:rPr>
          <w:rFonts w:ascii="Bookman Old Style" w:hAnsi="Bookman Old Style"/>
          <w:sz w:val="24"/>
          <w:szCs w:val="24"/>
        </w:rPr>
        <w:t xml:space="preserve">: </w:t>
      </w:r>
      <w:r w:rsidR="0005690D" w:rsidRPr="000C2DF4">
        <w:rPr>
          <w:rFonts w:ascii="Bookman Old Style" w:hAnsi="Bookman Old Style"/>
          <w:sz w:val="24"/>
          <w:szCs w:val="24"/>
        </w:rPr>
        <w:t>Abiotic-</w:t>
      </w:r>
      <w:r w:rsidRPr="000C2DF4">
        <w:rPr>
          <w:rFonts w:ascii="Bookman Old Style" w:hAnsi="Bookman Old Style"/>
          <w:sz w:val="24"/>
          <w:szCs w:val="24"/>
        </w:rPr>
        <w:t>Summar</w:t>
      </w:r>
      <w:r w:rsidR="00C738E5" w:rsidRPr="000C2DF4">
        <w:rPr>
          <w:rFonts w:ascii="Bookman Old Style" w:hAnsi="Bookman Old Style"/>
          <w:sz w:val="24"/>
          <w:szCs w:val="24"/>
        </w:rPr>
        <w:t>ies</w:t>
      </w:r>
    </w:p>
    <w:p w14:paraId="1A23AD6C" w14:textId="65793282" w:rsidR="001D3F73" w:rsidRPr="000C2DF4" w:rsidRDefault="00FC6AF8" w:rsidP="000C2DF4">
      <w:pPr>
        <w:pStyle w:val="Standard"/>
        <w:spacing w:after="80" w:line="23" w:lineRule="atLeast"/>
        <w:jc w:val="both"/>
        <w:rPr>
          <w:rFonts w:ascii="Bookman Old Style" w:hAnsi="Bookman Old Style"/>
        </w:rPr>
      </w:pPr>
      <w:r w:rsidRPr="000C2DF4">
        <w:rPr>
          <w:rFonts w:ascii="Bookman Old Style" w:hAnsi="Bookman Old Style"/>
          <w:sz w:val="24"/>
          <w:szCs w:val="24"/>
          <w:u w:val="single"/>
        </w:rPr>
        <w:t>Content:</w:t>
      </w:r>
      <w:r w:rsidRPr="000C2DF4">
        <w:rPr>
          <w:rFonts w:ascii="Bookman Old Style" w:hAnsi="Bookman Old Style"/>
          <w:sz w:val="24"/>
          <w:szCs w:val="24"/>
        </w:rPr>
        <w:t xml:space="preserve"> Element </w:t>
      </w:r>
      <w:r w:rsidR="00BD1DCF">
        <w:rPr>
          <w:rFonts w:ascii="Bookman Old Style" w:hAnsi="Bookman Old Style"/>
          <w:sz w:val="24"/>
          <w:szCs w:val="24"/>
        </w:rPr>
        <w:t>containing the</w:t>
      </w:r>
      <w:r w:rsidR="00031823" w:rsidRPr="00031823">
        <w:rPr>
          <w:rFonts w:ascii="Bookman Old Style" w:hAnsi="Bookman Old Style"/>
          <w:sz w:val="24"/>
        </w:rPr>
        <w:t xml:space="preserve"> </w:t>
      </w:r>
      <w:r w:rsidRPr="00031823">
        <w:rPr>
          <w:rFonts w:ascii="Bookman Old Style" w:hAnsi="Bookman Old Style"/>
          <w:sz w:val="24"/>
          <w:szCs w:val="24"/>
        </w:rPr>
        <w:t>text</w:t>
      </w:r>
      <w:r w:rsidRPr="000C2DF4">
        <w:rPr>
          <w:rFonts w:ascii="Bookman Old Style" w:hAnsi="Bookman Old Style"/>
          <w:sz w:val="24"/>
          <w:szCs w:val="24"/>
        </w:rPr>
        <w:t xml:space="preserve"> description</w:t>
      </w:r>
      <w:r w:rsidR="000655A9" w:rsidRPr="000C2DF4">
        <w:rPr>
          <w:rFonts w:ascii="Bookman Old Style" w:hAnsi="Bookman Old Style"/>
          <w:sz w:val="24"/>
          <w:szCs w:val="24"/>
        </w:rPr>
        <w:t>s</w:t>
      </w:r>
      <w:r w:rsidRPr="000C2DF4">
        <w:rPr>
          <w:rFonts w:ascii="Bookman Old Style" w:hAnsi="Bookman Old Style"/>
          <w:sz w:val="24"/>
          <w:szCs w:val="24"/>
        </w:rPr>
        <w:t xml:space="preserve"> </w:t>
      </w:r>
      <w:r w:rsidR="00BD1DCF">
        <w:rPr>
          <w:rFonts w:ascii="Bookman Old Style" w:hAnsi="Bookman Old Style"/>
          <w:sz w:val="24"/>
          <w:szCs w:val="24"/>
        </w:rPr>
        <w:t>of</w:t>
      </w:r>
      <w:r w:rsidRPr="000C2DF4">
        <w:rPr>
          <w:rFonts w:ascii="Bookman Old Style" w:hAnsi="Bookman Old Style"/>
          <w:sz w:val="24"/>
          <w:szCs w:val="24"/>
        </w:rPr>
        <w:t xml:space="preserve"> the abiotic environment. Descriptions should identify salient abiotic features that influence the distribution or function</w:t>
      </w:r>
      <w:r w:rsidR="000655A9" w:rsidRPr="000C2DF4">
        <w:rPr>
          <w:rFonts w:ascii="Bookman Old Style" w:hAnsi="Bookman Old Style"/>
          <w:sz w:val="24"/>
          <w:szCs w:val="24"/>
        </w:rPr>
        <w:t>s</w:t>
      </w:r>
      <w:r w:rsidRPr="000C2DF4">
        <w:rPr>
          <w:rFonts w:ascii="Bookman Old Style" w:hAnsi="Bookman Old Style"/>
          <w:sz w:val="24"/>
          <w:szCs w:val="24"/>
        </w:rPr>
        <w:t xml:space="preserve"> of an </w:t>
      </w:r>
      <w:r w:rsidR="000655A9" w:rsidRPr="000C2DF4">
        <w:rPr>
          <w:rFonts w:ascii="Bookman Old Style" w:hAnsi="Bookman Old Style"/>
          <w:sz w:val="24"/>
          <w:szCs w:val="24"/>
        </w:rPr>
        <w:t>assessment target</w:t>
      </w:r>
      <w:r w:rsidRPr="000C2DF4">
        <w:rPr>
          <w:rFonts w:ascii="Bookman Old Style" w:hAnsi="Bookman Old Style"/>
          <w:sz w:val="24"/>
          <w:szCs w:val="24"/>
        </w:rPr>
        <w:t>, define its natural range of variability, sustain its characteristic native biota, and differentiate it from other systems. For terrestrial ecosystems, salient abiotic features may include substrates, soils and landforms, as well as ranges of key climatic variables, while those of freshwater and marine ecosystems may include key aspects of water regimes, light regimes, tides, currents, climatic factors and physical and chemical properties of the water column (Bland et al, 2016).</w:t>
      </w:r>
    </w:p>
    <w:p w14:paraId="65C0B62A" w14:textId="3BB174D0" w:rsidR="001D3F73" w:rsidRPr="000C2DF4" w:rsidRDefault="000655A9" w:rsidP="000C2DF4">
      <w:pPr>
        <w:pStyle w:val="Standard"/>
        <w:spacing w:after="80" w:line="23" w:lineRule="atLeast"/>
        <w:jc w:val="both"/>
        <w:rPr>
          <w:rFonts w:ascii="Bookman Old Style" w:hAnsi="Bookman Old Style"/>
        </w:rPr>
      </w:pPr>
      <w:r w:rsidRPr="000C2DF4">
        <w:rPr>
          <w:rFonts w:ascii="Bookman Old Style" w:hAnsi="Bookman Old Style"/>
          <w:sz w:val="24"/>
          <w:szCs w:val="24"/>
          <w:highlight w:val="cyan"/>
        </w:rPr>
        <w:t xml:space="preserve">In some </w:t>
      </w:r>
      <w:r w:rsidR="000C2DF4" w:rsidRPr="000C2DF4">
        <w:rPr>
          <w:rFonts w:ascii="Bookman Old Style" w:hAnsi="Bookman Old Style"/>
          <w:sz w:val="24"/>
          <w:szCs w:val="24"/>
          <w:highlight w:val="cyan"/>
        </w:rPr>
        <w:t>cases,</w:t>
      </w:r>
      <w:r w:rsidRPr="000C2DF4">
        <w:rPr>
          <w:rFonts w:ascii="Bookman Old Style" w:hAnsi="Bookman Old Style"/>
          <w:sz w:val="24"/>
          <w:szCs w:val="24"/>
          <w:highlight w:val="cyan"/>
        </w:rPr>
        <w:t xml:space="preserve"> </w:t>
      </w:r>
      <w:r w:rsidR="00FC6AF8" w:rsidRPr="000C2DF4">
        <w:rPr>
          <w:rFonts w:ascii="Bookman Old Style" w:hAnsi="Bookman Old Style"/>
          <w:sz w:val="24"/>
          <w:szCs w:val="24"/>
          <w:highlight w:val="cyan"/>
        </w:rPr>
        <w:t>the abiotic en</w:t>
      </w:r>
      <w:r w:rsidRPr="000C2DF4">
        <w:rPr>
          <w:rFonts w:ascii="Bookman Old Style" w:hAnsi="Bookman Old Style"/>
          <w:sz w:val="24"/>
          <w:szCs w:val="24"/>
          <w:highlight w:val="cyan"/>
        </w:rPr>
        <w:t>vironment is not explicit in the documentation. In those cases, only experienced team members should attempt to fill out the information or the authors should be contacted t</w:t>
      </w:r>
      <w:r w:rsidR="00A8671D">
        <w:rPr>
          <w:rFonts w:ascii="Bookman Old Style" w:hAnsi="Bookman Old Style"/>
          <w:sz w:val="24"/>
          <w:szCs w:val="24"/>
          <w:highlight w:val="cyan"/>
        </w:rPr>
        <w:t>o obtain the additional informa</w:t>
      </w:r>
      <w:r w:rsidRPr="000C2DF4">
        <w:rPr>
          <w:rFonts w:ascii="Bookman Old Style" w:hAnsi="Bookman Old Style"/>
          <w:sz w:val="24"/>
          <w:szCs w:val="24"/>
          <w:highlight w:val="cyan"/>
        </w:rPr>
        <w:t>t</w:t>
      </w:r>
      <w:r w:rsidR="00A8671D">
        <w:rPr>
          <w:rFonts w:ascii="Bookman Old Style" w:hAnsi="Bookman Old Style"/>
          <w:sz w:val="24"/>
          <w:szCs w:val="24"/>
          <w:highlight w:val="cyan"/>
        </w:rPr>
        <w:t>i</w:t>
      </w:r>
      <w:r w:rsidRPr="000C2DF4">
        <w:rPr>
          <w:rFonts w:ascii="Bookman Old Style" w:hAnsi="Bookman Old Style"/>
          <w:sz w:val="24"/>
          <w:szCs w:val="24"/>
          <w:highlight w:val="cyan"/>
        </w:rPr>
        <w:t>on. Less experienced compilers should leave the node empty.</w:t>
      </w:r>
      <w:r w:rsidRPr="000C2DF4">
        <w:rPr>
          <w:rFonts w:ascii="Bookman Old Style" w:hAnsi="Bookman Old Style"/>
          <w:sz w:val="24"/>
          <w:szCs w:val="24"/>
        </w:rPr>
        <w:t xml:space="preserve"> </w:t>
      </w:r>
    </w:p>
    <w:p w14:paraId="2D19505C" w14:textId="6A042ACE" w:rsidR="001D3F73" w:rsidRPr="000C2DF4" w:rsidRDefault="00FC6AF8" w:rsidP="000C2DF4">
      <w:pPr>
        <w:pStyle w:val="Standard"/>
        <w:spacing w:after="80" w:line="23" w:lineRule="atLeast"/>
        <w:jc w:val="both"/>
        <w:rPr>
          <w:rFonts w:ascii="Bookman Old Style" w:hAnsi="Bookman Old Style"/>
        </w:rPr>
      </w:pPr>
      <w:r w:rsidRPr="000C2DF4">
        <w:rPr>
          <w:rFonts w:ascii="Bookman Old Style" w:hAnsi="Bookman Old Style"/>
          <w:sz w:val="24"/>
          <w:szCs w:val="24"/>
          <w:u w:val="single"/>
        </w:rPr>
        <w:t>A</w:t>
      </w:r>
      <w:r w:rsidR="00DD506D" w:rsidRPr="000C2DF4">
        <w:rPr>
          <w:rFonts w:ascii="Bookman Old Style" w:hAnsi="Bookman Old Style"/>
          <w:sz w:val="24"/>
          <w:szCs w:val="24"/>
          <w:u w:val="single"/>
        </w:rPr>
        <w:t>t</w:t>
      </w:r>
      <w:r w:rsidRPr="000C2DF4">
        <w:rPr>
          <w:rFonts w:ascii="Bookman Old Style" w:hAnsi="Bookman Old Style"/>
          <w:sz w:val="24"/>
          <w:szCs w:val="24"/>
          <w:u w:val="single"/>
        </w:rPr>
        <w:t>tributes:</w:t>
      </w:r>
      <w:r w:rsidRPr="000C2DF4">
        <w:rPr>
          <w:rFonts w:ascii="Bookman Old Style" w:hAnsi="Bookman Old Style"/>
          <w:sz w:val="24"/>
          <w:szCs w:val="24"/>
        </w:rPr>
        <w:t xml:space="preserve"> none</w:t>
      </w:r>
    </w:p>
    <w:p w14:paraId="3089E727" w14:textId="63EE7FEE" w:rsidR="001D3F73" w:rsidRPr="000C2DF4" w:rsidRDefault="00FC6AF8" w:rsidP="000C2DF4">
      <w:pPr>
        <w:pStyle w:val="Standard"/>
        <w:spacing w:after="80" w:line="23" w:lineRule="atLeast"/>
        <w:rPr>
          <w:rFonts w:ascii="Bookman Old Style" w:hAnsi="Bookman Old Style"/>
        </w:rPr>
      </w:pPr>
      <w:r w:rsidRPr="000C2DF4">
        <w:rPr>
          <w:rFonts w:ascii="Bookman Old Style" w:hAnsi="Bookman Old Style"/>
          <w:sz w:val="24"/>
          <w:szCs w:val="24"/>
          <w:u w:val="single"/>
        </w:rPr>
        <w:t>Example:</w:t>
      </w:r>
      <w:r w:rsidRPr="000C2DF4">
        <w:rPr>
          <w:rFonts w:ascii="Bookman Old Style" w:hAnsi="Bookman Old Style" w:cs="Courier New"/>
        </w:rPr>
        <w:tab/>
      </w:r>
    </w:p>
    <w:p w14:paraId="357586FB" w14:textId="77777777" w:rsidR="001D3F73" w:rsidRPr="000C2DF4" w:rsidRDefault="00FC6AF8" w:rsidP="000C2DF4">
      <w:pPr>
        <w:pStyle w:val="Standard"/>
        <w:spacing w:after="80" w:line="23" w:lineRule="atLeast"/>
        <w:ind w:firstLine="720"/>
        <w:jc w:val="both"/>
        <w:rPr>
          <w:rFonts w:asciiTheme="minorHAnsi" w:hAnsiTheme="minorHAnsi" w:cstheme="minorHAnsi"/>
          <w:sz w:val="24"/>
          <w:szCs w:val="24"/>
        </w:rPr>
      </w:pPr>
      <w:r w:rsidRPr="000C2DF4">
        <w:rPr>
          <w:rFonts w:asciiTheme="minorHAnsi" w:hAnsiTheme="minorHAnsi" w:cstheme="minorHAnsi"/>
          <w:sz w:val="24"/>
          <w:szCs w:val="24"/>
        </w:rPr>
        <w:t>&lt;</w:t>
      </w:r>
      <w:r w:rsidRPr="000C2DF4">
        <w:rPr>
          <w:rFonts w:asciiTheme="minorHAnsi" w:hAnsiTheme="minorHAnsi" w:cstheme="minorHAnsi"/>
          <w:color w:val="0070C0"/>
          <w:sz w:val="24"/>
          <w:szCs w:val="24"/>
        </w:rPr>
        <w:t>Abiotic-environment</w:t>
      </w:r>
      <w:r w:rsidRPr="000C2DF4">
        <w:rPr>
          <w:rFonts w:asciiTheme="minorHAnsi" w:hAnsiTheme="minorHAnsi" w:cstheme="minorHAnsi"/>
          <w:sz w:val="24"/>
          <w:szCs w:val="24"/>
        </w:rPr>
        <w:t>&gt;</w:t>
      </w:r>
    </w:p>
    <w:p w14:paraId="7F569A67" w14:textId="0D328FD6" w:rsidR="00C738E5" w:rsidRPr="000C2DF4" w:rsidRDefault="00C738E5" w:rsidP="000C2DF4">
      <w:pPr>
        <w:pStyle w:val="Standard"/>
        <w:spacing w:after="80" w:line="23" w:lineRule="atLeast"/>
        <w:ind w:left="1440"/>
        <w:jc w:val="both"/>
        <w:rPr>
          <w:rFonts w:asciiTheme="minorHAnsi" w:hAnsiTheme="minorHAnsi" w:cstheme="minorHAnsi"/>
          <w:sz w:val="24"/>
          <w:szCs w:val="24"/>
        </w:rPr>
      </w:pPr>
      <w:r w:rsidRPr="000C2DF4">
        <w:rPr>
          <w:rFonts w:asciiTheme="minorHAnsi" w:hAnsiTheme="minorHAnsi" w:cstheme="minorHAnsi"/>
          <w:sz w:val="24"/>
          <w:szCs w:val="24"/>
        </w:rPr>
        <w:t>&lt;</w:t>
      </w:r>
      <w:r w:rsidR="0005690D" w:rsidRPr="000C2DF4">
        <w:rPr>
          <w:rFonts w:asciiTheme="minorHAnsi" w:hAnsiTheme="minorHAnsi" w:cstheme="minorHAnsi"/>
          <w:sz w:val="24"/>
          <w:szCs w:val="24"/>
        </w:rPr>
        <w:t>Abiotic-</w:t>
      </w:r>
      <w:r w:rsidRPr="000C2DF4">
        <w:rPr>
          <w:rFonts w:asciiTheme="minorHAnsi" w:hAnsiTheme="minorHAnsi" w:cstheme="minorHAnsi"/>
          <w:sz w:val="24"/>
          <w:szCs w:val="24"/>
        </w:rPr>
        <w:t>Summaries</w:t>
      </w:r>
      <w:r w:rsidR="00FC6AF8" w:rsidRPr="000C2DF4">
        <w:rPr>
          <w:rFonts w:asciiTheme="minorHAnsi" w:hAnsiTheme="minorHAnsi" w:cstheme="minorHAnsi"/>
          <w:sz w:val="24"/>
          <w:szCs w:val="24"/>
        </w:rPr>
        <w:t>&gt;</w:t>
      </w:r>
    </w:p>
    <w:p w14:paraId="78C80D6B" w14:textId="5A37687E" w:rsidR="001D3F73" w:rsidRPr="000C2DF4" w:rsidRDefault="00C738E5" w:rsidP="00A8671D">
      <w:pPr>
        <w:pStyle w:val="Standard"/>
        <w:spacing w:after="80" w:line="23" w:lineRule="atLeast"/>
        <w:ind w:left="1440" w:firstLine="720"/>
        <w:jc w:val="both"/>
        <w:rPr>
          <w:rFonts w:asciiTheme="minorHAnsi" w:hAnsiTheme="minorHAnsi" w:cstheme="minorHAnsi"/>
          <w:sz w:val="24"/>
          <w:szCs w:val="24"/>
        </w:rPr>
      </w:pPr>
      <w:r w:rsidRPr="000C2DF4">
        <w:rPr>
          <w:rFonts w:asciiTheme="minorHAnsi" w:hAnsiTheme="minorHAnsi" w:cstheme="minorHAnsi"/>
          <w:sz w:val="24"/>
          <w:szCs w:val="24"/>
        </w:rPr>
        <w:t>&lt;</w:t>
      </w:r>
      <w:r w:rsidR="0005690D" w:rsidRPr="000C2DF4">
        <w:rPr>
          <w:rFonts w:asciiTheme="minorHAnsi" w:hAnsiTheme="minorHAnsi" w:cstheme="minorHAnsi"/>
          <w:sz w:val="24"/>
          <w:szCs w:val="24"/>
        </w:rPr>
        <w:t>Abiotic-</w:t>
      </w:r>
      <w:r w:rsidRPr="000C2DF4">
        <w:rPr>
          <w:rFonts w:asciiTheme="minorHAnsi" w:hAnsiTheme="minorHAnsi" w:cstheme="minorHAnsi"/>
          <w:sz w:val="24"/>
          <w:szCs w:val="24"/>
        </w:rPr>
        <w:t>Summary lang=”en”&gt;</w:t>
      </w:r>
      <w:r w:rsidR="00FC6AF8" w:rsidRPr="000C2DF4">
        <w:rPr>
          <w:rFonts w:asciiTheme="minorHAnsi" w:hAnsiTheme="minorHAnsi" w:cstheme="minorHAnsi"/>
          <w:sz w:val="24"/>
          <w:szCs w:val="24"/>
        </w:rPr>
        <w:t xml:space="preserve">Tepui shrublands are mostly associated with the slopes and summits of the tepuis, on granite and pink sandstone formations, dating back to the Precambrian period (Huber 1995 veg). Although the Tepui </w:t>
      </w:r>
      <w:r w:rsidR="00FC6AF8" w:rsidRPr="000C2DF4">
        <w:rPr>
          <w:rFonts w:asciiTheme="minorHAnsi" w:hAnsiTheme="minorHAnsi" w:cstheme="minorHAnsi"/>
          <w:sz w:val="24"/>
          <w:szCs w:val="24"/>
        </w:rPr>
        <w:lastRenderedPageBreak/>
        <w:t>shrubland ecosystem appears sporadically at altitudes of 800-1,500 m , with a mesothermic climate (12-24ºC), the best developed and densest communit ies are found on higher grounds (1,500-3,000 m), with submicrothermic climate (6-12ºC). At all elevations, Tepui shrublands are exposed to high air humidit y and precipitation, greater than 2000 mm (Huber 1989; Riina and Huber 2003). With the exception of soils with high organic content, these communities develop on rocky soils (sandstone or granite), where in spite of high precipitation, moisture conditions are limited due to the low water- retention capacit y of the substrate and excessive draining (Riina and Huber 2003), as a consequence of strong winds and high solar radiation periods (Huber 1995a, Zinck and Huber 2011)</w:t>
      </w:r>
      <w:r w:rsidR="005E63CA">
        <w:rPr>
          <w:rFonts w:asciiTheme="minorHAnsi" w:hAnsiTheme="minorHAnsi" w:cstheme="minorHAnsi"/>
          <w:sz w:val="24"/>
          <w:szCs w:val="24"/>
        </w:rPr>
        <w:t>.</w:t>
      </w:r>
      <w:r w:rsidR="00FC6AF8" w:rsidRPr="000C2DF4">
        <w:rPr>
          <w:rFonts w:asciiTheme="minorHAnsi" w:hAnsiTheme="minorHAnsi" w:cstheme="minorHAnsi"/>
          <w:sz w:val="24"/>
          <w:szCs w:val="24"/>
        </w:rPr>
        <w:t>&lt;/</w:t>
      </w:r>
      <w:r w:rsidR="0005690D" w:rsidRPr="000C2DF4">
        <w:rPr>
          <w:rFonts w:asciiTheme="minorHAnsi" w:hAnsiTheme="minorHAnsi" w:cstheme="minorHAnsi"/>
          <w:sz w:val="24"/>
          <w:szCs w:val="24"/>
        </w:rPr>
        <w:t>Abiotic-</w:t>
      </w:r>
      <w:r w:rsidR="00FC6AF8" w:rsidRPr="000C2DF4">
        <w:rPr>
          <w:rFonts w:asciiTheme="minorHAnsi" w:hAnsiTheme="minorHAnsi" w:cstheme="minorHAnsi"/>
          <w:sz w:val="24"/>
          <w:szCs w:val="24"/>
        </w:rPr>
        <w:t>Summary&gt;</w:t>
      </w:r>
    </w:p>
    <w:p w14:paraId="4D608745" w14:textId="0682EC94" w:rsidR="00C738E5" w:rsidRPr="000C2DF4" w:rsidRDefault="00C738E5" w:rsidP="000C2DF4">
      <w:pPr>
        <w:pStyle w:val="Standard"/>
        <w:spacing w:after="80" w:line="23" w:lineRule="atLeast"/>
        <w:ind w:left="1440"/>
        <w:jc w:val="both"/>
        <w:rPr>
          <w:rFonts w:asciiTheme="minorHAnsi" w:hAnsiTheme="minorHAnsi" w:cstheme="minorHAnsi"/>
          <w:sz w:val="24"/>
          <w:szCs w:val="24"/>
        </w:rPr>
      </w:pPr>
      <w:r w:rsidRPr="000C2DF4">
        <w:rPr>
          <w:rFonts w:asciiTheme="minorHAnsi" w:hAnsiTheme="minorHAnsi" w:cstheme="minorHAnsi"/>
          <w:sz w:val="24"/>
          <w:szCs w:val="24"/>
        </w:rPr>
        <w:t>&lt;/</w:t>
      </w:r>
      <w:r w:rsidR="0005690D" w:rsidRPr="000C2DF4">
        <w:rPr>
          <w:rFonts w:asciiTheme="minorHAnsi" w:hAnsiTheme="minorHAnsi" w:cstheme="minorHAnsi"/>
          <w:sz w:val="24"/>
          <w:szCs w:val="24"/>
        </w:rPr>
        <w:t>Abiotic-</w:t>
      </w:r>
      <w:r w:rsidRPr="000C2DF4">
        <w:rPr>
          <w:rFonts w:asciiTheme="minorHAnsi" w:hAnsiTheme="minorHAnsi" w:cstheme="minorHAnsi"/>
          <w:sz w:val="24"/>
          <w:szCs w:val="24"/>
        </w:rPr>
        <w:t>Summaries&gt;</w:t>
      </w:r>
    </w:p>
    <w:p w14:paraId="2DB7B197" w14:textId="77777777" w:rsidR="001D3F73" w:rsidRPr="000C2DF4" w:rsidRDefault="00FC6AF8" w:rsidP="000C2DF4">
      <w:pPr>
        <w:pStyle w:val="Standard"/>
        <w:spacing w:after="80" w:line="23" w:lineRule="atLeast"/>
        <w:ind w:firstLine="720"/>
        <w:jc w:val="both"/>
        <w:rPr>
          <w:rFonts w:asciiTheme="minorHAnsi" w:hAnsiTheme="minorHAnsi" w:cstheme="minorHAnsi"/>
          <w:sz w:val="24"/>
          <w:szCs w:val="24"/>
        </w:rPr>
      </w:pPr>
      <w:r w:rsidRPr="000C2DF4">
        <w:rPr>
          <w:rFonts w:asciiTheme="minorHAnsi" w:hAnsiTheme="minorHAnsi" w:cstheme="minorHAnsi"/>
          <w:sz w:val="24"/>
          <w:szCs w:val="24"/>
        </w:rPr>
        <w:t>&lt;/</w:t>
      </w:r>
      <w:r w:rsidRPr="000C2DF4">
        <w:rPr>
          <w:rFonts w:asciiTheme="minorHAnsi" w:hAnsiTheme="minorHAnsi" w:cstheme="minorHAnsi"/>
          <w:color w:val="0070C0"/>
          <w:sz w:val="24"/>
          <w:szCs w:val="24"/>
        </w:rPr>
        <w:t>Abiotic-environment</w:t>
      </w:r>
      <w:r w:rsidRPr="000C2DF4">
        <w:rPr>
          <w:rFonts w:asciiTheme="minorHAnsi" w:hAnsiTheme="minorHAnsi" w:cstheme="minorHAnsi"/>
          <w:sz w:val="24"/>
          <w:szCs w:val="24"/>
        </w:rPr>
        <w:t>&gt;</w:t>
      </w:r>
    </w:p>
    <w:p w14:paraId="7B24C119" w14:textId="77777777" w:rsidR="001D3F73" w:rsidRPr="000C2DF4" w:rsidRDefault="001D3F73">
      <w:pPr>
        <w:pStyle w:val="Standard"/>
        <w:spacing w:line="276" w:lineRule="auto"/>
        <w:rPr>
          <w:rFonts w:asciiTheme="minorHAnsi" w:hAnsiTheme="minorHAnsi" w:cstheme="minorHAnsi"/>
          <w:b/>
          <w:sz w:val="28"/>
          <w:szCs w:val="28"/>
        </w:rPr>
      </w:pPr>
    </w:p>
    <w:p w14:paraId="63EB8051" w14:textId="35A8761C" w:rsidR="00C738E5" w:rsidRPr="00C738E5" w:rsidRDefault="00C738E5" w:rsidP="00C738E5">
      <w:pPr>
        <w:pStyle w:val="Ttulo1"/>
        <w:numPr>
          <w:ilvl w:val="4"/>
          <w:numId w:val="29"/>
        </w:numPr>
        <w:rPr>
          <w:rStyle w:val="ListLabel1"/>
          <w:b/>
          <w:sz w:val="28"/>
        </w:rPr>
      </w:pPr>
      <w:bookmarkStart w:id="572" w:name="_Toc10659954"/>
      <w:bookmarkStart w:id="573" w:name="_Toc10989884"/>
      <w:r w:rsidRPr="00C738E5">
        <w:rPr>
          <w:rStyle w:val="ListLabel1"/>
          <w:b/>
          <w:sz w:val="28"/>
        </w:rPr>
        <w:t xml:space="preserve">Node: </w:t>
      </w:r>
      <w:r w:rsidR="0005690D">
        <w:rPr>
          <w:rStyle w:val="ListLabel1"/>
          <w:b/>
          <w:sz w:val="28"/>
        </w:rPr>
        <w:t xml:space="preserve">Abiotic </w:t>
      </w:r>
      <w:r w:rsidRPr="00C738E5">
        <w:rPr>
          <w:rStyle w:val="ListLabel1"/>
          <w:b/>
          <w:sz w:val="28"/>
        </w:rPr>
        <w:t>Summar</w:t>
      </w:r>
      <w:r>
        <w:rPr>
          <w:rStyle w:val="ListLabel1"/>
          <w:b/>
          <w:sz w:val="28"/>
        </w:rPr>
        <w:t>ies</w:t>
      </w:r>
      <w:bookmarkEnd w:id="572"/>
      <w:bookmarkEnd w:id="573"/>
    </w:p>
    <w:p w14:paraId="44546664" w14:textId="7464CA52" w:rsidR="00773CDA" w:rsidRPr="00810D5C" w:rsidRDefault="00C738E5"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Tag:</w:t>
      </w:r>
      <w:r w:rsidRPr="00810D5C">
        <w:rPr>
          <w:rFonts w:ascii="Bookman Old Style" w:hAnsi="Bookman Old Style"/>
          <w:sz w:val="24"/>
          <w:szCs w:val="24"/>
        </w:rPr>
        <w:t xml:space="preserve"> &lt;</w:t>
      </w:r>
      <w:r w:rsidR="0005690D">
        <w:rPr>
          <w:rFonts w:ascii="Bookman Old Style" w:hAnsi="Bookman Old Style"/>
          <w:sz w:val="24"/>
          <w:szCs w:val="24"/>
        </w:rPr>
        <w:t>Abiotic-</w:t>
      </w:r>
      <w:r w:rsidRPr="00810D5C">
        <w:rPr>
          <w:rFonts w:ascii="Bookman Old Style" w:hAnsi="Bookman Old Style"/>
          <w:sz w:val="24"/>
          <w:szCs w:val="24"/>
        </w:rPr>
        <w:t>Summaries&gt;</w:t>
      </w:r>
    </w:p>
    <w:p w14:paraId="6C34DAE9" w14:textId="77777777" w:rsidR="00773CDA" w:rsidRPr="00810D5C" w:rsidRDefault="00C738E5"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Parent:</w:t>
      </w:r>
      <w:r w:rsidRPr="00810D5C">
        <w:rPr>
          <w:rFonts w:ascii="Bookman Old Style" w:hAnsi="Bookman Old Style"/>
          <w:sz w:val="24"/>
          <w:szCs w:val="24"/>
        </w:rPr>
        <w:t xml:space="preserve"> </w:t>
      </w:r>
      <w:r w:rsidR="00850155" w:rsidRPr="00810D5C">
        <w:rPr>
          <w:rFonts w:ascii="Bookman Old Style" w:hAnsi="Bookman Old Style"/>
          <w:sz w:val="24"/>
          <w:szCs w:val="24"/>
        </w:rPr>
        <w:t>Abiotic-environment</w:t>
      </w:r>
    </w:p>
    <w:p w14:paraId="7D50C6A5" w14:textId="51770217" w:rsidR="00C738E5" w:rsidRPr="00810D5C" w:rsidRDefault="00C738E5"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Children</w:t>
      </w:r>
      <w:r w:rsidRPr="00810D5C">
        <w:rPr>
          <w:rFonts w:ascii="Bookman Old Style" w:hAnsi="Bookman Old Style"/>
          <w:sz w:val="24"/>
          <w:szCs w:val="24"/>
        </w:rPr>
        <w:t xml:space="preserve">: </w:t>
      </w:r>
      <w:r w:rsidR="0005690D">
        <w:rPr>
          <w:rFonts w:ascii="Bookman Old Style" w:hAnsi="Bookman Old Style"/>
          <w:sz w:val="24"/>
          <w:szCs w:val="24"/>
        </w:rPr>
        <w:t>Abiotic-</w:t>
      </w:r>
      <w:r w:rsidRPr="00810D5C">
        <w:rPr>
          <w:rFonts w:ascii="Bookman Old Style" w:hAnsi="Bookman Old Style"/>
          <w:sz w:val="24"/>
          <w:szCs w:val="24"/>
        </w:rPr>
        <w:t>Summary</w:t>
      </w:r>
    </w:p>
    <w:p w14:paraId="1EE19437" w14:textId="0CE84EA2" w:rsidR="00C738E5" w:rsidRPr="00810D5C" w:rsidRDefault="00C738E5"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Content:</w:t>
      </w:r>
      <w:r w:rsidRPr="00810D5C">
        <w:rPr>
          <w:rFonts w:ascii="Bookman Old Style" w:hAnsi="Bookman Old Style"/>
          <w:sz w:val="24"/>
          <w:szCs w:val="24"/>
        </w:rPr>
        <w:t xml:space="preserve"> Element containing </w:t>
      </w:r>
      <w:r w:rsidR="006101B2">
        <w:rPr>
          <w:rFonts w:ascii="Bookman Old Style" w:hAnsi="Bookman Old Style"/>
          <w:sz w:val="24"/>
          <w:szCs w:val="24"/>
        </w:rPr>
        <w:t xml:space="preserve">a list of </w:t>
      </w:r>
      <w:r w:rsidRPr="00810D5C">
        <w:rPr>
          <w:rFonts w:ascii="Bookman Old Style" w:hAnsi="Bookman Old Style"/>
          <w:sz w:val="24"/>
          <w:szCs w:val="24"/>
        </w:rPr>
        <w:t xml:space="preserve">the text descriptions of the </w:t>
      </w:r>
      <w:r w:rsidR="0009139B" w:rsidRPr="000C2DF4">
        <w:rPr>
          <w:rFonts w:ascii="Bookman Old Style" w:hAnsi="Bookman Old Style"/>
          <w:sz w:val="24"/>
          <w:szCs w:val="24"/>
        </w:rPr>
        <w:t>abiotic en</w:t>
      </w:r>
      <w:r w:rsidR="0009139B">
        <w:rPr>
          <w:rFonts w:ascii="Bookman Old Style" w:hAnsi="Bookman Old Style"/>
          <w:sz w:val="24"/>
          <w:szCs w:val="24"/>
        </w:rPr>
        <w:t>vironment</w:t>
      </w:r>
      <w:r w:rsidR="0009139B" w:rsidRPr="000C2DF4">
        <w:rPr>
          <w:rFonts w:ascii="Bookman Old Style" w:hAnsi="Bookman Old Style"/>
          <w:sz w:val="24"/>
          <w:szCs w:val="24"/>
        </w:rPr>
        <w:t xml:space="preserve"> </w:t>
      </w:r>
      <w:r w:rsidRPr="00810D5C">
        <w:rPr>
          <w:rFonts w:ascii="Bookman Old Style" w:hAnsi="Bookman Old Style"/>
          <w:sz w:val="24"/>
          <w:szCs w:val="24"/>
        </w:rPr>
        <w:t>re</w:t>
      </w:r>
      <w:r w:rsidR="0009139B">
        <w:rPr>
          <w:rFonts w:ascii="Bookman Old Style" w:hAnsi="Bookman Old Style"/>
          <w:sz w:val="24"/>
          <w:szCs w:val="24"/>
        </w:rPr>
        <w:t>levant for the assessment target in the different languages available.</w:t>
      </w:r>
    </w:p>
    <w:p w14:paraId="4EFFC797" w14:textId="77777777" w:rsidR="00C738E5" w:rsidRPr="00810D5C" w:rsidRDefault="00C738E5" w:rsidP="0009139B">
      <w:pPr>
        <w:pStyle w:val="Standard"/>
        <w:spacing w:after="80" w:line="23" w:lineRule="atLeast"/>
        <w:jc w:val="both"/>
        <w:rPr>
          <w:rFonts w:ascii="Bookman Old Style" w:hAnsi="Bookman Old Style"/>
          <w:sz w:val="24"/>
          <w:szCs w:val="24"/>
        </w:rPr>
      </w:pPr>
      <w:r w:rsidRPr="00810D5C">
        <w:rPr>
          <w:rFonts w:ascii="Bookman Old Style" w:hAnsi="Bookman Old Style"/>
          <w:sz w:val="24"/>
          <w:szCs w:val="24"/>
          <w:u w:val="single"/>
        </w:rPr>
        <w:t>Attributes:</w:t>
      </w:r>
      <w:r w:rsidRPr="00810D5C">
        <w:rPr>
          <w:rFonts w:ascii="Bookman Old Style" w:hAnsi="Bookman Old Style"/>
          <w:sz w:val="24"/>
          <w:szCs w:val="24"/>
        </w:rPr>
        <w:t xml:space="preserve"> none</w:t>
      </w:r>
    </w:p>
    <w:p w14:paraId="4598BBE1" w14:textId="77777777" w:rsidR="00C738E5" w:rsidRPr="00810D5C" w:rsidRDefault="00C738E5"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Example:</w:t>
      </w:r>
    </w:p>
    <w:p w14:paraId="0F6C8048" w14:textId="30B2E32E" w:rsidR="00C738E5" w:rsidRPr="00810D5C" w:rsidRDefault="00C738E5" w:rsidP="0009139B">
      <w:pPr>
        <w:pStyle w:val="Standard"/>
        <w:spacing w:after="80" w:line="23" w:lineRule="atLeast"/>
        <w:ind w:firstLine="720"/>
        <w:rPr>
          <w:rFonts w:asciiTheme="minorHAnsi" w:hAnsiTheme="minorHAnsi" w:cstheme="minorHAnsi"/>
          <w:sz w:val="24"/>
          <w:szCs w:val="24"/>
        </w:rPr>
      </w:pPr>
      <w:r w:rsidRPr="00810D5C">
        <w:rPr>
          <w:rFonts w:asciiTheme="minorHAnsi" w:hAnsiTheme="minorHAnsi" w:cstheme="minorHAnsi"/>
          <w:sz w:val="24"/>
          <w:szCs w:val="24"/>
        </w:rPr>
        <w:t>&lt;</w:t>
      </w:r>
      <w:r w:rsidR="0005690D" w:rsidRPr="00B002D7">
        <w:rPr>
          <w:rFonts w:asciiTheme="minorHAnsi" w:hAnsiTheme="minorHAnsi" w:cstheme="minorHAnsi"/>
          <w:color w:val="0070C0"/>
          <w:sz w:val="24"/>
          <w:szCs w:val="24"/>
        </w:rPr>
        <w:t>Abiotic-</w:t>
      </w:r>
      <w:r w:rsidRPr="00810D5C">
        <w:rPr>
          <w:rFonts w:asciiTheme="minorHAnsi" w:hAnsiTheme="minorHAnsi" w:cstheme="minorHAnsi"/>
          <w:color w:val="0070C0"/>
          <w:sz w:val="24"/>
          <w:szCs w:val="24"/>
        </w:rPr>
        <w:t>Summaries</w:t>
      </w:r>
      <w:r w:rsidRPr="00810D5C">
        <w:rPr>
          <w:rFonts w:asciiTheme="minorHAnsi" w:hAnsiTheme="minorHAnsi" w:cstheme="minorHAnsi"/>
          <w:sz w:val="24"/>
          <w:szCs w:val="24"/>
        </w:rPr>
        <w:t>&gt;</w:t>
      </w:r>
    </w:p>
    <w:p w14:paraId="5081FFF4" w14:textId="0434C17C" w:rsidR="00C738E5" w:rsidRPr="00810D5C" w:rsidRDefault="00C738E5" w:rsidP="0009139B">
      <w:pPr>
        <w:pStyle w:val="Standard"/>
        <w:spacing w:after="80" w:line="23" w:lineRule="atLeast"/>
        <w:ind w:left="1170"/>
        <w:rPr>
          <w:rFonts w:asciiTheme="minorHAnsi" w:hAnsiTheme="minorHAnsi" w:cstheme="minorHAnsi"/>
          <w:sz w:val="24"/>
          <w:szCs w:val="24"/>
        </w:rPr>
      </w:pPr>
      <w:r w:rsidRPr="00810D5C">
        <w:rPr>
          <w:rFonts w:asciiTheme="minorHAnsi" w:hAnsiTheme="minorHAnsi" w:cstheme="minorHAnsi"/>
          <w:sz w:val="24"/>
          <w:szCs w:val="24"/>
        </w:rPr>
        <w:t>&lt;</w:t>
      </w:r>
      <w:r w:rsidR="0005690D">
        <w:rPr>
          <w:rFonts w:asciiTheme="minorHAnsi" w:hAnsiTheme="minorHAnsi" w:cstheme="minorHAnsi"/>
          <w:sz w:val="24"/>
          <w:szCs w:val="24"/>
        </w:rPr>
        <w:t>Abiotic-</w:t>
      </w:r>
      <w:r w:rsidR="00BD1DCF">
        <w:rPr>
          <w:rFonts w:asciiTheme="minorHAnsi" w:hAnsiTheme="minorHAnsi" w:cstheme="minorHAnsi"/>
          <w:sz w:val="24"/>
          <w:szCs w:val="24"/>
        </w:rPr>
        <w:t>Summary lang</w:t>
      </w:r>
      <w:r w:rsidRPr="00810D5C">
        <w:rPr>
          <w:rFonts w:asciiTheme="minorHAnsi" w:hAnsiTheme="minorHAnsi" w:cstheme="minorHAnsi"/>
          <w:sz w:val="24"/>
          <w:szCs w:val="24"/>
        </w:rPr>
        <w:t>=</w:t>
      </w:r>
      <w:r w:rsidR="00BD1DCF">
        <w:rPr>
          <w:rFonts w:asciiTheme="minorHAnsi" w:hAnsiTheme="minorHAnsi" w:cstheme="minorHAnsi"/>
          <w:sz w:val="24"/>
          <w:szCs w:val="24"/>
        </w:rPr>
        <w:t>”</w:t>
      </w:r>
      <w:r w:rsidRPr="00810D5C">
        <w:rPr>
          <w:rFonts w:asciiTheme="minorHAnsi" w:hAnsiTheme="minorHAnsi" w:cstheme="minorHAnsi"/>
          <w:sz w:val="24"/>
          <w:szCs w:val="24"/>
        </w:rPr>
        <w:t>en”&gt;</w:t>
      </w:r>
      <w:ins w:id="574" w:author="Michelle Castellanos" w:date="2019-09-01T20:38:00Z">
        <w:r w:rsidR="00A60916" w:rsidRPr="00A60916">
          <w:rPr>
            <w:rFonts w:asciiTheme="minorHAnsi" w:hAnsiTheme="minorHAnsi" w:cstheme="minorHAnsi"/>
            <w:sz w:val="24"/>
            <w:szCs w:val="24"/>
          </w:rPr>
          <w:t>Kelp forests are confined to cold, nutrient-rich, open, rocky coastal waters. A dependence upon light for photosynthesis restricts them to clear shallow water, rarely deeper than 15-40m.</w:t>
        </w:r>
      </w:ins>
      <w:commentRangeStart w:id="575"/>
      <w:del w:id="576" w:author="Michelle Castellanos" w:date="2019-09-01T20:36:00Z">
        <w:r w:rsidRPr="00810D5C" w:rsidDel="005E63CA">
          <w:rPr>
            <w:rFonts w:asciiTheme="minorHAnsi" w:hAnsiTheme="minorHAnsi" w:cstheme="minorHAnsi"/>
            <w:sz w:val="24"/>
            <w:szCs w:val="24"/>
          </w:rPr>
          <w:delText xml:space="preserve"> </w:delText>
        </w:r>
      </w:del>
      <w:del w:id="577" w:author="Michelle Castellanos" w:date="2019-09-01T20:35:00Z">
        <w:r w:rsidRPr="00810D5C" w:rsidDel="005E63CA">
          <w:rPr>
            <w:rFonts w:asciiTheme="minorHAnsi" w:hAnsiTheme="minorHAnsi" w:cstheme="minorHAnsi"/>
            <w:sz w:val="24"/>
            <w:szCs w:val="24"/>
          </w:rPr>
          <w:delText>This ecosystem type is characterized by vegetation dominated by peat mosses (e.g. Sphagnum magellanicum, Sphagnum fuscum) and insectivorous plants like sundew (Drosera sp.). The dominance by peat mosses together with geomorphic and hydrological processes distinguishes raised bogs from other ecosystem types. Other typical species for raised bogs in Germany are the vascular plants bog-rosemary (Andromeda polifolia) and cranberry (Vaccinium oxycoccos), the butterfly species Boloria aquilonaris (Cranberry Fritillary), the moth Carsia sororiata (Manchester Treble-Bar) and the ground beetle Agon</w:delText>
        </w:r>
        <w:r w:rsidR="00773CDA" w:rsidRPr="00810D5C" w:rsidDel="005E63CA">
          <w:rPr>
            <w:rFonts w:asciiTheme="minorHAnsi" w:hAnsiTheme="minorHAnsi" w:cstheme="minorHAnsi"/>
            <w:sz w:val="24"/>
            <w:szCs w:val="24"/>
          </w:rPr>
          <w:delText>um ericeti (Blab et al., 1995).</w:delText>
        </w:r>
        <w:r w:rsidRPr="00810D5C" w:rsidDel="005E63CA">
          <w:rPr>
            <w:rFonts w:asciiTheme="minorHAnsi" w:hAnsiTheme="minorHAnsi" w:cstheme="minorHAnsi"/>
            <w:sz w:val="24"/>
            <w:szCs w:val="24"/>
          </w:rPr>
          <w:delText>&lt;/</w:delText>
        </w:r>
      </w:del>
      <w:r w:rsidR="005E63CA">
        <w:rPr>
          <w:rFonts w:asciiTheme="minorHAnsi" w:hAnsiTheme="minorHAnsi" w:cstheme="minorHAnsi"/>
          <w:sz w:val="24"/>
          <w:szCs w:val="24"/>
        </w:rPr>
        <w:t>&lt;/</w:t>
      </w:r>
      <w:commentRangeEnd w:id="575"/>
      <w:r w:rsidR="005E63CA">
        <w:rPr>
          <w:rStyle w:val="Refdecomentario"/>
        </w:rPr>
        <w:commentReference w:id="575"/>
      </w:r>
      <w:r w:rsidR="0005690D">
        <w:rPr>
          <w:rFonts w:asciiTheme="minorHAnsi" w:hAnsiTheme="minorHAnsi" w:cstheme="minorHAnsi"/>
          <w:sz w:val="24"/>
          <w:szCs w:val="24"/>
        </w:rPr>
        <w:t>Abiotic-</w:t>
      </w:r>
      <w:r w:rsidRPr="00810D5C">
        <w:rPr>
          <w:rFonts w:asciiTheme="minorHAnsi" w:hAnsiTheme="minorHAnsi" w:cstheme="minorHAnsi"/>
          <w:sz w:val="24"/>
          <w:szCs w:val="24"/>
        </w:rPr>
        <w:t>Summary&gt;</w:t>
      </w:r>
    </w:p>
    <w:p w14:paraId="26451D84" w14:textId="3D490878" w:rsidR="00C738E5" w:rsidRPr="00810D5C" w:rsidRDefault="00C738E5" w:rsidP="0009139B">
      <w:pPr>
        <w:pStyle w:val="Standard"/>
        <w:spacing w:after="80" w:line="23" w:lineRule="atLeast"/>
        <w:ind w:firstLine="720"/>
        <w:rPr>
          <w:rFonts w:asciiTheme="minorHAnsi" w:hAnsiTheme="minorHAnsi" w:cstheme="minorHAnsi"/>
          <w:sz w:val="24"/>
          <w:szCs w:val="24"/>
        </w:rPr>
      </w:pPr>
      <w:r w:rsidRPr="00810D5C">
        <w:rPr>
          <w:rFonts w:asciiTheme="minorHAnsi" w:hAnsiTheme="minorHAnsi" w:cstheme="minorHAnsi"/>
          <w:sz w:val="24"/>
          <w:szCs w:val="24"/>
        </w:rPr>
        <w:t>&lt;/</w:t>
      </w:r>
      <w:r w:rsidR="0005690D" w:rsidRPr="00B002D7">
        <w:rPr>
          <w:rFonts w:asciiTheme="minorHAnsi" w:hAnsiTheme="minorHAnsi" w:cstheme="minorHAnsi"/>
          <w:color w:val="0070C0"/>
          <w:sz w:val="24"/>
          <w:szCs w:val="24"/>
        </w:rPr>
        <w:t>Abiotic-</w:t>
      </w:r>
      <w:r w:rsidRPr="00810D5C">
        <w:rPr>
          <w:rFonts w:asciiTheme="minorHAnsi" w:hAnsiTheme="minorHAnsi" w:cstheme="minorHAnsi"/>
          <w:color w:val="0070C0"/>
          <w:sz w:val="24"/>
          <w:szCs w:val="24"/>
        </w:rPr>
        <w:t>Summaries</w:t>
      </w:r>
      <w:r w:rsidRPr="00810D5C">
        <w:rPr>
          <w:rFonts w:asciiTheme="minorHAnsi" w:hAnsiTheme="minorHAnsi" w:cstheme="minorHAnsi"/>
          <w:sz w:val="24"/>
          <w:szCs w:val="24"/>
        </w:rPr>
        <w:t>&gt;</w:t>
      </w:r>
    </w:p>
    <w:p w14:paraId="448A1DAE" w14:textId="77777777" w:rsidR="00C738E5" w:rsidRDefault="00C738E5" w:rsidP="00C738E5">
      <w:pPr>
        <w:pStyle w:val="Standard"/>
        <w:spacing w:after="0"/>
        <w:ind w:left="1170" w:firstLine="720"/>
        <w:rPr>
          <w:rFonts w:ascii="Courier New" w:hAnsi="Courier New" w:cs="Courier New"/>
        </w:rPr>
      </w:pPr>
    </w:p>
    <w:p w14:paraId="2C117741" w14:textId="79A8B346" w:rsidR="009B7C5C" w:rsidRPr="00C738E5" w:rsidRDefault="009B7C5C" w:rsidP="009B7C5C">
      <w:pPr>
        <w:pStyle w:val="Ttulo1"/>
        <w:numPr>
          <w:ilvl w:val="5"/>
          <w:numId w:val="29"/>
        </w:numPr>
        <w:rPr>
          <w:rStyle w:val="ListLabel1"/>
          <w:b/>
          <w:sz w:val="28"/>
        </w:rPr>
      </w:pPr>
      <w:bookmarkStart w:id="578" w:name="_Toc528812667"/>
      <w:bookmarkStart w:id="579" w:name="_Toc10659955"/>
      <w:bookmarkStart w:id="580" w:name="_Toc10989885"/>
      <w:bookmarkEnd w:id="578"/>
      <w:r>
        <w:rPr>
          <w:rStyle w:val="ListLabel1"/>
          <w:b/>
          <w:sz w:val="28"/>
        </w:rPr>
        <w:lastRenderedPageBreak/>
        <w:t xml:space="preserve">Node: </w:t>
      </w:r>
      <w:r w:rsidR="00B002D7">
        <w:rPr>
          <w:rStyle w:val="ListLabel1"/>
          <w:b/>
          <w:sz w:val="28"/>
        </w:rPr>
        <w:t xml:space="preserve">Abiotic </w:t>
      </w:r>
      <w:r>
        <w:rPr>
          <w:rStyle w:val="ListLabel1"/>
          <w:b/>
          <w:sz w:val="28"/>
        </w:rPr>
        <w:t>Summary</w:t>
      </w:r>
      <w:bookmarkEnd w:id="579"/>
      <w:bookmarkEnd w:id="580"/>
    </w:p>
    <w:p w14:paraId="3CBD5B67" w14:textId="2D663A16" w:rsidR="001D3F73" w:rsidRPr="00810D5C" w:rsidRDefault="00FC6AF8"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Tag:</w:t>
      </w:r>
      <w:r w:rsidRPr="00810D5C">
        <w:rPr>
          <w:rFonts w:ascii="Bookman Old Style" w:hAnsi="Bookman Old Style"/>
          <w:sz w:val="24"/>
          <w:szCs w:val="24"/>
        </w:rPr>
        <w:t xml:space="preserve"> &lt;</w:t>
      </w:r>
      <w:r w:rsidR="00B002D7">
        <w:rPr>
          <w:rFonts w:ascii="Bookman Old Style" w:hAnsi="Bookman Old Style"/>
          <w:sz w:val="24"/>
          <w:szCs w:val="24"/>
        </w:rPr>
        <w:t>Abiotic-</w:t>
      </w:r>
      <w:r w:rsidRPr="00810D5C">
        <w:rPr>
          <w:rFonts w:ascii="Bookman Old Style" w:hAnsi="Bookman Old Style"/>
          <w:sz w:val="24"/>
          <w:szCs w:val="24"/>
        </w:rPr>
        <w:t>Summary&gt;</w:t>
      </w:r>
    </w:p>
    <w:p w14:paraId="3CCEE795" w14:textId="23642B0D" w:rsidR="00773CDA" w:rsidRPr="00810D5C" w:rsidRDefault="00FC6AF8"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Parent:</w:t>
      </w:r>
      <w:r w:rsidRPr="00810D5C">
        <w:rPr>
          <w:rFonts w:ascii="Bookman Old Style" w:hAnsi="Bookman Old Style"/>
          <w:sz w:val="24"/>
          <w:szCs w:val="24"/>
        </w:rPr>
        <w:t xml:space="preserve"> </w:t>
      </w:r>
      <w:r w:rsidR="00B002D7">
        <w:rPr>
          <w:rFonts w:ascii="Bookman Old Style" w:hAnsi="Bookman Old Style"/>
          <w:sz w:val="24"/>
          <w:szCs w:val="24"/>
        </w:rPr>
        <w:t>Abiotic-</w:t>
      </w:r>
      <w:r w:rsidR="009B7C5C" w:rsidRPr="00810D5C">
        <w:rPr>
          <w:rFonts w:ascii="Bookman Old Style" w:hAnsi="Bookman Old Style"/>
          <w:sz w:val="24"/>
          <w:szCs w:val="24"/>
        </w:rPr>
        <w:t>Summaries</w:t>
      </w:r>
    </w:p>
    <w:p w14:paraId="39FCF5B8" w14:textId="043E5B23" w:rsidR="00773CDA" w:rsidRPr="00810D5C" w:rsidRDefault="00FC6AF8"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Children</w:t>
      </w:r>
      <w:r w:rsidRPr="00810D5C">
        <w:rPr>
          <w:rFonts w:ascii="Bookman Old Style" w:hAnsi="Bookman Old Style"/>
          <w:sz w:val="24"/>
          <w:szCs w:val="24"/>
        </w:rPr>
        <w:t>: none</w:t>
      </w:r>
    </w:p>
    <w:p w14:paraId="47381B41" w14:textId="5FDEC129" w:rsidR="0009139B" w:rsidRPr="00E80092" w:rsidRDefault="00FC6AF8"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Content:</w:t>
      </w:r>
      <w:r w:rsidRPr="00810D5C">
        <w:rPr>
          <w:rFonts w:ascii="Bookman Old Style" w:hAnsi="Bookman Old Style"/>
          <w:sz w:val="24"/>
          <w:szCs w:val="24"/>
        </w:rPr>
        <w:t xml:space="preserve"> Element containing the text description of the abiotic environment relevant for the assessment target.</w:t>
      </w:r>
      <w:r w:rsidR="0009139B">
        <w:rPr>
          <w:rFonts w:ascii="Bookman Old Style" w:hAnsi="Bookman Old Style"/>
          <w:sz w:val="24"/>
          <w:szCs w:val="24"/>
        </w:rPr>
        <w:t xml:space="preserve"> </w:t>
      </w:r>
      <w:r w:rsidR="0009139B" w:rsidRPr="00E80092">
        <w:rPr>
          <w:rFonts w:ascii="Bookman Old Style" w:hAnsi="Bookman Old Style"/>
          <w:sz w:val="24"/>
          <w:szCs w:val="24"/>
        </w:rPr>
        <w:t>If the information is available in more than a language, add an &lt;</w:t>
      </w:r>
      <w:r w:rsidR="0009139B">
        <w:rPr>
          <w:rFonts w:ascii="Bookman Old Style" w:hAnsi="Bookman Old Style"/>
          <w:sz w:val="24"/>
          <w:szCs w:val="24"/>
        </w:rPr>
        <w:t>Abiotic-Summary</w:t>
      </w:r>
      <w:r w:rsidR="0009139B" w:rsidRPr="00E80092">
        <w:rPr>
          <w:rFonts w:ascii="Bookman Old Style" w:hAnsi="Bookman Old Style"/>
          <w:sz w:val="24"/>
          <w:szCs w:val="24"/>
        </w:rPr>
        <w:t>&gt; node for each language (see examples).</w:t>
      </w:r>
    </w:p>
    <w:p w14:paraId="399EBE6A" w14:textId="77777777" w:rsidR="009B7C5C" w:rsidRPr="00810D5C" w:rsidRDefault="009B7C5C" w:rsidP="0009139B">
      <w:pPr>
        <w:pStyle w:val="Standard"/>
        <w:spacing w:after="80" w:line="23" w:lineRule="atLeast"/>
        <w:jc w:val="both"/>
        <w:rPr>
          <w:rFonts w:ascii="Bookman Old Style" w:hAnsi="Bookman Old Style"/>
          <w:sz w:val="24"/>
          <w:szCs w:val="24"/>
        </w:rPr>
      </w:pPr>
      <w:r w:rsidRPr="00810D5C">
        <w:rPr>
          <w:rFonts w:ascii="Bookman Old Style" w:hAnsi="Bookman Old Style"/>
          <w:sz w:val="24"/>
          <w:szCs w:val="24"/>
          <w:u w:val="single"/>
        </w:rPr>
        <w:t>Attributes:</w:t>
      </w:r>
      <w:r w:rsidRPr="00810D5C">
        <w:rPr>
          <w:rFonts w:ascii="Bookman Old Style" w:hAnsi="Bookman Old Style"/>
          <w:sz w:val="24"/>
          <w:szCs w:val="24"/>
        </w:rPr>
        <w:t xml:space="preserve"> lang</w:t>
      </w:r>
    </w:p>
    <w:p w14:paraId="19FBA979" w14:textId="51A9078A" w:rsidR="009B7C5C" w:rsidRPr="00B002D7" w:rsidRDefault="009B7C5C" w:rsidP="0009139B">
      <w:pPr>
        <w:pStyle w:val="Prrafodelista"/>
        <w:numPr>
          <w:ilvl w:val="0"/>
          <w:numId w:val="2"/>
        </w:numPr>
        <w:spacing w:after="80" w:line="23" w:lineRule="atLeast"/>
        <w:rPr>
          <w:rFonts w:ascii="Bookman Old Style" w:hAnsi="Bookman Old Style"/>
          <w:sz w:val="24"/>
          <w:szCs w:val="24"/>
        </w:rPr>
      </w:pPr>
      <w:r w:rsidRPr="00810D5C">
        <w:rPr>
          <w:rFonts w:ascii="Bookman Old Style" w:hAnsi="Bookman Old Style"/>
          <w:sz w:val="24"/>
          <w:szCs w:val="24"/>
        </w:rPr>
        <w:t xml:space="preserve">@lang = </w:t>
      </w:r>
      <w:r w:rsidR="00B002D7" w:rsidRPr="00E23777">
        <w:rPr>
          <w:rFonts w:ascii="Bookman Old Style" w:hAnsi="Bookman Old Style"/>
          <w:sz w:val="24"/>
          <w:szCs w:val="24"/>
        </w:rPr>
        <w:t xml:space="preserve">see </w:t>
      </w:r>
      <w:r w:rsidR="00B002D7" w:rsidRPr="00E23777">
        <w:rPr>
          <w:rFonts w:ascii="Bookman Old Style" w:hAnsi="Bookman Old Style"/>
          <w:sz w:val="24"/>
          <w:szCs w:val="24"/>
          <w:highlight w:val="cyan"/>
        </w:rPr>
        <w:t>Glossary</w:t>
      </w:r>
      <w:r w:rsidR="00B002D7" w:rsidRPr="00E23777">
        <w:rPr>
          <w:rFonts w:ascii="Bookman Old Style" w:hAnsi="Bookman Old Style"/>
          <w:sz w:val="24"/>
          <w:szCs w:val="24"/>
        </w:rPr>
        <w:t xml:space="preserve"> and node </w:t>
      </w:r>
      <w:r w:rsidR="00B002D7" w:rsidRPr="00E23777">
        <w:rPr>
          <w:rFonts w:ascii="Bookman Old Style" w:hAnsi="Bookman Old Style"/>
          <w:sz w:val="24"/>
          <w:szCs w:val="24"/>
          <w:highlight w:val="cyan"/>
        </w:rPr>
        <w:t>3.2.1.1 Case Study Name</w:t>
      </w:r>
      <w:r w:rsidR="00B002D7" w:rsidRPr="00E23777">
        <w:rPr>
          <w:rFonts w:ascii="Bookman Old Style" w:hAnsi="Bookman Old Style"/>
          <w:sz w:val="24"/>
          <w:szCs w:val="24"/>
        </w:rPr>
        <w:t xml:space="preserve"> for more details.</w:t>
      </w:r>
      <w:r w:rsidR="00B002D7">
        <w:rPr>
          <w:rFonts w:ascii="Bookman Old Style" w:hAnsi="Bookman Old Style"/>
          <w:sz w:val="24"/>
          <w:szCs w:val="24"/>
        </w:rPr>
        <w:t xml:space="preserve"> </w:t>
      </w:r>
    </w:p>
    <w:p w14:paraId="6BFD91A9" w14:textId="77777777" w:rsidR="001D3F73" w:rsidRPr="00810D5C" w:rsidRDefault="00FC6AF8" w:rsidP="0009139B">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Example:</w:t>
      </w:r>
    </w:p>
    <w:p w14:paraId="79C9ED56" w14:textId="129441EF" w:rsidR="001D3F73" w:rsidRPr="00810D5C" w:rsidRDefault="009B7C5C" w:rsidP="0009139B">
      <w:pPr>
        <w:pStyle w:val="Standard"/>
        <w:spacing w:after="80" w:line="23" w:lineRule="atLeast"/>
        <w:ind w:left="720"/>
        <w:rPr>
          <w:rFonts w:asciiTheme="minorHAnsi" w:hAnsiTheme="minorHAnsi" w:cstheme="minorHAnsi"/>
          <w:sz w:val="24"/>
          <w:szCs w:val="24"/>
        </w:rPr>
      </w:pPr>
      <w:r w:rsidRPr="00810D5C">
        <w:rPr>
          <w:rFonts w:asciiTheme="minorHAnsi" w:hAnsiTheme="minorHAnsi" w:cstheme="minorHAnsi"/>
          <w:sz w:val="24"/>
          <w:szCs w:val="24"/>
        </w:rPr>
        <w:t>&lt;</w:t>
      </w:r>
      <w:r w:rsidR="00B002D7" w:rsidRPr="00B002D7">
        <w:rPr>
          <w:rFonts w:asciiTheme="minorHAnsi" w:hAnsiTheme="minorHAnsi" w:cstheme="minorHAnsi"/>
          <w:color w:val="0070C0"/>
          <w:sz w:val="24"/>
          <w:szCs w:val="24"/>
        </w:rPr>
        <w:t>Abiotic-</w:t>
      </w:r>
      <w:r w:rsidRPr="00B002D7">
        <w:rPr>
          <w:rFonts w:asciiTheme="minorHAnsi" w:hAnsiTheme="minorHAnsi" w:cstheme="minorHAnsi"/>
          <w:color w:val="0070C0"/>
          <w:sz w:val="24"/>
          <w:szCs w:val="24"/>
        </w:rPr>
        <w:t xml:space="preserve">Summary </w:t>
      </w:r>
      <w:r w:rsidRPr="00A8671D">
        <w:rPr>
          <w:rFonts w:asciiTheme="minorHAnsi" w:hAnsiTheme="minorHAnsi" w:cstheme="minorHAnsi"/>
          <w:color w:val="FF0000"/>
          <w:sz w:val="24"/>
          <w:szCs w:val="24"/>
        </w:rPr>
        <w:t>lang</w:t>
      </w:r>
      <w:r w:rsidRPr="00810D5C">
        <w:rPr>
          <w:rFonts w:asciiTheme="minorHAnsi" w:hAnsiTheme="minorHAnsi" w:cstheme="minorHAnsi"/>
          <w:sz w:val="24"/>
          <w:szCs w:val="24"/>
        </w:rPr>
        <w:t>=</w:t>
      </w:r>
      <w:r w:rsidR="00A8671D" w:rsidRPr="00810D5C">
        <w:rPr>
          <w:rFonts w:asciiTheme="minorHAnsi" w:hAnsiTheme="minorHAnsi" w:cstheme="minorHAnsi"/>
          <w:sz w:val="24"/>
          <w:szCs w:val="24"/>
        </w:rPr>
        <w:t>”</w:t>
      </w:r>
      <w:r w:rsidRPr="00810D5C">
        <w:rPr>
          <w:rFonts w:asciiTheme="minorHAnsi" w:hAnsiTheme="minorHAnsi" w:cstheme="minorHAnsi"/>
          <w:sz w:val="24"/>
          <w:szCs w:val="24"/>
        </w:rPr>
        <w:t>en”</w:t>
      </w:r>
      <w:r w:rsidR="00810D5C">
        <w:rPr>
          <w:rFonts w:asciiTheme="minorHAnsi" w:hAnsiTheme="minorHAnsi" w:cstheme="minorHAnsi"/>
          <w:sz w:val="24"/>
          <w:szCs w:val="24"/>
        </w:rPr>
        <w:t>&gt;</w:t>
      </w:r>
      <w:r w:rsidR="00A60916" w:rsidRPr="00A60916">
        <w:rPr>
          <w:rFonts w:asciiTheme="minorHAnsi" w:hAnsiTheme="minorHAnsi" w:cstheme="minorHAnsi"/>
          <w:sz w:val="24"/>
          <w:szCs w:val="24"/>
        </w:rPr>
        <w:t xml:space="preserve"> </w:t>
      </w:r>
      <w:commentRangeStart w:id="581"/>
      <w:ins w:id="582" w:author="Michelle Castellanos" w:date="2019-09-01T20:36:00Z">
        <w:r w:rsidR="00A60916" w:rsidRPr="005E63CA">
          <w:rPr>
            <w:rFonts w:asciiTheme="minorHAnsi" w:hAnsiTheme="minorHAnsi" w:cstheme="minorHAnsi"/>
            <w:sz w:val="24"/>
            <w:szCs w:val="24"/>
          </w:rPr>
          <w:t>The Yellow Sea is a shallow (mean depth c. 45 m), semi-enclosed sea with surrounding geography varying from mountain ranges in South Korea to low-elevation coastal plains across much of the northern and western regions. As such, tidal flats in the Yellow Sea are among the largest on earth; in areas with high tidal amplitude (macrotidal, &gt; 4 m), they may attain a width of nearly 20 km when exposed at low tide (Healy et al. 2002). A key feature of the Yellow Sea tidal flats is the seasonal switching from an erosion- to accretion-dominated system in some areas, depending on the occurrence of the monsoon (Healy et al. 2002).</w:t>
        </w:r>
      </w:ins>
      <w:commentRangeEnd w:id="581"/>
      <w:r w:rsidR="00A60916">
        <w:rPr>
          <w:rStyle w:val="Refdecomentario"/>
        </w:rPr>
        <w:commentReference w:id="581"/>
      </w:r>
      <w:del w:id="583" w:author="Michelle Castellanos" w:date="2019-09-01T20:37:00Z">
        <w:r w:rsidR="00FC6AF8" w:rsidRPr="00810D5C" w:rsidDel="00A60916">
          <w:rPr>
            <w:rFonts w:asciiTheme="minorHAnsi" w:hAnsiTheme="minorHAnsi" w:cstheme="minorHAnsi"/>
            <w:sz w:val="24"/>
            <w:szCs w:val="24"/>
          </w:rPr>
          <w:delText>Tepui shrublands are mostly associated with the slopes and summits of the tepuis, on granite and pink sandstone formations, dating back to the Precambrian period (Huber 1995 veg). Although the Tepui shrubland ecosystem appears sporadically at altitudes of 800-1,500 m , with a mesothermic climate (12-24ºC), the best developed and densest communit ies are found on higher grounds (1,500-3,000 m), with submicrothermic climate (6-12ºC). At all elevations, Tepui shrublands are exposed to high air humidity and precipitation, greater than 2000 mm (Huber 1989; Riina and Huber 2003). With the exception of soils with high organic content, these communities develop on rocky soils (sandstone or granite), where in spite of high precipitation, moisture conditions are limited due to the low water- retention capacity of the substrate and excessive draining (Riina and Huber 2003), as a consequence of strong winds and high solar radiation periods (Huber 1995a, Zinck and Huber 2011</w:delText>
        </w:r>
        <w:r w:rsidR="00810D5C" w:rsidDel="00A60916">
          <w:rPr>
            <w:rFonts w:asciiTheme="minorHAnsi" w:hAnsiTheme="minorHAnsi" w:cstheme="minorHAnsi"/>
            <w:sz w:val="24"/>
            <w:szCs w:val="24"/>
          </w:rPr>
          <w:delText>).</w:delText>
        </w:r>
      </w:del>
      <w:r w:rsidR="00E8536E" w:rsidRPr="00810D5C">
        <w:rPr>
          <w:rFonts w:asciiTheme="minorHAnsi" w:hAnsiTheme="minorHAnsi" w:cstheme="minorHAnsi"/>
          <w:sz w:val="24"/>
          <w:szCs w:val="24"/>
        </w:rPr>
        <w:t>&lt;</w:t>
      </w:r>
      <w:r w:rsidR="00FC6AF8" w:rsidRPr="00810D5C">
        <w:rPr>
          <w:rFonts w:asciiTheme="minorHAnsi" w:hAnsiTheme="minorHAnsi" w:cstheme="minorHAnsi"/>
          <w:sz w:val="24"/>
          <w:szCs w:val="24"/>
        </w:rPr>
        <w:t>/</w:t>
      </w:r>
      <w:r w:rsidR="00B002D7" w:rsidRPr="00B002D7">
        <w:rPr>
          <w:rFonts w:asciiTheme="minorHAnsi" w:hAnsiTheme="minorHAnsi" w:cstheme="minorHAnsi"/>
          <w:color w:val="0070C0"/>
          <w:sz w:val="24"/>
          <w:szCs w:val="24"/>
        </w:rPr>
        <w:t>Abiotic-</w:t>
      </w:r>
      <w:r w:rsidR="00FC6AF8" w:rsidRPr="00810D5C">
        <w:rPr>
          <w:rFonts w:asciiTheme="minorHAnsi" w:hAnsiTheme="minorHAnsi" w:cstheme="minorHAnsi"/>
          <w:color w:val="0070C0"/>
          <w:sz w:val="24"/>
          <w:szCs w:val="24"/>
        </w:rPr>
        <w:t>Summary</w:t>
      </w:r>
      <w:r w:rsidR="00FC6AF8" w:rsidRPr="00810D5C">
        <w:rPr>
          <w:rFonts w:asciiTheme="minorHAnsi" w:hAnsiTheme="minorHAnsi" w:cstheme="minorHAnsi"/>
          <w:sz w:val="24"/>
          <w:szCs w:val="24"/>
        </w:rPr>
        <w:t>&gt;</w:t>
      </w:r>
    </w:p>
    <w:p w14:paraId="525C6BEB" w14:textId="0812D590" w:rsidR="001D3F73" w:rsidRDefault="00FC6AF8" w:rsidP="00611B6F">
      <w:pPr>
        <w:pStyle w:val="Ttulo1"/>
        <w:numPr>
          <w:ilvl w:val="3"/>
          <w:numId w:val="29"/>
        </w:numPr>
      </w:pPr>
      <w:bookmarkStart w:id="584" w:name="_Toc528812668"/>
      <w:bookmarkStart w:id="585" w:name="_Toc10659956"/>
      <w:bookmarkStart w:id="586" w:name="_Toc10989886"/>
      <w:r>
        <w:t>Node: Biotic processes</w:t>
      </w:r>
      <w:bookmarkEnd w:id="584"/>
      <w:bookmarkEnd w:id="585"/>
      <w:bookmarkEnd w:id="586"/>
    </w:p>
    <w:p w14:paraId="6D3A8C2A" w14:textId="77777777" w:rsidR="00773CDA" w:rsidRPr="005B5252" w:rsidRDefault="00FC6AF8" w:rsidP="005B5252">
      <w:pPr>
        <w:pStyle w:val="Standard"/>
        <w:spacing w:after="80" w:line="23" w:lineRule="atLeast"/>
        <w:rPr>
          <w:rFonts w:ascii="Bookman Old Style" w:hAnsi="Bookman Old Style"/>
          <w:sz w:val="24"/>
          <w:szCs w:val="24"/>
        </w:rPr>
      </w:pPr>
      <w:r w:rsidRPr="005B5252">
        <w:rPr>
          <w:rFonts w:ascii="Bookman Old Style" w:hAnsi="Bookman Old Style"/>
          <w:sz w:val="24"/>
          <w:szCs w:val="24"/>
          <w:u w:val="single"/>
        </w:rPr>
        <w:t>Tag:</w:t>
      </w:r>
      <w:r w:rsidRPr="005B5252">
        <w:rPr>
          <w:rFonts w:ascii="Bookman Old Style" w:hAnsi="Bookman Old Style"/>
          <w:sz w:val="24"/>
          <w:szCs w:val="24"/>
        </w:rPr>
        <w:t xml:space="preserve">   &lt;Biotic-processes&gt;</w:t>
      </w:r>
    </w:p>
    <w:p w14:paraId="52E9CF30" w14:textId="77777777" w:rsidR="00773CDA" w:rsidRPr="005B5252" w:rsidRDefault="00FC6AF8" w:rsidP="005B5252">
      <w:pPr>
        <w:pStyle w:val="Standard"/>
        <w:spacing w:after="80" w:line="23" w:lineRule="atLeast"/>
        <w:rPr>
          <w:rFonts w:ascii="Bookman Old Style" w:hAnsi="Bookman Old Style"/>
          <w:sz w:val="24"/>
          <w:szCs w:val="24"/>
        </w:rPr>
      </w:pPr>
      <w:r w:rsidRPr="005B5252">
        <w:rPr>
          <w:rFonts w:ascii="Bookman Old Style" w:hAnsi="Bookman Old Style"/>
          <w:sz w:val="24"/>
          <w:szCs w:val="24"/>
          <w:u w:val="single"/>
        </w:rPr>
        <w:t>Parent:</w:t>
      </w:r>
      <w:r w:rsidRPr="005B5252">
        <w:rPr>
          <w:rFonts w:ascii="Bookman Old Style" w:hAnsi="Bookman Old Style"/>
          <w:sz w:val="24"/>
          <w:szCs w:val="24"/>
        </w:rPr>
        <w:t xml:space="preserve"> Assessment-</w:t>
      </w:r>
      <w:r w:rsidR="00872127" w:rsidRPr="005B5252">
        <w:rPr>
          <w:rFonts w:ascii="Bookman Old Style" w:hAnsi="Bookman Old Style"/>
          <w:sz w:val="24"/>
          <w:szCs w:val="24"/>
        </w:rPr>
        <w:t>T</w:t>
      </w:r>
      <w:r w:rsidRPr="005B5252">
        <w:rPr>
          <w:rFonts w:ascii="Bookman Old Style" w:hAnsi="Bookman Old Style"/>
          <w:sz w:val="24"/>
          <w:szCs w:val="24"/>
        </w:rPr>
        <w:t>arget</w:t>
      </w:r>
    </w:p>
    <w:p w14:paraId="59832F12" w14:textId="023471BF" w:rsidR="001D3F73" w:rsidRPr="005B5252" w:rsidRDefault="00FC6AF8" w:rsidP="005B5252">
      <w:pPr>
        <w:pStyle w:val="Standard"/>
        <w:spacing w:after="80" w:line="23" w:lineRule="atLeast"/>
        <w:rPr>
          <w:rFonts w:ascii="Bookman Old Style" w:hAnsi="Bookman Old Style"/>
          <w:sz w:val="24"/>
          <w:szCs w:val="24"/>
        </w:rPr>
      </w:pPr>
      <w:r w:rsidRPr="005B5252">
        <w:rPr>
          <w:rFonts w:ascii="Bookman Old Style" w:hAnsi="Bookman Old Style"/>
          <w:sz w:val="24"/>
          <w:szCs w:val="24"/>
          <w:u w:val="single"/>
        </w:rPr>
        <w:t>Children</w:t>
      </w:r>
      <w:r w:rsidRPr="005B5252">
        <w:rPr>
          <w:rFonts w:ascii="Bookman Old Style" w:hAnsi="Bookman Old Style"/>
          <w:sz w:val="24"/>
          <w:szCs w:val="24"/>
        </w:rPr>
        <w:t xml:space="preserve">: </w:t>
      </w:r>
      <w:r w:rsidR="00364330" w:rsidRPr="005B5252">
        <w:rPr>
          <w:rFonts w:ascii="Bookman Old Style" w:hAnsi="Bookman Old Style"/>
          <w:sz w:val="24"/>
          <w:szCs w:val="24"/>
        </w:rPr>
        <w:t>Processes-Summaries</w:t>
      </w:r>
    </w:p>
    <w:p w14:paraId="741EDCAC" w14:textId="58F06A5E" w:rsidR="001D3F73" w:rsidRPr="005B5252" w:rsidRDefault="00FC6AF8" w:rsidP="005B5252">
      <w:pPr>
        <w:pStyle w:val="Standard"/>
        <w:spacing w:after="80" w:line="23" w:lineRule="atLeast"/>
        <w:jc w:val="both"/>
        <w:rPr>
          <w:rFonts w:ascii="Bookman Old Style" w:hAnsi="Bookman Old Style"/>
          <w:sz w:val="24"/>
          <w:szCs w:val="24"/>
        </w:rPr>
      </w:pPr>
      <w:r w:rsidRPr="005B5252">
        <w:rPr>
          <w:rFonts w:ascii="Bookman Old Style" w:hAnsi="Bookman Old Style"/>
          <w:sz w:val="24"/>
          <w:szCs w:val="24"/>
          <w:u w:val="single"/>
        </w:rPr>
        <w:t>Content:</w:t>
      </w:r>
      <w:r w:rsidRPr="005B5252">
        <w:rPr>
          <w:rFonts w:ascii="Bookman Old Style" w:hAnsi="Bookman Old Style"/>
          <w:sz w:val="24"/>
          <w:szCs w:val="24"/>
        </w:rPr>
        <w:t xml:space="preserve"> Element containing a text describing the </w:t>
      </w:r>
      <w:r w:rsidR="006101B2">
        <w:rPr>
          <w:rFonts w:ascii="Bookman Old Style" w:hAnsi="Bookman Old Style"/>
          <w:sz w:val="24"/>
          <w:szCs w:val="24"/>
        </w:rPr>
        <w:t xml:space="preserve">key </w:t>
      </w:r>
      <w:r w:rsidRPr="005B5252">
        <w:rPr>
          <w:rFonts w:ascii="Bookman Old Style" w:hAnsi="Bookman Old Style"/>
          <w:sz w:val="24"/>
          <w:szCs w:val="24"/>
        </w:rPr>
        <w:t>biotic processes</w:t>
      </w:r>
      <w:r w:rsidR="00DD5BB1" w:rsidRPr="005B5252">
        <w:rPr>
          <w:rFonts w:ascii="Bookman Old Style" w:hAnsi="Bookman Old Style"/>
          <w:sz w:val="24"/>
          <w:szCs w:val="24"/>
        </w:rPr>
        <w:t xml:space="preserve"> and interactions</w:t>
      </w:r>
      <w:r w:rsidR="006101B2">
        <w:rPr>
          <w:rFonts w:ascii="Bookman Old Style" w:hAnsi="Bookman Old Style"/>
          <w:sz w:val="24"/>
          <w:szCs w:val="24"/>
        </w:rPr>
        <w:t xml:space="preserve"> that characterize the assessment target</w:t>
      </w:r>
      <w:r w:rsidRPr="005B5252">
        <w:rPr>
          <w:rFonts w:ascii="Bookman Old Style" w:hAnsi="Bookman Old Style"/>
          <w:sz w:val="24"/>
          <w:szCs w:val="24"/>
        </w:rPr>
        <w:t>. Biotic processes and interactions refer to the understanding of ecosystem dynamics essential for assessing risks related to functional declines (Bland, 2006). In some cases</w:t>
      </w:r>
      <w:r w:rsidR="006101B2">
        <w:rPr>
          <w:rFonts w:ascii="Bookman Old Style" w:hAnsi="Bookman Old Style"/>
          <w:sz w:val="24"/>
          <w:szCs w:val="24"/>
        </w:rPr>
        <w:t>,</w:t>
      </w:r>
      <w:r w:rsidRPr="005B5252">
        <w:rPr>
          <w:rFonts w:ascii="Bookman Old Style" w:hAnsi="Bookman Old Style"/>
          <w:sz w:val="24"/>
          <w:szCs w:val="24"/>
        </w:rPr>
        <w:t xml:space="preserve"> processes and interactions are implicit in threatening processes or in other </w:t>
      </w:r>
      <w:r w:rsidRPr="005B5252">
        <w:rPr>
          <w:rFonts w:ascii="Bookman Old Style" w:hAnsi="Bookman Old Style"/>
          <w:sz w:val="24"/>
          <w:szCs w:val="24"/>
        </w:rPr>
        <w:lastRenderedPageBreak/>
        <w:t>sections of the assessment, thus</w:t>
      </w:r>
      <w:r w:rsidR="004F22DF" w:rsidRPr="005B5252">
        <w:rPr>
          <w:rFonts w:ascii="Bookman Old Style" w:hAnsi="Bookman Old Style"/>
          <w:sz w:val="24"/>
          <w:szCs w:val="24"/>
        </w:rPr>
        <w:t xml:space="preserve"> it</w:t>
      </w:r>
      <w:r w:rsidRPr="005B5252">
        <w:rPr>
          <w:rFonts w:ascii="Bookman Old Style" w:hAnsi="Bookman Old Style"/>
          <w:sz w:val="24"/>
          <w:szCs w:val="24"/>
        </w:rPr>
        <w:t xml:space="preserve"> is important </w:t>
      </w:r>
      <w:r w:rsidR="004F22DF" w:rsidRPr="005B5252">
        <w:rPr>
          <w:rFonts w:ascii="Bookman Old Style" w:hAnsi="Bookman Old Style"/>
          <w:sz w:val="24"/>
          <w:szCs w:val="24"/>
        </w:rPr>
        <w:t xml:space="preserve">to </w:t>
      </w:r>
      <w:r w:rsidRPr="005B5252">
        <w:rPr>
          <w:rFonts w:ascii="Bookman Old Style" w:hAnsi="Bookman Old Style"/>
          <w:sz w:val="24"/>
          <w:szCs w:val="24"/>
        </w:rPr>
        <w:t>locate the proper information to include it in this section.</w:t>
      </w:r>
    </w:p>
    <w:p w14:paraId="5F049AEF" w14:textId="2233E594" w:rsidR="001D3F73" w:rsidRPr="005B5252" w:rsidRDefault="00872127" w:rsidP="005B5252">
      <w:pPr>
        <w:pStyle w:val="Standard"/>
        <w:spacing w:after="80" w:line="23" w:lineRule="atLeast"/>
        <w:jc w:val="both"/>
        <w:rPr>
          <w:rFonts w:ascii="Bookman Old Style" w:hAnsi="Bookman Old Style"/>
          <w:sz w:val="24"/>
          <w:szCs w:val="24"/>
        </w:rPr>
      </w:pPr>
      <w:r w:rsidRPr="005B5252">
        <w:rPr>
          <w:rFonts w:ascii="Bookman Old Style" w:hAnsi="Bookman Old Style"/>
          <w:sz w:val="24"/>
          <w:szCs w:val="24"/>
          <w:u w:val="single"/>
        </w:rPr>
        <w:t>Attributes</w:t>
      </w:r>
      <w:r w:rsidR="00FC6AF8" w:rsidRPr="005B5252">
        <w:rPr>
          <w:rFonts w:ascii="Bookman Old Style" w:hAnsi="Bookman Old Style"/>
          <w:sz w:val="24"/>
          <w:szCs w:val="24"/>
          <w:u w:val="single"/>
        </w:rPr>
        <w:t>:</w:t>
      </w:r>
      <w:r w:rsidR="00FC6AF8" w:rsidRPr="005B5252">
        <w:rPr>
          <w:rFonts w:ascii="Bookman Old Style" w:hAnsi="Bookman Old Style"/>
          <w:sz w:val="24"/>
          <w:szCs w:val="24"/>
        </w:rPr>
        <w:t xml:space="preserve"> none</w:t>
      </w:r>
    </w:p>
    <w:p w14:paraId="4EB8A4C1" w14:textId="77777777" w:rsidR="001D3F73" w:rsidRPr="005B5252" w:rsidRDefault="00FC6AF8" w:rsidP="005B5252">
      <w:pPr>
        <w:pStyle w:val="Standard"/>
        <w:spacing w:after="80" w:line="23" w:lineRule="atLeast"/>
        <w:rPr>
          <w:rFonts w:ascii="Bookman Old Style" w:hAnsi="Bookman Old Style"/>
          <w:sz w:val="24"/>
          <w:szCs w:val="24"/>
        </w:rPr>
      </w:pPr>
      <w:r w:rsidRPr="005B5252">
        <w:rPr>
          <w:rFonts w:ascii="Bookman Old Style" w:hAnsi="Bookman Old Style"/>
          <w:sz w:val="24"/>
          <w:szCs w:val="24"/>
          <w:u w:val="single"/>
        </w:rPr>
        <w:t>Example:</w:t>
      </w:r>
    </w:p>
    <w:p w14:paraId="2AFBBC8B" w14:textId="3A27CC8B" w:rsidR="001D3F73" w:rsidRPr="005B5252" w:rsidRDefault="00FC6AF8" w:rsidP="005B5252">
      <w:pPr>
        <w:pStyle w:val="Standard"/>
        <w:spacing w:after="80" w:line="23" w:lineRule="atLeast"/>
        <w:jc w:val="both"/>
        <w:rPr>
          <w:rFonts w:asciiTheme="minorHAnsi" w:hAnsiTheme="minorHAnsi" w:cstheme="minorHAnsi"/>
          <w:sz w:val="24"/>
          <w:szCs w:val="24"/>
        </w:rPr>
      </w:pPr>
      <w:r w:rsidRPr="005B5252">
        <w:rPr>
          <w:rFonts w:ascii="Bookman Old Style" w:hAnsi="Bookman Old Style" w:cs="Courier New"/>
          <w:sz w:val="24"/>
          <w:szCs w:val="24"/>
        </w:rPr>
        <w:tab/>
      </w:r>
      <w:r w:rsidRPr="005B5252">
        <w:rPr>
          <w:rFonts w:asciiTheme="minorHAnsi" w:hAnsiTheme="minorHAnsi" w:cstheme="minorHAnsi"/>
          <w:sz w:val="24"/>
          <w:szCs w:val="24"/>
        </w:rPr>
        <w:t>&lt;</w:t>
      </w:r>
      <w:r w:rsidRPr="005B5252">
        <w:rPr>
          <w:rFonts w:asciiTheme="minorHAnsi" w:hAnsiTheme="minorHAnsi" w:cstheme="minorHAnsi"/>
          <w:color w:val="0070C0"/>
          <w:sz w:val="24"/>
          <w:szCs w:val="24"/>
        </w:rPr>
        <w:t>Biotic-processes</w:t>
      </w:r>
      <w:r w:rsidRPr="005B5252">
        <w:rPr>
          <w:rFonts w:asciiTheme="minorHAnsi" w:hAnsiTheme="minorHAnsi" w:cstheme="minorHAnsi"/>
          <w:sz w:val="24"/>
          <w:szCs w:val="24"/>
        </w:rPr>
        <w:t>&gt;</w:t>
      </w:r>
    </w:p>
    <w:p w14:paraId="5E638289" w14:textId="6ED21CF6" w:rsidR="00364330" w:rsidRPr="005B5252" w:rsidRDefault="00364330" w:rsidP="005B5252">
      <w:pPr>
        <w:pStyle w:val="Standard"/>
        <w:spacing w:after="80" w:line="23" w:lineRule="atLeast"/>
        <w:jc w:val="both"/>
        <w:rPr>
          <w:rFonts w:asciiTheme="minorHAnsi" w:hAnsiTheme="minorHAnsi" w:cstheme="minorHAnsi"/>
          <w:sz w:val="24"/>
          <w:szCs w:val="24"/>
        </w:rPr>
      </w:pPr>
      <w:r w:rsidRPr="005B5252">
        <w:rPr>
          <w:rFonts w:asciiTheme="minorHAnsi" w:hAnsiTheme="minorHAnsi" w:cstheme="minorHAnsi"/>
          <w:sz w:val="24"/>
          <w:szCs w:val="24"/>
        </w:rPr>
        <w:tab/>
        <w:t xml:space="preserve">      &lt;Processes-Summaries&gt;</w:t>
      </w:r>
    </w:p>
    <w:p w14:paraId="167CF0D2" w14:textId="7B66BE3A" w:rsidR="001D3F73" w:rsidRPr="005B5252" w:rsidRDefault="00FC6AF8" w:rsidP="005B5252">
      <w:pPr>
        <w:pStyle w:val="Standard"/>
        <w:spacing w:after="80" w:line="23" w:lineRule="atLeast"/>
        <w:ind w:left="1440"/>
        <w:jc w:val="both"/>
        <w:rPr>
          <w:rFonts w:asciiTheme="minorHAnsi" w:hAnsiTheme="minorHAnsi" w:cstheme="minorHAnsi"/>
          <w:sz w:val="24"/>
          <w:szCs w:val="24"/>
        </w:rPr>
      </w:pPr>
      <w:r w:rsidRPr="005B5252">
        <w:rPr>
          <w:rFonts w:asciiTheme="minorHAnsi" w:hAnsiTheme="minorHAnsi" w:cstheme="minorHAnsi"/>
          <w:sz w:val="24"/>
          <w:szCs w:val="24"/>
        </w:rPr>
        <w:t>&lt;</w:t>
      </w:r>
      <w:r w:rsidR="00364330" w:rsidRPr="005B5252">
        <w:rPr>
          <w:rFonts w:asciiTheme="minorHAnsi" w:hAnsiTheme="minorHAnsi" w:cstheme="minorHAnsi"/>
          <w:sz w:val="24"/>
          <w:szCs w:val="24"/>
        </w:rPr>
        <w:t>Processes-</w:t>
      </w:r>
      <w:r w:rsidRPr="005B5252">
        <w:rPr>
          <w:rFonts w:asciiTheme="minorHAnsi" w:hAnsiTheme="minorHAnsi" w:cstheme="minorHAnsi"/>
          <w:sz w:val="24"/>
          <w:szCs w:val="24"/>
        </w:rPr>
        <w:t>Summary</w:t>
      </w:r>
      <w:r w:rsidR="00E62D67">
        <w:rPr>
          <w:rFonts w:asciiTheme="minorHAnsi" w:hAnsiTheme="minorHAnsi" w:cstheme="minorHAnsi"/>
          <w:sz w:val="24"/>
          <w:szCs w:val="24"/>
        </w:rPr>
        <w:t xml:space="preserve"> </w:t>
      </w:r>
      <w:r w:rsidR="005B5252" w:rsidRPr="005B5252">
        <w:rPr>
          <w:rFonts w:asciiTheme="minorHAnsi" w:hAnsiTheme="minorHAnsi" w:cstheme="minorHAnsi"/>
          <w:sz w:val="24"/>
          <w:szCs w:val="24"/>
        </w:rPr>
        <w:t>lang=”en”</w:t>
      </w:r>
      <w:r w:rsidRPr="005B5252">
        <w:rPr>
          <w:rFonts w:asciiTheme="minorHAnsi" w:hAnsiTheme="minorHAnsi" w:cstheme="minorHAnsi"/>
          <w:sz w:val="24"/>
          <w:szCs w:val="24"/>
        </w:rPr>
        <w:t>&gt;</w:t>
      </w:r>
      <w:ins w:id="587" w:author="Michelle Castellanos" w:date="2019-09-01T20:40:00Z">
        <w:r w:rsidR="00AC5D6F" w:rsidRPr="00AC5D6F">
          <w:t xml:space="preserve"> </w:t>
        </w:r>
        <w:r w:rsidR="00AC5D6F" w:rsidRPr="00AC5D6F">
          <w:rPr>
            <w:rFonts w:asciiTheme="minorHAnsi" w:hAnsiTheme="minorHAnsi" w:cstheme="minorHAnsi"/>
            <w:sz w:val="24"/>
            <w:szCs w:val="24"/>
          </w:rPr>
          <w:t>Tepuis are not actually isolated from lowland landscapes (Huber, 1989; 1995). Extremely adverse environmental conditions such as lack of soil, nutrient deficiency, strong winds, and high radiation appear as the main cause of these relatively depauperate communities (Huber, 1995) and play key roles in the evolution and ecology of the ecosystem. For example, sclerophyllous foliage and diversity of carnivorous plants are likely evolutionary responses to nutrient deficient soils that characterize the old stable landscapes in which these shrublands occur (Hopper, 2009). Like other sclerophyllous shrublands, the tepui are prone to recurring fires (e.g. Givinsh et al. 1986), although these appear to be infrequent and their role in ecosystem dynamics is poorly understood.</w:t>
        </w:r>
      </w:ins>
      <w:commentRangeStart w:id="588"/>
      <w:del w:id="589" w:author="Michelle Castellanos" w:date="2019-09-01T20:40:00Z">
        <w:r w:rsidRPr="005B5252" w:rsidDel="00AC5D6F">
          <w:rPr>
            <w:rFonts w:asciiTheme="minorHAnsi" w:hAnsiTheme="minorHAnsi" w:cstheme="minorHAnsi"/>
            <w:sz w:val="24"/>
            <w:szCs w:val="24"/>
          </w:rPr>
          <w:delText>Venezuelan Tepui shrublands (&gt; 1,500 m) correspond to the montane life zone, which is present in all tropical and extra-tropical mountains above the tree line, such as the páramos in the Andes and the alpine meadows of the Alps and the Rocky Mountains (Huber 1995a). Furthermore, as mentioned above, tepuis are not actually isolated from lowland landscapes (Huber 1989; 1995a). Extremely adverse environmental conditions such as lack of soil, nutrient deficiency, strong winds, and high radiation appear as the main cause of these relatively depauperate communities (Huber 1995a) and play key roles in the evolution and ecology of the ecosystem</w:delText>
        </w:r>
      </w:del>
      <w:commentRangeEnd w:id="588"/>
      <w:r w:rsidR="00AC5D6F">
        <w:rPr>
          <w:rStyle w:val="Refdecomentario"/>
        </w:rPr>
        <w:commentReference w:id="588"/>
      </w:r>
      <w:r w:rsidRPr="005B5252">
        <w:rPr>
          <w:rFonts w:asciiTheme="minorHAnsi" w:hAnsiTheme="minorHAnsi" w:cstheme="minorHAnsi"/>
          <w:sz w:val="24"/>
          <w:szCs w:val="24"/>
        </w:rPr>
        <w:t>&lt;/</w:t>
      </w:r>
      <w:r w:rsidR="005B5252" w:rsidRPr="005B5252">
        <w:rPr>
          <w:rFonts w:asciiTheme="minorHAnsi" w:hAnsiTheme="minorHAnsi" w:cstheme="minorHAnsi"/>
          <w:sz w:val="24"/>
          <w:szCs w:val="24"/>
        </w:rPr>
        <w:t xml:space="preserve">Processes-Summary </w:t>
      </w:r>
      <w:r w:rsidRPr="005B5252">
        <w:rPr>
          <w:rFonts w:asciiTheme="minorHAnsi" w:hAnsiTheme="minorHAnsi" w:cstheme="minorHAnsi"/>
          <w:sz w:val="24"/>
          <w:szCs w:val="24"/>
        </w:rPr>
        <w:t>&gt;</w:t>
      </w:r>
    </w:p>
    <w:p w14:paraId="0F366906" w14:textId="63FE1D43" w:rsidR="00364330" w:rsidRPr="005B5252" w:rsidRDefault="00364330" w:rsidP="005B5252">
      <w:pPr>
        <w:pStyle w:val="Standard"/>
        <w:spacing w:after="80" w:line="23" w:lineRule="atLeast"/>
        <w:ind w:left="1080"/>
        <w:jc w:val="both"/>
        <w:rPr>
          <w:rFonts w:asciiTheme="minorHAnsi" w:hAnsiTheme="minorHAnsi" w:cstheme="minorHAnsi"/>
          <w:sz w:val="24"/>
          <w:szCs w:val="24"/>
        </w:rPr>
      </w:pPr>
      <w:r w:rsidRPr="005B5252">
        <w:rPr>
          <w:rFonts w:asciiTheme="minorHAnsi" w:hAnsiTheme="minorHAnsi" w:cstheme="minorHAnsi"/>
          <w:sz w:val="24"/>
          <w:szCs w:val="24"/>
        </w:rPr>
        <w:t>&lt;Processes-Summaries&gt;</w:t>
      </w:r>
    </w:p>
    <w:p w14:paraId="522F7756" w14:textId="77777777" w:rsidR="001D3F73" w:rsidRPr="005B5252" w:rsidRDefault="00FC6AF8" w:rsidP="005B5252">
      <w:pPr>
        <w:pStyle w:val="Standard"/>
        <w:spacing w:after="80" w:line="23" w:lineRule="atLeast"/>
        <w:ind w:firstLine="720"/>
        <w:jc w:val="both"/>
        <w:rPr>
          <w:rFonts w:asciiTheme="minorHAnsi" w:hAnsiTheme="minorHAnsi" w:cstheme="minorHAnsi"/>
          <w:sz w:val="24"/>
          <w:szCs w:val="24"/>
        </w:rPr>
      </w:pPr>
      <w:r w:rsidRPr="005B5252">
        <w:rPr>
          <w:rFonts w:asciiTheme="minorHAnsi" w:hAnsiTheme="minorHAnsi" w:cstheme="minorHAnsi"/>
          <w:sz w:val="24"/>
          <w:szCs w:val="24"/>
        </w:rPr>
        <w:t>&lt;/</w:t>
      </w:r>
      <w:r w:rsidRPr="005B5252">
        <w:rPr>
          <w:rFonts w:asciiTheme="minorHAnsi" w:hAnsiTheme="minorHAnsi" w:cstheme="minorHAnsi"/>
          <w:color w:val="0070C0"/>
          <w:sz w:val="24"/>
          <w:szCs w:val="24"/>
        </w:rPr>
        <w:t>Biotic-processes</w:t>
      </w:r>
      <w:r w:rsidRPr="005B5252">
        <w:rPr>
          <w:rFonts w:asciiTheme="minorHAnsi" w:hAnsiTheme="minorHAnsi" w:cstheme="minorHAnsi"/>
          <w:sz w:val="24"/>
          <w:szCs w:val="24"/>
        </w:rPr>
        <w:t>&gt;</w:t>
      </w:r>
    </w:p>
    <w:p w14:paraId="0202104A" w14:textId="77777777" w:rsidR="001D3F73" w:rsidRPr="00810D5C" w:rsidRDefault="001D3F73">
      <w:pPr>
        <w:pStyle w:val="Standard"/>
        <w:spacing w:after="0"/>
        <w:jc w:val="both"/>
        <w:rPr>
          <w:rFonts w:asciiTheme="minorHAnsi" w:hAnsiTheme="minorHAnsi" w:cstheme="minorHAnsi"/>
        </w:rPr>
      </w:pPr>
    </w:p>
    <w:p w14:paraId="24378588" w14:textId="05C817C1" w:rsidR="001D3F73" w:rsidRPr="001F0475" w:rsidRDefault="00FC6AF8" w:rsidP="001F0475">
      <w:pPr>
        <w:pStyle w:val="Ttulo1"/>
        <w:numPr>
          <w:ilvl w:val="4"/>
          <w:numId w:val="29"/>
        </w:numPr>
        <w:rPr>
          <w:rStyle w:val="ListLabel1"/>
          <w:b/>
          <w:sz w:val="28"/>
        </w:rPr>
      </w:pPr>
      <w:bookmarkStart w:id="590" w:name="_Toc528812669"/>
      <w:bookmarkStart w:id="591" w:name="_Toc10659957"/>
      <w:bookmarkStart w:id="592" w:name="_Toc10989887"/>
      <w:bookmarkEnd w:id="590"/>
      <w:r w:rsidRPr="001F0475">
        <w:rPr>
          <w:rStyle w:val="ListLabel1"/>
          <w:b/>
          <w:sz w:val="28"/>
        </w:rPr>
        <w:t xml:space="preserve">Node: </w:t>
      </w:r>
      <w:r w:rsidR="005B5252">
        <w:t>Biotic processes</w:t>
      </w:r>
      <w:r w:rsidR="005B5252" w:rsidRPr="001F0475">
        <w:rPr>
          <w:rStyle w:val="ListLabel1"/>
          <w:b/>
          <w:sz w:val="28"/>
        </w:rPr>
        <w:t xml:space="preserve"> </w:t>
      </w:r>
      <w:r w:rsidR="005B5252">
        <w:rPr>
          <w:rStyle w:val="ListLabel1"/>
          <w:b/>
          <w:sz w:val="28"/>
        </w:rPr>
        <w:t>s</w:t>
      </w:r>
      <w:r w:rsidRPr="001F0475">
        <w:rPr>
          <w:rStyle w:val="ListLabel1"/>
          <w:b/>
          <w:sz w:val="28"/>
        </w:rPr>
        <w:t>umma</w:t>
      </w:r>
      <w:r w:rsidR="001F0475">
        <w:rPr>
          <w:rStyle w:val="ListLabel1"/>
          <w:b/>
          <w:sz w:val="28"/>
        </w:rPr>
        <w:t>ries</w:t>
      </w:r>
      <w:bookmarkEnd w:id="591"/>
      <w:bookmarkEnd w:id="592"/>
    </w:p>
    <w:p w14:paraId="2409FC20" w14:textId="7B65A152" w:rsidR="00773CDA" w:rsidRPr="005B5252" w:rsidRDefault="00FC6AF8" w:rsidP="005B5252">
      <w:pPr>
        <w:pStyle w:val="Standard"/>
        <w:spacing w:after="80" w:line="23" w:lineRule="atLeast"/>
        <w:rPr>
          <w:rFonts w:ascii="Bookman Old Style" w:hAnsi="Bookman Old Style"/>
          <w:sz w:val="24"/>
          <w:szCs w:val="24"/>
        </w:rPr>
      </w:pPr>
      <w:r w:rsidRPr="005B5252">
        <w:rPr>
          <w:rFonts w:ascii="Bookman Old Style" w:hAnsi="Bookman Old Style"/>
          <w:sz w:val="24"/>
          <w:szCs w:val="24"/>
          <w:u w:val="single"/>
        </w:rPr>
        <w:t>Tag:</w:t>
      </w:r>
      <w:r w:rsidR="001F0475" w:rsidRPr="005B5252">
        <w:rPr>
          <w:rFonts w:ascii="Bookman Old Style" w:hAnsi="Bookman Old Style"/>
          <w:sz w:val="24"/>
          <w:szCs w:val="24"/>
        </w:rPr>
        <w:t xml:space="preserve"> &lt;</w:t>
      </w:r>
      <w:r w:rsidR="005B5252" w:rsidRPr="005B5252">
        <w:rPr>
          <w:rFonts w:ascii="Bookman Old Style" w:hAnsi="Bookman Old Style"/>
          <w:sz w:val="24"/>
          <w:szCs w:val="24"/>
        </w:rPr>
        <w:t>Processes-</w:t>
      </w:r>
      <w:r w:rsidR="001F0475" w:rsidRPr="005B5252">
        <w:rPr>
          <w:rFonts w:ascii="Bookman Old Style" w:hAnsi="Bookman Old Style"/>
          <w:sz w:val="24"/>
          <w:szCs w:val="24"/>
        </w:rPr>
        <w:t>Summaries</w:t>
      </w:r>
      <w:r w:rsidRPr="005B5252">
        <w:rPr>
          <w:rFonts w:ascii="Bookman Old Style" w:hAnsi="Bookman Old Style"/>
          <w:sz w:val="24"/>
          <w:szCs w:val="24"/>
        </w:rPr>
        <w:t>&gt;</w:t>
      </w:r>
    </w:p>
    <w:p w14:paraId="43107F38" w14:textId="77777777" w:rsidR="00773CDA" w:rsidRPr="005B5252" w:rsidRDefault="00FC6AF8" w:rsidP="005B5252">
      <w:pPr>
        <w:pStyle w:val="Standard"/>
        <w:spacing w:after="80" w:line="23" w:lineRule="atLeast"/>
        <w:rPr>
          <w:rFonts w:ascii="Bookman Old Style" w:hAnsi="Bookman Old Style"/>
          <w:sz w:val="24"/>
          <w:szCs w:val="24"/>
        </w:rPr>
      </w:pPr>
      <w:r w:rsidRPr="005B5252">
        <w:rPr>
          <w:rFonts w:ascii="Bookman Old Style" w:hAnsi="Bookman Old Style"/>
          <w:sz w:val="24"/>
          <w:szCs w:val="24"/>
          <w:u w:val="single"/>
        </w:rPr>
        <w:t>Parent:</w:t>
      </w:r>
      <w:r w:rsidRPr="005B5252">
        <w:rPr>
          <w:rFonts w:ascii="Bookman Old Style" w:hAnsi="Bookman Old Style"/>
          <w:sz w:val="24"/>
          <w:szCs w:val="24"/>
        </w:rPr>
        <w:t xml:space="preserve"> Biotic-processes</w:t>
      </w:r>
    </w:p>
    <w:p w14:paraId="74427F53" w14:textId="75DFD49E" w:rsidR="001D3F73" w:rsidRPr="005B5252" w:rsidRDefault="00FC6AF8" w:rsidP="005B5252">
      <w:pPr>
        <w:pStyle w:val="Standard"/>
        <w:spacing w:after="80" w:line="23" w:lineRule="atLeast"/>
        <w:rPr>
          <w:rFonts w:ascii="Bookman Old Style" w:hAnsi="Bookman Old Style"/>
          <w:sz w:val="24"/>
          <w:szCs w:val="24"/>
        </w:rPr>
      </w:pPr>
      <w:r w:rsidRPr="005B5252">
        <w:rPr>
          <w:rFonts w:ascii="Bookman Old Style" w:hAnsi="Bookman Old Style"/>
          <w:sz w:val="24"/>
          <w:szCs w:val="24"/>
          <w:u w:val="single"/>
        </w:rPr>
        <w:t>Children</w:t>
      </w:r>
      <w:r w:rsidR="001F0475" w:rsidRPr="005B5252">
        <w:rPr>
          <w:rFonts w:ascii="Bookman Old Style" w:hAnsi="Bookman Old Style"/>
          <w:sz w:val="24"/>
          <w:szCs w:val="24"/>
        </w:rPr>
        <w:t xml:space="preserve">: </w:t>
      </w:r>
      <w:r w:rsidR="005B5252" w:rsidRPr="005B5252">
        <w:rPr>
          <w:rFonts w:ascii="Bookman Old Style" w:hAnsi="Bookman Old Style"/>
          <w:sz w:val="24"/>
          <w:szCs w:val="24"/>
        </w:rPr>
        <w:t>Processes-</w:t>
      </w:r>
      <w:r w:rsidR="001F0475" w:rsidRPr="005B5252">
        <w:rPr>
          <w:rFonts w:ascii="Bookman Old Style" w:hAnsi="Bookman Old Style"/>
          <w:sz w:val="24"/>
          <w:szCs w:val="24"/>
        </w:rPr>
        <w:t>Summary</w:t>
      </w:r>
    </w:p>
    <w:p w14:paraId="361B7F2A" w14:textId="7B776D1D" w:rsidR="001D3F73" w:rsidRPr="005B5252" w:rsidRDefault="00FC6AF8" w:rsidP="005B5252">
      <w:pPr>
        <w:pStyle w:val="Standard"/>
        <w:spacing w:after="80" w:line="23" w:lineRule="atLeast"/>
        <w:jc w:val="both"/>
        <w:rPr>
          <w:rFonts w:ascii="Bookman Old Style" w:hAnsi="Bookman Old Style"/>
          <w:sz w:val="24"/>
          <w:szCs w:val="24"/>
        </w:rPr>
      </w:pPr>
      <w:r w:rsidRPr="005B5252">
        <w:rPr>
          <w:rFonts w:ascii="Bookman Old Style" w:hAnsi="Bookman Old Style"/>
          <w:sz w:val="24"/>
          <w:szCs w:val="24"/>
          <w:u w:val="single"/>
        </w:rPr>
        <w:t>Content:</w:t>
      </w:r>
      <w:r w:rsidRPr="005B5252">
        <w:rPr>
          <w:rFonts w:ascii="Bookman Old Style" w:hAnsi="Bookman Old Style"/>
          <w:sz w:val="24"/>
          <w:szCs w:val="24"/>
        </w:rPr>
        <w:t xml:space="preserve"> Element containing </w:t>
      </w:r>
      <w:r w:rsidR="006101B2">
        <w:rPr>
          <w:rFonts w:ascii="Bookman Old Style" w:hAnsi="Bookman Old Style"/>
          <w:sz w:val="24"/>
          <w:szCs w:val="24"/>
        </w:rPr>
        <w:t xml:space="preserve">a list of </w:t>
      </w:r>
      <w:r w:rsidRPr="005B5252">
        <w:rPr>
          <w:rFonts w:ascii="Bookman Old Style" w:hAnsi="Bookman Old Style"/>
          <w:sz w:val="24"/>
          <w:szCs w:val="24"/>
        </w:rPr>
        <w:t>the text description</w:t>
      </w:r>
      <w:r w:rsidR="001F0475" w:rsidRPr="005B5252">
        <w:rPr>
          <w:rFonts w:ascii="Bookman Old Style" w:hAnsi="Bookman Old Style"/>
          <w:sz w:val="24"/>
          <w:szCs w:val="24"/>
        </w:rPr>
        <w:t>s</w:t>
      </w:r>
      <w:r w:rsidRPr="005B5252">
        <w:rPr>
          <w:rFonts w:ascii="Bookman Old Style" w:hAnsi="Bookman Old Style"/>
          <w:sz w:val="24"/>
          <w:szCs w:val="24"/>
        </w:rPr>
        <w:t xml:space="preserve"> of the biotic processes</w:t>
      </w:r>
      <w:r w:rsidR="00DD5BB1" w:rsidRPr="005B5252">
        <w:rPr>
          <w:rFonts w:ascii="Bookman Old Style" w:hAnsi="Bookman Old Style"/>
          <w:sz w:val="24"/>
          <w:szCs w:val="24"/>
        </w:rPr>
        <w:t xml:space="preserve"> and interactions</w:t>
      </w:r>
      <w:r w:rsidRPr="005B5252">
        <w:rPr>
          <w:rFonts w:ascii="Bookman Old Style" w:hAnsi="Bookman Old Style"/>
          <w:sz w:val="24"/>
          <w:szCs w:val="24"/>
        </w:rPr>
        <w:t xml:space="preserve"> rel</w:t>
      </w:r>
      <w:r w:rsidR="006101B2">
        <w:rPr>
          <w:rFonts w:ascii="Bookman Old Style" w:hAnsi="Bookman Old Style"/>
          <w:sz w:val="24"/>
          <w:szCs w:val="24"/>
        </w:rPr>
        <w:t>evant for the assessment target in the different languages available.</w:t>
      </w:r>
    </w:p>
    <w:p w14:paraId="57EA2E9F" w14:textId="0AD6F257" w:rsidR="001D3F73" w:rsidRPr="005B5252" w:rsidRDefault="00872127" w:rsidP="005B5252">
      <w:pPr>
        <w:pStyle w:val="Standard"/>
        <w:spacing w:after="80" w:line="23" w:lineRule="atLeast"/>
        <w:jc w:val="both"/>
        <w:rPr>
          <w:rFonts w:ascii="Bookman Old Style" w:hAnsi="Bookman Old Style"/>
          <w:sz w:val="24"/>
          <w:szCs w:val="24"/>
        </w:rPr>
      </w:pPr>
      <w:r w:rsidRPr="005B5252">
        <w:rPr>
          <w:rFonts w:ascii="Bookman Old Style" w:hAnsi="Bookman Old Style"/>
          <w:sz w:val="24"/>
          <w:szCs w:val="24"/>
          <w:u w:val="single"/>
        </w:rPr>
        <w:t>Attributes</w:t>
      </w:r>
      <w:r w:rsidR="00FC6AF8" w:rsidRPr="005B5252">
        <w:rPr>
          <w:rFonts w:ascii="Bookman Old Style" w:hAnsi="Bookman Old Style"/>
          <w:sz w:val="24"/>
          <w:szCs w:val="24"/>
          <w:u w:val="single"/>
        </w:rPr>
        <w:t>:</w:t>
      </w:r>
      <w:r w:rsidR="00FC6AF8" w:rsidRPr="005B5252">
        <w:rPr>
          <w:rFonts w:ascii="Bookman Old Style" w:hAnsi="Bookman Old Style"/>
          <w:sz w:val="24"/>
          <w:szCs w:val="24"/>
        </w:rPr>
        <w:t xml:space="preserve"> none</w:t>
      </w:r>
    </w:p>
    <w:p w14:paraId="4E0B64B9" w14:textId="77777777" w:rsidR="001D3F73" w:rsidRPr="005B5252" w:rsidRDefault="00FC6AF8" w:rsidP="005B5252">
      <w:pPr>
        <w:pStyle w:val="Standard"/>
        <w:spacing w:after="80" w:line="23" w:lineRule="atLeast"/>
        <w:rPr>
          <w:rFonts w:ascii="Bookman Old Style" w:hAnsi="Bookman Old Style"/>
          <w:sz w:val="24"/>
          <w:szCs w:val="24"/>
          <w:u w:val="single"/>
        </w:rPr>
      </w:pPr>
      <w:r w:rsidRPr="005B5252">
        <w:rPr>
          <w:rFonts w:ascii="Bookman Old Style" w:hAnsi="Bookman Old Style"/>
          <w:sz w:val="24"/>
          <w:szCs w:val="24"/>
          <w:u w:val="single"/>
        </w:rPr>
        <w:t>Example:</w:t>
      </w:r>
    </w:p>
    <w:p w14:paraId="6FE57EE3" w14:textId="5F9B4E67" w:rsidR="001F0475" w:rsidRPr="005B5252" w:rsidRDefault="001F0475" w:rsidP="005B5252">
      <w:pPr>
        <w:pStyle w:val="Standard"/>
        <w:spacing w:after="80" w:line="23" w:lineRule="atLeast"/>
        <w:ind w:left="720"/>
        <w:rPr>
          <w:rFonts w:asciiTheme="minorHAnsi" w:hAnsiTheme="minorHAnsi" w:cstheme="minorHAnsi"/>
          <w:sz w:val="24"/>
          <w:szCs w:val="24"/>
        </w:rPr>
      </w:pPr>
      <w:r w:rsidRPr="005B5252">
        <w:rPr>
          <w:rFonts w:asciiTheme="minorHAnsi" w:hAnsiTheme="minorHAnsi" w:cstheme="minorHAnsi"/>
          <w:sz w:val="24"/>
          <w:szCs w:val="24"/>
        </w:rPr>
        <w:t>&lt;</w:t>
      </w:r>
      <w:r w:rsidR="005B5252" w:rsidRPr="005B5252">
        <w:rPr>
          <w:rFonts w:asciiTheme="minorHAnsi" w:hAnsiTheme="minorHAnsi" w:cstheme="minorHAnsi"/>
          <w:color w:val="0070C0"/>
          <w:sz w:val="24"/>
          <w:szCs w:val="24"/>
        </w:rPr>
        <w:t>Processes-</w:t>
      </w:r>
      <w:r w:rsidRPr="005B5252">
        <w:rPr>
          <w:rFonts w:asciiTheme="minorHAnsi" w:hAnsiTheme="minorHAnsi" w:cstheme="minorHAnsi"/>
          <w:color w:val="0070C0"/>
          <w:sz w:val="24"/>
          <w:szCs w:val="24"/>
        </w:rPr>
        <w:t>Summaries</w:t>
      </w:r>
      <w:r w:rsidRPr="005B5252">
        <w:rPr>
          <w:rFonts w:asciiTheme="minorHAnsi" w:hAnsiTheme="minorHAnsi" w:cstheme="minorHAnsi"/>
          <w:sz w:val="24"/>
          <w:szCs w:val="24"/>
        </w:rPr>
        <w:t>&gt;</w:t>
      </w:r>
    </w:p>
    <w:p w14:paraId="2623FAAE" w14:textId="33CEFC5B" w:rsidR="001D3F73" w:rsidRPr="005B5252" w:rsidRDefault="00FC6AF8" w:rsidP="005B5252">
      <w:pPr>
        <w:pStyle w:val="Standard"/>
        <w:spacing w:after="80" w:line="23" w:lineRule="atLeast"/>
        <w:ind w:left="1440"/>
        <w:jc w:val="both"/>
        <w:rPr>
          <w:rFonts w:asciiTheme="minorHAnsi" w:hAnsiTheme="minorHAnsi" w:cstheme="minorHAnsi"/>
          <w:sz w:val="24"/>
          <w:szCs w:val="24"/>
        </w:rPr>
      </w:pPr>
      <w:r w:rsidRPr="00DA3763">
        <w:rPr>
          <w:rFonts w:asciiTheme="minorHAnsi" w:hAnsiTheme="minorHAnsi" w:cstheme="minorHAnsi"/>
          <w:sz w:val="24"/>
          <w:szCs w:val="24"/>
        </w:rPr>
        <w:lastRenderedPageBreak/>
        <w:t>&lt;</w:t>
      </w:r>
      <w:r w:rsidR="005B5252" w:rsidRPr="00DA3763">
        <w:rPr>
          <w:rFonts w:asciiTheme="minorHAnsi" w:hAnsiTheme="minorHAnsi" w:cstheme="minorHAnsi"/>
          <w:sz w:val="24"/>
          <w:szCs w:val="24"/>
        </w:rPr>
        <w:t>Processes-</w:t>
      </w:r>
      <w:r w:rsidRPr="00DA3763">
        <w:rPr>
          <w:rFonts w:asciiTheme="minorHAnsi" w:hAnsiTheme="minorHAnsi" w:cstheme="minorHAnsi"/>
          <w:sz w:val="24"/>
          <w:szCs w:val="24"/>
        </w:rPr>
        <w:t>Summary</w:t>
      </w:r>
      <w:r w:rsidR="001F0475" w:rsidRPr="00DA3763">
        <w:rPr>
          <w:rFonts w:asciiTheme="minorHAnsi" w:hAnsiTheme="minorHAnsi" w:cstheme="minorHAnsi"/>
          <w:sz w:val="24"/>
          <w:szCs w:val="24"/>
        </w:rPr>
        <w:t xml:space="preserve"> lang=</w:t>
      </w:r>
      <w:r w:rsidR="00DA3763" w:rsidRPr="00DA3763">
        <w:rPr>
          <w:rFonts w:asciiTheme="minorHAnsi" w:hAnsiTheme="minorHAnsi" w:cstheme="minorHAnsi"/>
          <w:sz w:val="24"/>
          <w:szCs w:val="24"/>
        </w:rPr>
        <w:t>”</w:t>
      </w:r>
      <w:r w:rsidR="001F0475" w:rsidRPr="00DA3763">
        <w:rPr>
          <w:rFonts w:asciiTheme="minorHAnsi" w:hAnsiTheme="minorHAnsi" w:cstheme="minorHAnsi"/>
          <w:sz w:val="24"/>
          <w:szCs w:val="24"/>
        </w:rPr>
        <w:t>en”</w:t>
      </w:r>
      <w:r w:rsidRPr="00DA3763">
        <w:rPr>
          <w:rFonts w:asciiTheme="minorHAnsi" w:hAnsiTheme="minorHAnsi" w:cstheme="minorHAnsi"/>
          <w:sz w:val="24"/>
          <w:szCs w:val="24"/>
        </w:rPr>
        <w:t>&gt;</w:t>
      </w:r>
      <w:r w:rsidR="00DA3763" w:rsidRPr="00DA3763">
        <w:t xml:space="preserve"> </w:t>
      </w:r>
      <w:r w:rsidR="00DA3763" w:rsidRPr="00DA3763">
        <w:rPr>
          <w:rFonts w:asciiTheme="minorHAnsi" w:hAnsiTheme="minorHAnsi" w:cstheme="minorHAnsi"/>
          <w:sz w:val="24"/>
          <w:szCs w:val="24"/>
        </w:rPr>
        <w:t>The key process occurring within this ecosystem is the flow of fresh water entering the system, which in the Coorong occurs from the River Murray over the barrages. This then interacts with mouth openness, water levels, local sea levels, wind, weather systems, flows via Salt Creek and evaporation rates to drive the hydrodynamics of the Coorong lagoons (Webster</w:t>
      </w:r>
      <w:r w:rsidR="00DA3763">
        <w:rPr>
          <w:rFonts w:asciiTheme="minorHAnsi" w:hAnsiTheme="minorHAnsi" w:cstheme="minorHAnsi"/>
          <w:sz w:val="24"/>
          <w:szCs w:val="24"/>
        </w:rPr>
        <w:t>,</w:t>
      </w:r>
      <w:r w:rsidR="00DA3763" w:rsidRPr="00DA3763">
        <w:rPr>
          <w:rFonts w:asciiTheme="minorHAnsi" w:hAnsiTheme="minorHAnsi" w:cstheme="minorHAnsi"/>
          <w:sz w:val="24"/>
          <w:szCs w:val="24"/>
        </w:rPr>
        <w:t xml:space="preserve"> 2010), which in turn, drive the ecological characteristics of the system (Lester and Fairweather</w:t>
      </w:r>
      <w:r w:rsidR="00DA3763">
        <w:rPr>
          <w:rFonts w:asciiTheme="minorHAnsi" w:hAnsiTheme="minorHAnsi" w:cstheme="minorHAnsi"/>
          <w:sz w:val="24"/>
          <w:szCs w:val="24"/>
        </w:rPr>
        <w:t>,</w:t>
      </w:r>
      <w:r w:rsidR="00DA3763" w:rsidRPr="00DA3763">
        <w:rPr>
          <w:rFonts w:asciiTheme="minorHAnsi" w:hAnsiTheme="minorHAnsi" w:cstheme="minorHAnsi"/>
          <w:sz w:val="24"/>
          <w:szCs w:val="24"/>
        </w:rPr>
        <w:t xml:space="preserve"> 2011). The rate and timing of delivery can have a large influence on the effect of freshwater flows, with prolonged low flows identified as more effective than short, larger flows to avoid high salinities and ecological degradation, for compara</w:t>
      </w:r>
      <w:r w:rsidR="00DA3763">
        <w:rPr>
          <w:rFonts w:asciiTheme="minorHAnsi" w:hAnsiTheme="minorHAnsi" w:cstheme="minorHAnsi"/>
          <w:sz w:val="24"/>
          <w:szCs w:val="24"/>
        </w:rPr>
        <w:t xml:space="preserve">ble volumes (Lester et al., </w:t>
      </w:r>
      <w:r w:rsidR="00DA3763" w:rsidRPr="00DA3763">
        <w:rPr>
          <w:rFonts w:asciiTheme="minorHAnsi" w:hAnsiTheme="minorHAnsi" w:cstheme="minorHAnsi"/>
          <w:sz w:val="24"/>
          <w:szCs w:val="24"/>
        </w:rPr>
        <w:t>2011)</w:t>
      </w:r>
      <w:r w:rsidR="00DA3763">
        <w:rPr>
          <w:rFonts w:asciiTheme="minorHAnsi" w:hAnsiTheme="minorHAnsi" w:cstheme="minorHAnsi"/>
          <w:sz w:val="24"/>
          <w:szCs w:val="24"/>
        </w:rPr>
        <w:t>.</w:t>
      </w:r>
      <w:r w:rsidRPr="00DA3763">
        <w:rPr>
          <w:rFonts w:asciiTheme="minorHAnsi" w:hAnsiTheme="minorHAnsi" w:cstheme="minorHAnsi"/>
          <w:sz w:val="24"/>
          <w:szCs w:val="24"/>
        </w:rPr>
        <w:t>&lt;/</w:t>
      </w:r>
      <w:r w:rsidR="005B5252" w:rsidRPr="00DA3763">
        <w:rPr>
          <w:rFonts w:asciiTheme="minorHAnsi" w:hAnsiTheme="minorHAnsi" w:cstheme="minorHAnsi"/>
          <w:sz w:val="24"/>
          <w:szCs w:val="24"/>
        </w:rPr>
        <w:t>Processes-</w:t>
      </w:r>
      <w:r w:rsidRPr="00DA3763">
        <w:rPr>
          <w:rFonts w:asciiTheme="minorHAnsi" w:hAnsiTheme="minorHAnsi" w:cstheme="minorHAnsi"/>
          <w:sz w:val="24"/>
          <w:szCs w:val="24"/>
        </w:rPr>
        <w:t>Summary&gt;</w:t>
      </w:r>
    </w:p>
    <w:p w14:paraId="01F3ADA4" w14:textId="0299358B" w:rsidR="001F0475" w:rsidRPr="005B5252" w:rsidRDefault="001F0475" w:rsidP="005B5252">
      <w:pPr>
        <w:pStyle w:val="Standard"/>
        <w:spacing w:after="80" w:line="23" w:lineRule="atLeast"/>
        <w:ind w:firstLine="720"/>
        <w:rPr>
          <w:rFonts w:asciiTheme="minorHAnsi" w:hAnsiTheme="minorHAnsi" w:cstheme="minorHAnsi"/>
          <w:sz w:val="24"/>
          <w:szCs w:val="24"/>
        </w:rPr>
      </w:pPr>
      <w:r w:rsidRPr="005B5252">
        <w:rPr>
          <w:rFonts w:asciiTheme="minorHAnsi" w:hAnsiTheme="minorHAnsi" w:cstheme="minorHAnsi"/>
          <w:sz w:val="24"/>
          <w:szCs w:val="24"/>
        </w:rPr>
        <w:t>&lt;/</w:t>
      </w:r>
      <w:r w:rsidR="005B5252" w:rsidRPr="005B5252">
        <w:rPr>
          <w:rFonts w:asciiTheme="minorHAnsi" w:hAnsiTheme="minorHAnsi" w:cstheme="minorHAnsi"/>
          <w:color w:val="0070C0"/>
          <w:sz w:val="24"/>
          <w:szCs w:val="24"/>
        </w:rPr>
        <w:t>Processes-</w:t>
      </w:r>
      <w:r w:rsidRPr="005B5252">
        <w:rPr>
          <w:rFonts w:asciiTheme="minorHAnsi" w:hAnsiTheme="minorHAnsi" w:cstheme="minorHAnsi"/>
          <w:color w:val="0070C0"/>
          <w:sz w:val="24"/>
          <w:szCs w:val="24"/>
        </w:rPr>
        <w:t>Summaries</w:t>
      </w:r>
      <w:r w:rsidRPr="005B5252">
        <w:rPr>
          <w:rFonts w:asciiTheme="minorHAnsi" w:hAnsiTheme="minorHAnsi" w:cstheme="minorHAnsi"/>
          <w:sz w:val="24"/>
          <w:szCs w:val="24"/>
        </w:rPr>
        <w:t>&gt;</w:t>
      </w:r>
    </w:p>
    <w:p w14:paraId="08747687" w14:textId="77777777" w:rsidR="001F0475" w:rsidRDefault="001F0475" w:rsidP="001F0475">
      <w:pPr>
        <w:pStyle w:val="Standard"/>
        <w:spacing w:line="276" w:lineRule="auto"/>
        <w:rPr>
          <w:rFonts w:ascii="Bookman Old Style" w:hAnsi="Bookman Old Style"/>
          <w:b/>
          <w:sz w:val="28"/>
          <w:szCs w:val="28"/>
        </w:rPr>
      </w:pPr>
    </w:p>
    <w:p w14:paraId="76F3D429" w14:textId="72867D08" w:rsidR="001F0475" w:rsidRPr="00C738E5" w:rsidRDefault="001F0475" w:rsidP="001F0475">
      <w:pPr>
        <w:pStyle w:val="Ttulo1"/>
        <w:numPr>
          <w:ilvl w:val="5"/>
          <w:numId w:val="29"/>
        </w:numPr>
        <w:rPr>
          <w:rStyle w:val="ListLabel1"/>
          <w:b/>
          <w:sz w:val="28"/>
        </w:rPr>
      </w:pPr>
      <w:bookmarkStart w:id="593" w:name="_Toc10659958"/>
      <w:bookmarkStart w:id="594" w:name="_Toc10989888"/>
      <w:r>
        <w:rPr>
          <w:rStyle w:val="ListLabel1"/>
          <w:b/>
          <w:sz w:val="28"/>
        </w:rPr>
        <w:t xml:space="preserve">Node: </w:t>
      </w:r>
      <w:r w:rsidR="005B5252">
        <w:t>Biotic processes</w:t>
      </w:r>
      <w:r w:rsidR="005B5252">
        <w:rPr>
          <w:rStyle w:val="ListLabel1"/>
          <w:b/>
          <w:sz w:val="28"/>
        </w:rPr>
        <w:t xml:space="preserve"> s</w:t>
      </w:r>
      <w:r>
        <w:rPr>
          <w:rStyle w:val="ListLabel1"/>
          <w:b/>
          <w:sz w:val="28"/>
        </w:rPr>
        <w:t>ummary</w:t>
      </w:r>
      <w:bookmarkEnd w:id="593"/>
      <w:bookmarkEnd w:id="594"/>
    </w:p>
    <w:p w14:paraId="456779E6" w14:textId="16FA6438" w:rsidR="004B22DC" w:rsidRPr="006101B2" w:rsidRDefault="001F0475" w:rsidP="006101B2">
      <w:pPr>
        <w:pStyle w:val="Standard"/>
        <w:spacing w:after="80" w:line="23" w:lineRule="atLeast"/>
        <w:rPr>
          <w:rFonts w:ascii="Bookman Old Style" w:hAnsi="Bookman Old Style"/>
          <w:sz w:val="24"/>
          <w:szCs w:val="24"/>
        </w:rPr>
      </w:pPr>
      <w:r w:rsidRPr="006101B2">
        <w:rPr>
          <w:rFonts w:ascii="Bookman Old Style" w:hAnsi="Bookman Old Style"/>
          <w:sz w:val="24"/>
          <w:szCs w:val="24"/>
          <w:u w:val="single"/>
        </w:rPr>
        <w:t>Tag:</w:t>
      </w:r>
      <w:r w:rsidRPr="006101B2">
        <w:rPr>
          <w:rFonts w:ascii="Bookman Old Style" w:hAnsi="Bookman Old Style"/>
          <w:sz w:val="24"/>
          <w:szCs w:val="24"/>
        </w:rPr>
        <w:t xml:space="preserve"> &lt;</w:t>
      </w:r>
      <w:r w:rsidR="005B5252" w:rsidRPr="006101B2">
        <w:rPr>
          <w:rFonts w:ascii="Bookman Old Style" w:hAnsi="Bookman Old Style"/>
          <w:sz w:val="24"/>
          <w:szCs w:val="24"/>
        </w:rPr>
        <w:t>Processes-</w:t>
      </w:r>
      <w:r w:rsidRPr="006101B2">
        <w:rPr>
          <w:rFonts w:ascii="Bookman Old Style" w:hAnsi="Bookman Old Style"/>
          <w:sz w:val="24"/>
          <w:szCs w:val="24"/>
        </w:rPr>
        <w:t>Summary&gt;</w:t>
      </w:r>
    </w:p>
    <w:p w14:paraId="09899F53" w14:textId="79DCBDB2" w:rsidR="004B22DC" w:rsidRPr="006101B2" w:rsidRDefault="001F0475" w:rsidP="006101B2">
      <w:pPr>
        <w:pStyle w:val="Standard"/>
        <w:spacing w:after="80" w:line="23" w:lineRule="atLeast"/>
        <w:rPr>
          <w:rFonts w:ascii="Bookman Old Style" w:hAnsi="Bookman Old Style"/>
          <w:sz w:val="24"/>
          <w:szCs w:val="24"/>
        </w:rPr>
      </w:pPr>
      <w:r w:rsidRPr="006101B2">
        <w:rPr>
          <w:rFonts w:ascii="Bookman Old Style" w:hAnsi="Bookman Old Style"/>
          <w:sz w:val="24"/>
          <w:szCs w:val="24"/>
          <w:u w:val="single"/>
        </w:rPr>
        <w:t>Parent:</w:t>
      </w:r>
      <w:r w:rsidRPr="006101B2">
        <w:rPr>
          <w:rFonts w:ascii="Bookman Old Style" w:hAnsi="Bookman Old Style"/>
          <w:sz w:val="24"/>
          <w:szCs w:val="24"/>
        </w:rPr>
        <w:t xml:space="preserve"> </w:t>
      </w:r>
      <w:r w:rsidR="005B5252" w:rsidRPr="006101B2">
        <w:rPr>
          <w:rFonts w:ascii="Bookman Old Style" w:hAnsi="Bookman Old Style"/>
          <w:sz w:val="24"/>
          <w:szCs w:val="24"/>
        </w:rPr>
        <w:t>Processes-</w:t>
      </w:r>
      <w:r w:rsidRPr="006101B2">
        <w:rPr>
          <w:rFonts w:ascii="Bookman Old Style" w:hAnsi="Bookman Old Style"/>
          <w:sz w:val="24"/>
          <w:szCs w:val="24"/>
        </w:rPr>
        <w:t>Summaries</w:t>
      </w:r>
    </w:p>
    <w:p w14:paraId="3EBF16E2" w14:textId="7FDA83BB" w:rsidR="001F0475" w:rsidRPr="006101B2" w:rsidRDefault="001F0475" w:rsidP="006101B2">
      <w:pPr>
        <w:pStyle w:val="Standard"/>
        <w:spacing w:after="80" w:line="23" w:lineRule="atLeast"/>
        <w:rPr>
          <w:rFonts w:ascii="Bookman Old Style" w:hAnsi="Bookman Old Style"/>
          <w:sz w:val="24"/>
          <w:szCs w:val="24"/>
        </w:rPr>
      </w:pPr>
      <w:r w:rsidRPr="006101B2">
        <w:rPr>
          <w:rFonts w:ascii="Bookman Old Style" w:hAnsi="Bookman Old Style"/>
          <w:sz w:val="24"/>
          <w:szCs w:val="24"/>
          <w:u w:val="single"/>
        </w:rPr>
        <w:t>Children</w:t>
      </w:r>
      <w:r w:rsidRPr="006101B2">
        <w:rPr>
          <w:rFonts w:ascii="Bookman Old Style" w:hAnsi="Bookman Old Style"/>
          <w:sz w:val="24"/>
          <w:szCs w:val="24"/>
        </w:rPr>
        <w:t>: none</w:t>
      </w:r>
    </w:p>
    <w:p w14:paraId="43DDB0EC" w14:textId="23978DBD" w:rsidR="001F0475" w:rsidRPr="006101B2" w:rsidRDefault="001F0475" w:rsidP="006101B2">
      <w:pPr>
        <w:pStyle w:val="Standard"/>
        <w:spacing w:after="80" w:line="23" w:lineRule="atLeast"/>
        <w:rPr>
          <w:rFonts w:ascii="Bookman Old Style" w:hAnsi="Bookman Old Style"/>
          <w:sz w:val="24"/>
          <w:szCs w:val="24"/>
        </w:rPr>
      </w:pPr>
      <w:r w:rsidRPr="006101B2">
        <w:rPr>
          <w:rFonts w:ascii="Bookman Old Style" w:hAnsi="Bookman Old Style"/>
          <w:sz w:val="24"/>
          <w:szCs w:val="24"/>
          <w:u w:val="single"/>
        </w:rPr>
        <w:t>Content:</w:t>
      </w:r>
      <w:r w:rsidRPr="006101B2">
        <w:rPr>
          <w:rFonts w:ascii="Bookman Old Style" w:hAnsi="Bookman Old Style"/>
          <w:sz w:val="24"/>
          <w:szCs w:val="24"/>
        </w:rPr>
        <w:t xml:space="preserve"> Element containing the text description of the abiotic environment relevant for the assessment target.</w:t>
      </w:r>
      <w:r w:rsidR="006101B2" w:rsidRPr="006101B2">
        <w:rPr>
          <w:rFonts w:ascii="Bookman Old Style" w:hAnsi="Bookman Old Style"/>
          <w:sz w:val="24"/>
          <w:szCs w:val="24"/>
        </w:rPr>
        <w:t xml:space="preserve"> If the information is available in more than a language, add a &lt;Processes-Summary&gt; node for each language (see examples).</w:t>
      </w:r>
    </w:p>
    <w:p w14:paraId="2AD918E4" w14:textId="77777777" w:rsidR="001F0475" w:rsidRPr="006101B2" w:rsidRDefault="001F0475" w:rsidP="006101B2">
      <w:pPr>
        <w:pStyle w:val="Standard"/>
        <w:spacing w:after="80" w:line="23" w:lineRule="atLeast"/>
        <w:jc w:val="both"/>
        <w:rPr>
          <w:rFonts w:ascii="Bookman Old Style" w:hAnsi="Bookman Old Style"/>
          <w:sz w:val="24"/>
          <w:szCs w:val="24"/>
        </w:rPr>
      </w:pPr>
      <w:r w:rsidRPr="006101B2">
        <w:rPr>
          <w:rFonts w:ascii="Bookman Old Style" w:hAnsi="Bookman Old Style"/>
          <w:sz w:val="24"/>
          <w:szCs w:val="24"/>
          <w:u w:val="single"/>
        </w:rPr>
        <w:t>Attributes:</w:t>
      </w:r>
      <w:r w:rsidRPr="006101B2">
        <w:rPr>
          <w:rFonts w:ascii="Bookman Old Style" w:hAnsi="Bookman Old Style"/>
          <w:sz w:val="24"/>
          <w:szCs w:val="24"/>
        </w:rPr>
        <w:t xml:space="preserve"> lang</w:t>
      </w:r>
    </w:p>
    <w:p w14:paraId="659C9D6C" w14:textId="1FAAB34F" w:rsidR="001F0475" w:rsidRPr="006101B2" w:rsidRDefault="001F0475" w:rsidP="006101B2">
      <w:pPr>
        <w:pStyle w:val="Prrafodelista"/>
        <w:numPr>
          <w:ilvl w:val="0"/>
          <w:numId w:val="2"/>
        </w:numPr>
        <w:spacing w:after="80" w:line="23" w:lineRule="atLeast"/>
        <w:rPr>
          <w:rFonts w:ascii="Bookman Old Style" w:hAnsi="Bookman Old Style"/>
          <w:sz w:val="24"/>
          <w:szCs w:val="24"/>
        </w:rPr>
      </w:pPr>
      <w:r w:rsidRPr="006101B2">
        <w:rPr>
          <w:rFonts w:ascii="Bookman Old Style" w:hAnsi="Bookman Old Style"/>
          <w:sz w:val="24"/>
          <w:szCs w:val="24"/>
        </w:rPr>
        <w:t xml:space="preserve">@lang = </w:t>
      </w:r>
      <w:r w:rsidR="006101B2" w:rsidRPr="00E23777">
        <w:rPr>
          <w:rFonts w:ascii="Bookman Old Style" w:hAnsi="Bookman Old Style"/>
          <w:sz w:val="24"/>
          <w:szCs w:val="24"/>
        </w:rPr>
        <w:t xml:space="preserve">see </w:t>
      </w:r>
      <w:r w:rsidR="006101B2" w:rsidRPr="00E23777">
        <w:rPr>
          <w:rFonts w:ascii="Bookman Old Style" w:hAnsi="Bookman Old Style"/>
          <w:sz w:val="24"/>
          <w:szCs w:val="24"/>
          <w:highlight w:val="cyan"/>
        </w:rPr>
        <w:t>Glossary</w:t>
      </w:r>
      <w:r w:rsidR="006101B2" w:rsidRPr="00E23777">
        <w:rPr>
          <w:rFonts w:ascii="Bookman Old Style" w:hAnsi="Bookman Old Style"/>
          <w:sz w:val="24"/>
          <w:szCs w:val="24"/>
        </w:rPr>
        <w:t xml:space="preserve"> and node </w:t>
      </w:r>
      <w:r w:rsidR="006101B2" w:rsidRPr="00E23777">
        <w:rPr>
          <w:rFonts w:ascii="Bookman Old Style" w:hAnsi="Bookman Old Style"/>
          <w:sz w:val="24"/>
          <w:szCs w:val="24"/>
          <w:highlight w:val="cyan"/>
        </w:rPr>
        <w:t>3.2.1.1 Case Study Name</w:t>
      </w:r>
      <w:r w:rsidR="006101B2" w:rsidRPr="00E23777">
        <w:rPr>
          <w:rFonts w:ascii="Bookman Old Style" w:hAnsi="Bookman Old Style"/>
          <w:sz w:val="24"/>
          <w:szCs w:val="24"/>
        </w:rPr>
        <w:t xml:space="preserve"> for more details.</w:t>
      </w:r>
    </w:p>
    <w:p w14:paraId="445013B9" w14:textId="77777777" w:rsidR="001F0475" w:rsidRPr="006101B2" w:rsidRDefault="001F0475" w:rsidP="006101B2">
      <w:pPr>
        <w:pStyle w:val="Standard"/>
        <w:spacing w:after="80" w:line="23" w:lineRule="atLeast"/>
        <w:rPr>
          <w:rFonts w:ascii="Bookman Old Style" w:hAnsi="Bookman Old Style"/>
          <w:sz w:val="24"/>
          <w:szCs w:val="24"/>
        </w:rPr>
      </w:pPr>
      <w:r w:rsidRPr="006101B2">
        <w:rPr>
          <w:rFonts w:ascii="Bookman Old Style" w:hAnsi="Bookman Old Style"/>
          <w:sz w:val="24"/>
          <w:szCs w:val="24"/>
          <w:u w:val="single"/>
        </w:rPr>
        <w:t>Example:</w:t>
      </w:r>
    </w:p>
    <w:p w14:paraId="14A88A43" w14:textId="067B19E6" w:rsidR="00DA3763" w:rsidRPr="005B5252" w:rsidRDefault="00DA3763" w:rsidP="00DA3763">
      <w:pPr>
        <w:pStyle w:val="Standard"/>
        <w:spacing w:after="80" w:line="23" w:lineRule="atLeast"/>
        <w:ind w:left="540"/>
        <w:jc w:val="both"/>
        <w:rPr>
          <w:rFonts w:asciiTheme="minorHAnsi" w:hAnsiTheme="minorHAnsi" w:cstheme="minorHAnsi"/>
          <w:sz w:val="24"/>
          <w:szCs w:val="24"/>
        </w:rPr>
      </w:pPr>
      <w:r w:rsidRPr="00DA3763">
        <w:rPr>
          <w:rFonts w:asciiTheme="minorHAnsi" w:hAnsiTheme="minorHAnsi" w:cstheme="minorHAnsi"/>
          <w:sz w:val="24"/>
          <w:szCs w:val="24"/>
        </w:rPr>
        <w:t>&lt;</w:t>
      </w:r>
      <w:r w:rsidRPr="00DA3763">
        <w:rPr>
          <w:rFonts w:asciiTheme="minorHAnsi" w:hAnsiTheme="minorHAnsi" w:cstheme="minorHAnsi"/>
          <w:color w:val="0070C0"/>
          <w:sz w:val="24"/>
          <w:szCs w:val="24"/>
        </w:rPr>
        <w:t>Processes-Summary</w:t>
      </w:r>
      <w:r w:rsidRPr="00DA3763">
        <w:rPr>
          <w:rFonts w:asciiTheme="minorHAnsi" w:hAnsiTheme="minorHAnsi" w:cstheme="minorHAnsi"/>
          <w:sz w:val="24"/>
          <w:szCs w:val="24"/>
        </w:rPr>
        <w:t xml:space="preserve"> </w:t>
      </w:r>
      <w:r w:rsidRPr="00DA3763">
        <w:rPr>
          <w:rFonts w:asciiTheme="minorHAnsi" w:hAnsiTheme="minorHAnsi" w:cstheme="minorHAnsi"/>
          <w:color w:val="FF0000"/>
          <w:sz w:val="24"/>
          <w:szCs w:val="24"/>
        </w:rPr>
        <w:t>lang</w:t>
      </w:r>
      <w:r w:rsidRPr="00DA3763">
        <w:rPr>
          <w:rFonts w:asciiTheme="minorHAnsi" w:hAnsiTheme="minorHAnsi" w:cstheme="minorHAnsi"/>
          <w:sz w:val="24"/>
          <w:szCs w:val="24"/>
        </w:rPr>
        <w:t>=”en”&gt;</w:t>
      </w:r>
      <w:ins w:id="595" w:author="Michelle Castellanos" w:date="2019-09-01T20:44:00Z">
        <w:r w:rsidR="006E526D" w:rsidRPr="006E526D">
          <w:t xml:space="preserve"> </w:t>
        </w:r>
        <w:r w:rsidR="006E526D" w:rsidRPr="006E526D">
          <w:rPr>
            <w:rFonts w:asciiTheme="minorHAnsi" w:hAnsiTheme="minorHAnsi" w:cstheme="minorHAnsi"/>
            <w:sz w:val="24"/>
            <w:szCs w:val="24"/>
          </w:rPr>
          <w:t>Kelp canopies influence the near-shore marine environment and its biota by dampening waves, reducing light and providing a three-dimensional architecture within the water column. Through its influence on wave action and water movement, kelp affects coastal erosion, sedimentation, upwelling, benthic productivity and recruitment of benthic invertebrates (Duggins et al. 1990). Reduced light intensity under kelp canopies creates benthic conditions favourable for particular species (Santelices and Ojeda 1984) and affects competitive relationships among algal species (Dayton 1985). Kelp forest architecture provides shelter, breeding sites and food for pelagic and benthic organisms (Bernstein and Jung 1980; Bologna and Steneck 1993; Levin 1994; Anderson et al. 1997), while the kelp tissue itself provides substrates for epiphytic algae and sessile animals (Duggins 1980; Reed and Foster 1984; Dunton and Schell 1987), as well as food for herbivores and detritivores (Linley et al. 1981; Duggins et al. 1989; Mann 2000), including some trophic specialists (Steneck and Watling 1982; Estes and Steinberg 1988). The kelp forests are part of an extensive trophic network that extends to the open ocean and terrestrial habitats (Estes et al. 2009). Disturbance regimes, competition, and predation are key processes that influence kelp forest ecosystem dynamics. Competition strongly regulates recruitment and establishment, which occurs largely within canopy gaps created by population thinning or disturbance (Reed and Foster 1984; Chapman 1986).</w:t>
        </w:r>
      </w:ins>
      <w:del w:id="596" w:author="Michelle Castellanos" w:date="2019-09-01T20:44:00Z">
        <w:r w:rsidRPr="00DA3763" w:rsidDel="006E526D">
          <w:delText xml:space="preserve"> </w:delText>
        </w:r>
        <w:r w:rsidRPr="00DA3763" w:rsidDel="006E526D">
          <w:rPr>
            <w:rFonts w:asciiTheme="minorHAnsi" w:hAnsiTheme="minorHAnsi" w:cstheme="minorHAnsi"/>
            <w:sz w:val="24"/>
            <w:szCs w:val="24"/>
          </w:rPr>
          <w:delText xml:space="preserve">The key </w:delText>
        </w:r>
        <w:r w:rsidRPr="00DA3763" w:rsidDel="006E526D">
          <w:rPr>
            <w:rFonts w:asciiTheme="minorHAnsi" w:hAnsiTheme="minorHAnsi" w:cstheme="minorHAnsi"/>
            <w:sz w:val="24"/>
            <w:szCs w:val="24"/>
          </w:rPr>
          <w:lastRenderedPageBreak/>
          <w:delText>process occurring within this ecosystem is the flow of fresh water entering the system, which in the Coorong occurs from the River Murray over the barrages. This then interacts with mouth openness, water levels, local sea levels, wind, weather systems, flows via Salt Creek and evaporation rates to drive the hydrodynamics of the Coorong lagoons (Webster</w:delText>
        </w:r>
        <w:r w:rsidDel="006E526D">
          <w:rPr>
            <w:rFonts w:asciiTheme="minorHAnsi" w:hAnsiTheme="minorHAnsi" w:cstheme="minorHAnsi"/>
            <w:sz w:val="24"/>
            <w:szCs w:val="24"/>
          </w:rPr>
          <w:delText>,</w:delText>
        </w:r>
        <w:r w:rsidRPr="00DA3763" w:rsidDel="006E526D">
          <w:rPr>
            <w:rFonts w:asciiTheme="minorHAnsi" w:hAnsiTheme="minorHAnsi" w:cstheme="minorHAnsi"/>
            <w:sz w:val="24"/>
            <w:szCs w:val="24"/>
          </w:rPr>
          <w:delText xml:space="preserve"> 2010), which in turn, drive the ecological characteristics of the system (Lester and Fairweather</w:delText>
        </w:r>
        <w:r w:rsidDel="006E526D">
          <w:rPr>
            <w:rFonts w:asciiTheme="minorHAnsi" w:hAnsiTheme="minorHAnsi" w:cstheme="minorHAnsi"/>
            <w:sz w:val="24"/>
            <w:szCs w:val="24"/>
          </w:rPr>
          <w:delText>,</w:delText>
        </w:r>
        <w:r w:rsidRPr="00DA3763" w:rsidDel="006E526D">
          <w:rPr>
            <w:rFonts w:asciiTheme="minorHAnsi" w:hAnsiTheme="minorHAnsi" w:cstheme="minorHAnsi"/>
            <w:sz w:val="24"/>
            <w:szCs w:val="24"/>
          </w:rPr>
          <w:delText xml:space="preserve"> 2011). The rate and timing of delivery can have a large influence on the effect of freshwater flows, with prolonged low flows identified as more effective than short, larger flows to avoid high salinities and ecological degradation, for compara</w:delText>
        </w:r>
        <w:r w:rsidDel="006E526D">
          <w:rPr>
            <w:rFonts w:asciiTheme="minorHAnsi" w:hAnsiTheme="minorHAnsi" w:cstheme="minorHAnsi"/>
            <w:sz w:val="24"/>
            <w:szCs w:val="24"/>
          </w:rPr>
          <w:delText xml:space="preserve">ble volumes (Lester et al., </w:delText>
        </w:r>
        <w:r w:rsidRPr="00DA3763" w:rsidDel="006E526D">
          <w:rPr>
            <w:rFonts w:asciiTheme="minorHAnsi" w:hAnsiTheme="minorHAnsi" w:cstheme="minorHAnsi"/>
            <w:sz w:val="24"/>
            <w:szCs w:val="24"/>
          </w:rPr>
          <w:delText>2011)</w:delText>
        </w:r>
        <w:r w:rsidDel="006E526D">
          <w:rPr>
            <w:rFonts w:asciiTheme="minorHAnsi" w:hAnsiTheme="minorHAnsi" w:cstheme="minorHAnsi"/>
            <w:sz w:val="24"/>
            <w:szCs w:val="24"/>
          </w:rPr>
          <w:delText xml:space="preserve">. </w:delText>
        </w:r>
      </w:del>
      <w:r w:rsidRPr="00DA3763">
        <w:rPr>
          <w:rFonts w:asciiTheme="minorHAnsi" w:hAnsiTheme="minorHAnsi" w:cstheme="minorHAnsi"/>
          <w:sz w:val="24"/>
          <w:szCs w:val="24"/>
        </w:rPr>
        <w:t>&lt;/</w:t>
      </w:r>
      <w:r w:rsidRPr="00DA3763">
        <w:rPr>
          <w:rFonts w:asciiTheme="minorHAnsi" w:hAnsiTheme="minorHAnsi" w:cstheme="minorHAnsi"/>
          <w:color w:val="0070C0"/>
          <w:sz w:val="24"/>
          <w:szCs w:val="24"/>
        </w:rPr>
        <w:t>Processes-Summary</w:t>
      </w:r>
      <w:r w:rsidRPr="00DA3763">
        <w:rPr>
          <w:rFonts w:asciiTheme="minorHAnsi" w:hAnsiTheme="minorHAnsi" w:cstheme="minorHAnsi"/>
          <w:sz w:val="24"/>
          <w:szCs w:val="24"/>
        </w:rPr>
        <w:t>&gt;</w:t>
      </w:r>
    </w:p>
    <w:p w14:paraId="1FF66D94" w14:textId="77777777" w:rsidR="001F0475" w:rsidRPr="00810D5C" w:rsidRDefault="001F0475">
      <w:pPr>
        <w:pStyle w:val="Standard"/>
        <w:jc w:val="both"/>
        <w:rPr>
          <w:rFonts w:ascii="Bookman Old Style" w:hAnsi="Bookman Old Style" w:cs="Courier New"/>
          <w:sz w:val="24"/>
          <w:szCs w:val="24"/>
        </w:rPr>
      </w:pPr>
    </w:p>
    <w:p w14:paraId="439D30A6" w14:textId="12143CC5" w:rsidR="001D3F73" w:rsidRPr="006774F7" w:rsidRDefault="00FC6AF8" w:rsidP="00611B6F">
      <w:pPr>
        <w:pStyle w:val="Ttulo1"/>
        <w:numPr>
          <w:ilvl w:val="3"/>
          <w:numId w:val="29"/>
        </w:numPr>
      </w:pPr>
      <w:bookmarkStart w:id="597" w:name="_Toc528812670"/>
      <w:bookmarkStart w:id="598" w:name="_Toc10659959"/>
      <w:bookmarkStart w:id="599" w:name="_Toc10989889"/>
      <w:bookmarkEnd w:id="597"/>
      <w:r w:rsidRPr="006774F7">
        <w:t xml:space="preserve">Node: </w:t>
      </w:r>
      <w:r w:rsidR="006774F7">
        <w:t>Ecosystem s</w:t>
      </w:r>
      <w:r w:rsidR="00DD5BB1" w:rsidRPr="006774F7">
        <w:t>ervices</w:t>
      </w:r>
      <w:bookmarkEnd w:id="598"/>
      <w:bookmarkEnd w:id="599"/>
    </w:p>
    <w:p w14:paraId="6A6F92D6" w14:textId="77777777" w:rsidR="00EC61DC" w:rsidRPr="00810D5C" w:rsidRDefault="00FC6AF8" w:rsidP="009C12A5">
      <w:pPr>
        <w:pStyle w:val="Standard"/>
        <w:spacing w:after="80" w:line="23" w:lineRule="atLeast"/>
        <w:rPr>
          <w:rFonts w:ascii="Bookman Old Style" w:hAnsi="Bookman Old Style"/>
        </w:rPr>
      </w:pPr>
      <w:r w:rsidRPr="00810D5C">
        <w:rPr>
          <w:rFonts w:ascii="Bookman Old Style" w:hAnsi="Bookman Old Style"/>
          <w:u w:val="single"/>
        </w:rPr>
        <w:t>Tag:</w:t>
      </w:r>
      <w:r w:rsidRPr="00810D5C">
        <w:rPr>
          <w:rFonts w:ascii="Bookman Old Style" w:hAnsi="Bookman Old Style"/>
        </w:rPr>
        <w:t xml:space="preserve">   &lt;</w:t>
      </w:r>
      <w:r w:rsidR="00AD7383" w:rsidRPr="00810D5C">
        <w:rPr>
          <w:rFonts w:ascii="Bookman Old Style" w:hAnsi="Bookman Old Style"/>
        </w:rPr>
        <w:t>Ecosystem-services</w:t>
      </w:r>
      <w:r w:rsidRPr="00810D5C">
        <w:rPr>
          <w:rFonts w:ascii="Bookman Old Style" w:hAnsi="Bookman Old Style"/>
        </w:rPr>
        <w:t>&gt;</w:t>
      </w:r>
    </w:p>
    <w:p w14:paraId="400DF3D6" w14:textId="77777777" w:rsidR="00EC61DC" w:rsidRPr="00810D5C" w:rsidRDefault="00FC6AF8" w:rsidP="009C12A5">
      <w:pPr>
        <w:pStyle w:val="Standard"/>
        <w:spacing w:after="80" w:line="23" w:lineRule="atLeast"/>
        <w:rPr>
          <w:rFonts w:ascii="Bookman Old Style" w:hAnsi="Bookman Old Style"/>
        </w:rPr>
      </w:pPr>
      <w:r w:rsidRPr="00810D5C">
        <w:rPr>
          <w:rFonts w:ascii="Bookman Old Style" w:hAnsi="Bookman Old Style"/>
          <w:u w:val="single"/>
        </w:rPr>
        <w:t>Parent:</w:t>
      </w:r>
      <w:r w:rsidRPr="00810D5C">
        <w:rPr>
          <w:rFonts w:ascii="Bookman Old Style" w:hAnsi="Bookman Old Style"/>
        </w:rPr>
        <w:t xml:space="preserve"> Assessment-</w:t>
      </w:r>
      <w:r w:rsidR="00872127" w:rsidRPr="00810D5C">
        <w:rPr>
          <w:rFonts w:ascii="Bookman Old Style" w:hAnsi="Bookman Old Style"/>
        </w:rPr>
        <w:t>T</w:t>
      </w:r>
      <w:r w:rsidRPr="00810D5C">
        <w:rPr>
          <w:rFonts w:ascii="Bookman Old Style" w:hAnsi="Bookman Old Style"/>
        </w:rPr>
        <w:t>arget</w:t>
      </w:r>
    </w:p>
    <w:p w14:paraId="3916249B" w14:textId="53FBC06E" w:rsidR="001D3F73" w:rsidRPr="00810D5C" w:rsidRDefault="00FC6AF8" w:rsidP="009C12A5">
      <w:pPr>
        <w:pStyle w:val="Standard"/>
        <w:spacing w:after="80" w:line="23" w:lineRule="atLeast"/>
        <w:rPr>
          <w:rFonts w:ascii="Bookman Old Style" w:hAnsi="Bookman Old Style"/>
        </w:rPr>
      </w:pPr>
      <w:r w:rsidRPr="00810D5C">
        <w:rPr>
          <w:rFonts w:ascii="Bookman Old Style" w:hAnsi="Bookman Old Style"/>
          <w:u w:val="single"/>
        </w:rPr>
        <w:t>Children</w:t>
      </w:r>
      <w:r w:rsidRPr="00810D5C">
        <w:rPr>
          <w:rFonts w:ascii="Bookman Old Style" w:hAnsi="Bookman Old Style"/>
        </w:rPr>
        <w:t xml:space="preserve">: </w:t>
      </w:r>
      <w:r w:rsidR="00680E0F" w:rsidRPr="00810D5C">
        <w:rPr>
          <w:rFonts w:ascii="Bookman Old Style" w:hAnsi="Bookman Old Style"/>
        </w:rPr>
        <w:t>Services</w:t>
      </w:r>
      <w:r w:rsidR="00A50B9C" w:rsidRPr="00810D5C">
        <w:rPr>
          <w:rFonts w:ascii="Bookman Old Style" w:hAnsi="Bookman Old Style"/>
        </w:rPr>
        <w:t xml:space="preserve">, </w:t>
      </w:r>
      <w:r w:rsidR="0016709E">
        <w:rPr>
          <w:rFonts w:ascii="Bookman Old Style" w:hAnsi="Bookman Old Style"/>
        </w:rPr>
        <w:t>Services-</w:t>
      </w:r>
      <w:r w:rsidR="001F0475" w:rsidRPr="00810D5C">
        <w:rPr>
          <w:rFonts w:ascii="Bookman Old Style" w:hAnsi="Bookman Old Style"/>
        </w:rPr>
        <w:t>Summaries</w:t>
      </w:r>
    </w:p>
    <w:p w14:paraId="21870F42" w14:textId="76DC229E" w:rsidR="001D3F73" w:rsidRPr="00810D5C" w:rsidRDefault="00FC6AF8" w:rsidP="009C12A5">
      <w:pPr>
        <w:pStyle w:val="Standard"/>
        <w:spacing w:after="80" w:line="23" w:lineRule="atLeast"/>
        <w:jc w:val="both"/>
        <w:rPr>
          <w:rFonts w:ascii="Bookman Old Style" w:hAnsi="Bookman Old Style"/>
        </w:rPr>
      </w:pPr>
      <w:r w:rsidRPr="00810D5C">
        <w:rPr>
          <w:rFonts w:ascii="Bookman Old Style" w:hAnsi="Bookman Old Style"/>
          <w:u w:val="single"/>
        </w:rPr>
        <w:t>Content:</w:t>
      </w:r>
      <w:r w:rsidRPr="00810D5C">
        <w:rPr>
          <w:rFonts w:ascii="Bookman Old Style" w:hAnsi="Bookman Old Style"/>
        </w:rPr>
        <w:t xml:space="preserve"> </w:t>
      </w:r>
      <w:r w:rsidR="00872127" w:rsidRPr="00810D5C">
        <w:rPr>
          <w:rFonts w:ascii="Bookman Old Style" w:hAnsi="Bookman Old Style"/>
        </w:rPr>
        <w:t xml:space="preserve">Element containing a list </w:t>
      </w:r>
      <w:r w:rsidR="001D6EA7" w:rsidRPr="00810D5C">
        <w:rPr>
          <w:rFonts w:ascii="Bookman Old Style" w:hAnsi="Bookman Old Style"/>
        </w:rPr>
        <w:t>(&lt;</w:t>
      </w:r>
      <w:r w:rsidR="00DA3763">
        <w:rPr>
          <w:rFonts w:ascii="Bookman Old Style" w:hAnsi="Bookman Old Style"/>
        </w:rPr>
        <w:t>Services&gt;)</w:t>
      </w:r>
      <w:r w:rsidR="007C0C4A" w:rsidRPr="00810D5C">
        <w:rPr>
          <w:rFonts w:ascii="Bookman Old Style" w:hAnsi="Bookman Old Style"/>
        </w:rPr>
        <w:t xml:space="preserve"> </w:t>
      </w:r>
      <w:r w:rsidR="00872127" w:rsidRPr="00810D5C">
        <w:rPr>
          <w:rFonts w:ascii="Bookman Old Style" w:hAnsi="Bookman Old Style"/>
        </w:rPr>
        <w:t xml:space="preserve">and description </w:t>
      </w:r>
      <w:r w:rsidR="001F0475" w:rsidRPr="00810D5C">
        <w:rPr>
          <w:rFonts w:ascii="Bookman Old Style" w:hAnsi="Bookman Old Style"/>
        </w:rPr>
        <w:t>(&lt;S</w:t>
      </w:r>
      <w:r w:rsidR="00DA3763">
        <w:rPr>
          <w:rFonts w:ascii="Bookman Old Style" w:hAnsi="Bookman Old Style"/>
        </w:rPr>
        <w:t>ervices-S</w:t>
      </w:r>
      <w:r w:rsidR="001F0475" w:rsidRPr="00810D5C">
        <w:rPr>
          <w:rFonts w:ascii="Bookman Old Style" w:hAnsi="Bookman Old Style"/>
        </w:rPr>
        <w:t>ummaries</w:t>
      </w:r>
      <w:r w:rsidR="007C0C4A" w:rsidRPr="00810D5C">
        <w:rPr>
          <w:rFonts w:ascii="Bookman Old Style" w:hAnsi="Bookman Old Style"/>
        </w:rPr>
        <w:t xml:space="preserve">&gt;) </w:t>
      </w:r>
      <w:r w:rsidR="00872127" w:rsidRPr="00810D5C">
        <w:rPr>
          <w:rFonts w:ascii="Bookman Old Style" w:hAnsi="Bookman Old Style"/>
        </w:rPr>
        <w:t>of the main ecosystem services that the</w:t>
      </w:r>
      <w:r w:rsidR="00810D5C">
        <w:rPr>
          <w:rFonts w:ascii="Bookman Old Style" w:hAnsi="Bookman Old Style"/>
        </w:rPr>
        <w:t xml:space="preserve"> assessment target (i.e. ecosystem) </w:t>
      </w:r>
      <w:r w:rsidR="00872127" w:rsidRPr="00810D5C">
        <w:rPr>
          <w:rFonts w:ascii="Bookman Old Style" w:hAnsi="Bookman Old Style"/>
        </w:rPr>
        <w:t xml:space="preserve">provides. </w:t>
      </w:r>
    </w:p>
    <w:p w14:paraId="55612C78" w14:textId="1D19F03C" w:rsidR="001D3F73" w:rsidRPr="00810D5C" w:rsidRDefault="00FC6AF8" w:rsidP="009C12A5">
      <w:pPr>
        <w:pStyle w:val="Standard"/>
        <w:spacing w:after="80" w:line="23" w:lineRule="atLeast"/>
        <w:jc w:val="both"/>
        <w:rPr>
          <w:rFonts w:ascii="Bookman Old Style" w:hAnsi="Bookman Old Style"/>
        </w:rPr>
      </w:pPr>
      <w:r w:rsidRPr="00810D5C">
        <w:rPr>
          <w:rFonts w:ascii="Bookman Old Style" w:hAnsi="Bookman Old Style"/>
          <w:u w:val="single"/>
        </w:rPr>
        <w:t>A</w:t>
      </w:r>
      <w:r w:rsidR="00FC00B4" w:rsidRPr="00810D5C">
        <w:rPr>
          <w:rFonts w:ascii="Bookman Old Style" w:hAnsi="Bookman Old Style"/>
          <w:u w:val="single"/>
        </w:rPr>
        <w:t>t</w:t>
      </w:r>
      <w:r w:rsidRPr="00810D5C">
        <w:rPr>
          <w:rFonts w:ascii="Bookman Old Style" w:hAnsi="Bookman Old Style"/>
          <w:u w:val="single"/>
        </w:rPr>
        <w:t>tributes:</w:t>
      </w:r>
      <w:r w:rsidRPr="00810D5C">
        <w:rPr>
          <w:rFonts w:ascii="Bookman Old Style" w:hAnsi="Bookman Old Style"/>
        </w:rPr>
        <w:t xml:space="preserve"> none</w:t>
      </w:r>
    </w:p>
    <w:p w14:paraId="0BF3DB1A" w14:textId="77777777" w:rsidR="001D3F73" w:rsidRPr="00810D5C" w:rsidRDefault="00FC6AF8" w:rsidP="009C12A5">
      <w:pPr>
        <w:pStyle w:val="Standard"/>
        <w:spacing w:after="80" w:line="23" w:lineRule="atLeast"/>
        <w:rPr>
          <w:rFonts w:ascii="Bookman Old Style" w:hAnsi="Bookman Old Style"/>
        </w:rPr>
      </w:pPr>
      <w:r w:rsidRPr="00810D5C">
        <w:rPr>
          <w:rFonts w:ascii="Bookman Old Style" w:hAnsi="Bookman Old Style"/>
          <w:u w:val="single"/>
        </w:rPr>
        <w:t>Example:</w:t>
      </w:r>
    </w:p>
    <w:p w14:paraId="627E33A4" w14:textId="750063CA" w:rsidR="00872127" w:rsidRPr="00810D5C" w:rsidRDefault="00FC6AF8" w:rsidP="009C12A5">
      <w:pPr>
        <w:pStyle w:val="Standard"/>
        <w:spacing w:after="80" w:line="23" w:lineRule="atLeast"/>
        <w:jc w:val="both"/>
        <w:rPr>
          <w:rFonts w:asciiTheme="minorHAnsi" w:hAnsiTheme="minorHAnsi" w:cstheme="minorHAnsi"/>
        </w:rPr>
      </w:pPr>
      <w:r w:rsidRPr="00810D5C">
        <w:rPr>
          <w:rFonts w:ascii="Bookman Old Style" w:hAnsi="Bookman Old Style" w:cs="Courier New"/>
        </w:rPr>
        <w:tab/>
      </w:r>
      <w:r w:rsidR="00872127" w:rsidRPr="00810D5C">
        <w:rPr>
          <w:rFonts w:asciiTheme="minorHAnsi" w:hAnsiTheme="minorHAnsi" w:cstheme="minorHAnsi"/>
        </w:rPr>
        <w:t>&lt;</w:t>
      </w:r>
      <w:r w:rsidR="00872127" w:rsidRPr="00810D5C">
        <w:rPr>
          <w:rFonts w:asciiTheme="minorHAnsi" w:hAnsiTheme="minorHAnsi" w:cstheme="minorHAnsi"/>
          <w:color w:val="0070C0"/>
        </w:rPr>
        <w:t>Ecosystem-services</w:t>
      </w:r>
      <w:r w:rsidR="00872127" w:rsidRPr="00810D5C">
        <w:rPr>
          <w:rFonts w:asciiTheme="minorHAnsi" w:hAnsiTheme="minorHAnsi" w:cstheme="minorHAnsi"/>
        </w:rPr>
        <w:t>&gt;</w:t>
      </w:r>
    </w:p>
    <w:p w14:paraId="10789501" w14:textId="75C330E0" w:rsidR="00872127" w:rsidRPr="00810D5C" w:rsidRDefault="001A34F7" w:rsidP="001A34F7">
      <w:pPr>
        <w:pStyle w:val="Standard"/>
        <w:spacing w:after="80" w:line="23" w:lineRule="atLeast"/>
        <w:ind w:firstLine="1080"/>
        <w:jc w:val="both"/>
        <w:rPr>
          <w:rFonts w:asciiTheme="minorHAnsi" w:hAnsiTheme="minorHAnsi" w:cstheme="minorHAnsi"/>
        </w:rPr>
      </w:pPr>
      <w:r>
        <w:rPr>
          <w:rFonts w:asciiTheme="minorHAnsi" w:hAnsiTheme="minorHAnsi" w:cstheme="minorHAnsi"/>
        </w:rPr>
        <w:t>&lt;Services&gt;</w:t>
      </w:r>
    </w:p>
    <w:p w14:paraId="27AD6CB3" w14:textId="6FD6FE9D" w:rsidR="00872127" w:rsidRDefault="00872127" w:rsidP="009C12A5">
      <w:pPr>
        <w:pStyle w:val="Standard"/>
        <w:spacing w:after="80" w:line="23" w:lineRule="atLeast"/>
        <w:ind w:firstLine="720"/>
        <w:jc w:val="both"/>
        <w:rPr>
          <w:rFonts w:asciiTheme="minorHAnsi" w:hAnsiTheme="minorHAnsi" w:cstheme="minorHAnsi"/>
        </w:rPr>
      </w:pPr>
      <w:r w:rsidRPr="00810D5C">
        <w:rPr>
          <w:rFonts w:asciiTheme="minorHAnsi" w:hAnsiTheme="minorHAnsi" w:cstheme="minorHAnsi"/>
        </w:rPr>
        <w:tab/>
        <w:t>&lt;Ecosystem-service&gt;Air quality&lt;/Ecosystem-service&gt;</w:t>
      </w:r>
    </w:p>
    <w:p w14:paraId="444841D9" w14:textId="68A91BBF" w:rsidR="001A34F7" w:rsidRPr="00810D5C" w:rsidRDefault="001A34F7" w:rsidP="001A34F7">
      <w:pPr>
        <w:pStyle w:val="Standard"/>
        <w:spacing w:after="80" w:line="23" w:lineRule="atLeast"/>
        <w:ind w:left="720" w:firstLine="720"/>
        <w:jc w:val="both"/>
        <w:rPr>
          <w:rFonts w:asciiTheme="minorHAnsi" w:hAnsiTheme="minorHAnsi" w:cstheme="minorHAnsi"/>
        </w:rPr>
      </w:pPr>
      <w:r w:rsidRPr="00810D5C">
        <w:rPr>
          <w:rFonts w:asciiTheme="minorHAnsi" w:hAnsiTheme="minorHAnsi" w:cstheme="minorHAnsi"/>
        </w:rPr>
        <w:t>&lt;Ecosystem-service&gt;Water supplies&lt;/Ecosystem service&gt;</w:t>
      </w:r>
    </w:p>
    <w:p w14:paraId="38B0C088" w14:textId="1561432B" w:rsidR="00872127" w:rsidRPr="00810D5C" w:rsidRDefault="00872127" w:rsidP="009C12A5">
      <w:pPr>
        <w:pStyle w:val="Standard"/>
        <w:spacing w:after="80" w:line="23" w:lineRule="atLeast"/>
        <w:ind w:firstLine="720"/>
        <w:jc w:val="both"/>
        <w:rPr>
          <w:rFonts w:asciiTheme="minorHAnsi" w:hAnsiTheme="minorHAnsi" w:cstheme="minorHAnsi"/>
        </w:rPr>
      </w:pPr>
      <w:r w:rsidRPr="00810D5C">
        <w:rPr>
          <w:rFonts w:asciiTheme="minorHAnsi" w:hAnsiTheme="minorHAnsi" w:cstheme="minorHAnsi"/>
        </w:rPr>
        <w:tab/>
        <w:t>&lt;Ecosystem-service&gt;Pollination&lt;/Ecosystem-service&gt;</w:t>
      </w:r>
    </w:p>
    <w:p w14:paraId="3A86B2D6" w14:textId="3A92C226" w:rsidR="00680E0F" w:rsidRPr="00810D5C" w:rsidRDefault="00680E0F" w:rsidP="009C12A5">
      <w:pPr>
        <w:pStyle w:val="Standard"/>
        <w:spacing w:after="80" w:line="23" w:lineRule="atLeast"/>
        <w:ind w:left="720" w:firstLine="360"/>
        <w:jc w:val="both"/>
        <w:rPr>
          <w:rFonts w:asciiTheme="minorHAnsi" w:hAnsiTheme="minorHAnsi" w:cstheme="minorHAnsi"/>
        </w:rPr>
      </w:pPr>
      <w:r w:rsidRPr="00810D5C">
        <w:rPr>
          <w:rFonts w:asciiTheme="minorHAnsi" w:hAnsiTheme="minorHAnsi" w:cstheme="minorHAnsi"/>
        </w:rPr>
        <w:t>&lt;/Services&gt;</w:t>
      </w:r>
    </w:p>
    <w:p w14:paraId="5EC16319" w14:textId="39E5B362" w:rsidR="001F0475" w:rsidRPr="00810D5C" w:rsidRDefault="001F0475" w:rsidP="009C12A5">
      <w:pPr>
        <w:pStyle w:val="Standard"/>
        <w:spacing w:after="80" w:line="23" w:lineRule="atLeast"/>
        <w:ind w:firstLine="1080"/>
        <w:jc w:val="both"/>
        <w:rPr>
          <w:rFonts w:asciiTheme="minorHAnsi" w:hAnsiTheme="minorHAnsi" w:cstheme="minorHAnsi"/>
        </w:rPr>
      </w:pPr>
      <w:r w:rsidRPr="00810D5C">
        <w:rPr>
          <w:rFonts w:asciiTheme="minorHAnsi" w:hAnsiTheme="minorHAnsi" w:cstheme="minorHAnsi"/>
        </w:rPr>
        <w:t>&lt;</w:t>
      </w:r>
      <w:r w:rsidR="0016709E">
        <w:rPr>
          <w:rFonts w:asciiTheme="minorHAnsi" w:hAnsiTheme="minorHAnsi" w:cstheme="minorHAnsi"/>
        </w:rPr>
        <w:t>Services-</w:t>
      </w:r>
      <w:r w:rsidRPr="00810D5C">
        <w:rPr>
          <w:rFonts w:asciiTheme="minorHAnsi" w:hAnsiTheme="minorHAnsi" w:cstheme="minorHAnsi"/>
        </w:rPr>
        <w:t>Summaries</w:t>
      </w:r>
      <w:r w:rsidR="00872127" w:rsidRPr="00810D5C">
        <w:rPr>
          <w:rFonts w:asciiTheme="minorHAnsi" w:hAnsiTheme="minorHAnsi" w:cstheme="minorHAnsi"/>
        </w:rPr>
        <w:t xml:space="preserve">&gt; </w:t>
      </w:r>
    </w:p>
    <w:p w14:paraId="32055739" w14:textId="57658009" w:rsidR="001777AC" w:rsidRPr="00810D5C" w:rsidRDefault="001F0475" w:rsidP="009C12A5">
      <w:pPr>
        <w:pStyle w:val="Standard"/>
        <w:spacing w:after="80" w:line="23" w:lineRule="atLeast"/>
        <w:ind w:left="1440"/>
        <w:jc w:val="both"/>
        <w:rPr>
          <w:rFonts w:asciiTheme="minorHAnsi" w:hAnsiTheme="minorHAnsi" w:cstheme="minorHAnsi"/>
        </w:rPr>
      </w:pPr>
      <w:r w:rsidRPr="00810D5C">
        <w:rPr>
          <w:rFonts w:asciiTheme="minorHAnsi" w:hAnsiTheme="minorHAnsi" w:cstheme="minorHAnsi"/>
        </w:rPr>
        <w:t>&lt;</w:t>
      </w:r>
      <w:r w:rsidR="0016709E">
        <w:rPr>
          <w:rFonts w:asciiTheme="minorHAnsi" w:hAnsiTheme="minorHAnsi" w:cstheme="minorHAnsi"/>
        </w:rPr>
        <w:t>Services-</w:t>
      </w:r>
      <w:r w:rsidRPr="00810D5C">
        <w:rPr>
          <w:rFonts w:asciiTheme="minorHAnsi" w:hAnsiTheme="minorHAnsi" w:cstheme="minorHAnsi"/>
        </w:rPr>
        <w:t>Summary lang=”en</w:t>
      </w:r>
      <w:r w:rsidR="00057503" w:rsidRPr="00810D5C">
        <w:rPr>
          <w:rFonts w:asciiTheme="minorHAnsi" w:hAnsiTheme="minorHAnsi" w:cstheme="minorHAnsi"/>
        </w:rPr>
        <w:t>”</w:t>
      </w:r>
      <w:r w:rsidRPr="00810D5C">
        <w:rPr>
          <w:rFonts w:asciiTheme="minorHAnsi" w:hAnsiTheme="minorHAnsi" w:cstheme="minorHAnsi"/>
        </w:rPr>
        <w:t>&gt;</w:t>
      </w:r>
      <w:r w:rsidR="00872127" w:rsidRPr="00810D5C">
        <w:rPr>
          <w:rFonts w:asciiTheme="minorHAnsi" w:hAnsiTheme="minorHAnsi" w:cstheme="minorHAnsi"/>
        </w:rPr>
        <w:t>The high density of vegetation favors the maintenance of air quality</w:t>
      </w:r>
      <w:r w:rsidR="001777AC" w:rsidRPr="00810D5C">
        <w:rPr>
          <w:rFonts w:asciiTheme="minorHAnsi" w:hAnsiTheme="minorHAnsi" w:cstheme="minorHAnsi"/>
        </w:rPr>
        <w:t xml:space="preserve"> and high levels of humi</w:t>
      </w:r>
      <w:r w:rsidR="00F51CF8" w:rsidRPr="00810D5C">
        <w:rPr>
          <w:rFonts w:asciiTheme="minorHAnsi" w:hAnsiTheme="minorHAnsi" w:cstheme="minorHAnsi"/>
        </w:rPr>
        <w:t>di</w:t>
      </w:r>
      <w:r w:rsidR="001777AC" w:rsidRPr="00810D5C">
        <w:rPr>
          <w:rFonts w:asciiTheme="minorHAnsi" w:hAnsiTheme="minorHAnsi" w:cstheme="minorHAnsi"/>
        </w:rPr>
        <w:t xml:space="preserve">ty that enables the accumulation of water that supplies the surrounded towns. Also, attracts pollinators (key species </w:t>
      </w:r>
      <w:r w:rsidR="006774F7">
        <w:rPr>
          <w:rFonts w:asciiTheme="minorHAnsi" w:hAnsiTheme="minorHAnsi" w:cstheme="minorHAnsi"/>
        </w:rPr>
        <w:t>of this ecosystem interactions).</w:t>
      </w:r>
      <w:r w:rsidR="001777AC" w:rsidRPr="00810D5C">
        <w:rPr>
          <w:rFonts w:asciiTheme="minorHAnsi" w:hAnsiTheme="minorHAnsi" w:cstheme="minorHAnsi"/>
        </w:rPr>
        <w:t>&lt;/</w:t>
      </w:r>
      <w:r w:rsidR="0016709E">
        <w:rPr>
          <w:rFonts w:asciiTheme="minorHAnsi" w:hAnsiTheme="minorHAnsi" w:cstheme="minorHAnsi"/>
        </w:rPr>
        <w:t>Services-</w:t>
      </w:r>
      <w:r w:rsidR="001777AC" w:rsidRPr="00810D5C">
        <w:rPr>
          <w:rFonts w:asciiTheme="minorHAnsi" w:hAnsiTheme="minorHAnsi" w:cstheme="minorHAnsi"/>
        </w:rPr>
        <w:t>Summary&gt;</w:t>
      </w:r>
    </w:p>
    <w:p w14:paraId="7152CFD8" w14:textId="5FDBD8A6" w:rsidR="001F0475" w:rsidRPr="00810D5C" w:rsidRDefault="001F0475" w:rsidP="009C12A5">
      <w:pPr>
        <w:pStyle w:val="Standard"/>
        <w:spacing w:after="80" w:line="23" w:lineRule="atLeast"/>
        <w:ind w:firstLine="1080"/>
        <w:jc w:val="both"/>
        <w:rPr>
          <w:rFonts w:asciiTheme="minorHAnsi" w:hAnsiTheme="minorHAnsi" w:cstheme="minorHAnsi"/>
        </w:rPr>
      </w:pPr>
      <w:r w:rsidRPr="00810D5C">
        <w:rPr>
          <w:rFonts w:asciiTheme="minorHAnsi" w:hAnsiTheme="minorHAnsi" w:cstheme="minorHAnsi"/>
        </w:rPr>
        <w:t>&lt;/</w:t>
      </w:r>
      <w:r w:rsidR="0016709E">
        <w:rPr>
          <w:rFonts w:asciiTheme="minorHAnsi" w:hAnsiTheme="minorHAnsi" w:cstheme="minorHAnsi"/>
        </w:rPr>
        <w:t>Services-</w:t>
      </w:r>
      <w:r w:rsidRPr="00810D5C">
        <w:rPr>
          <w:rFonts w:asciiTheme="minorHAnsi" w:hAnsiTheme="minorHAnsi" w:cstheme="minorHAnsi"/>
        </w:rPr>
        <w:t>Summaries&gt;</w:t>
      </w:r>
    </w:p>
    <w:p w14:paraId="058333A7" w14:textId="6473595A" w:rsidR="00872127" w:rsidRPr="00810D5C" w:rsidRDefault="001777AC" w:rsidP="009C12A5">
      <w:pPr>
        <w:pStyle w:val="Standard"/>
        <w:spacing w:after="80" w:line="23" w:lineRule="atLeast"/>
        <w:ind w:firstLine="720"/>
        <w:jc w:val="both"/>
        <w:rPr>
          <w:rFonts w:asciiTheme="minorHAnsi" w:hAnsiTheme="minorHAnsi" w:cstheme="minorHAnsi"/>
        </w:rPr>
      </w:pPr>
      <w:r w:rsidRPr="00810D5C">
        <w:rPr>
          <w:rFonts w:asciiTheme="minorHAnsi" w:hAnsiTheme="minorHAnsi" w:cstheme="minorHAnsi"/>
        </w:rPr>
        <w:t>&lt;/</w:t>
      </w:r>
      <w:r w:rsidRPr="00810D5C">
        <w:rPr>
          <w:rFonts w:asciiTheme="minorHAnsi" w:hAnsiTheme="minorHAnsi" w:cstheme="minorHAnsi"/>
          <w:color w:val="0070C0"/>
        </w:rPr>
        <w:t>Ecosystem-services</w:t>
      </w:r>
      <w:r w:rsidRPr="00810D5C">
        <w:rPr>
          <w:rFonts w:asciiTheme="minorHAnsi" w:hAnsiTheme="minorHAnsi" w:cstheme="minorHAnsi"/>
        </w:rPr>
        <w:t>&gt;</w:t>
      </w:r>
      <w:r w:rsidR="00872127" w:rsidRPr="00810D5C">
        <w:rPr>
          <w:rFonts w:asciiTheme="minorHAnsi" w:hAnsiTheme="minorHAnsi" w:cstheme="minorHAnsi"/>
        </w:rPr>
        <w:t xml:space="preserve">  </w:t>
      </w:r>
    </w:p>
    <w:p w14:paraId="357D6C38" w14:textId="77777777" w:rsidR="00872127" w:rsidRDefault="00872127">
      <w:pPr>
        <w:pStyle w:val="Standard"/>
        <w:spacing w:after="0"/>
        <w:ind w:firstLine="720"/>
        <w:jc w:val="both"/>
      </w:pPr>
    </w:p>
    <w:p w14:paraId="6C9DD622" w14:textId="52F8A40E" w:rsidR="00680E0F" w:rsidRPr="00680E0F" w:rsidRDefault="00680E0F" w:rsidP="00680E0F">
      <w:pPr>
        <w:pStyle w:val="Ttulo1"/>
        <w:numPr>
          <w:ilvl w:val="4"/>
          <w:numId w:val="29"/>
        </w:numPr>
        <w:rPr>
          <w:rStyle w:val="ListLabel1"/>
          <w:b/>
          <w:sz w:val="28"/>
        </w:rPr>
      </w:pPr>
      <w:bookmarkStart w:id="600" w:name="_Toc10659960"/>
      <w:bookmarkStart w:id="601" w:name="_Toc10989890"/>
      <w:r w:rsidRPr="00680E0F">
        <w:rPr>
          <w:rStyle w:val="ListLabel1"/>
          <w:b/>
          <w:sz w:val="28"/>
        </w:rPr>
        <w:t>Node: Services</w:t>
      </w:r>
      <w:bookmarkEnd w:id="600"/>
      <w:bookmarkEnd w:id="601"/>
    </w:p>
    <w:p w14:paraId="60339719" w14:textId="34C5298A" w:rsidR="00EC61DC" w:rsidRPr="00810D5C" w:rsidRDefault="00680E0F" w:rsidP="00810D5C">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Tag:</w:t>
      </w:r>
      <w:r w:rsidR="006B3B1A">
        <w:rPr>
          <w:rFonts w:ascii="Bookman Old Style" w:hAnsi="Bookman Old Style"/>
          <w:sz w:val="24"/>
          <w:szCs w:val="24"/>
        </w:rPr>
        <w:t xml:space="preserve"> </w:t>
      </w:r>
      <w:r w:rsidRPr="00810D5C">
        <w:rPr>
          <w:rFonts w:ascii="Bookman Old Style" w:hAnsi="Bookman Old Style"/>
          <w:sz w:val="24"/>
          <w:szCs w:val="24"/>
        </w:rPr>
        <w:t>&lt;</w:t>
      </w:r>
      <w:r w:rsidR="00810D5C">
        <w:rPr>
          <w:rFonts w:ascii="Bookman Old Style" w:hAnsi="Bookman Old Style"/>
          <w:sz w:val="24"/>
          <w:szCs w:val="24"/>
        </w:rPr>
        <w:t>Services</w:t>
      </w:r>
      <w:r w:rsidRPr="00810D5C">
        <w:rPr>
          <w:rFonts w:ascii="Bookman Old Style" w:hAnsi="Bookman Old Style"/>
          <w:sz w:val="24"/>
          <w:szCs w:val="24"/>
        </w:rPr>
        <w:t>&gt;</w:t>
      </w:r>
    </w:p>
    <w:p w14:paraId="601B4FBF" w14:textId="77777777" w:rsidR="00EC61DC" w:rsidRPr="00810D5C" w:rsidRDefault="00680E0F" w:rsidP="00810D5C">
      <w:pPr>
        <w:pStyle w:val="Standard"/>
        <w:spacing w:after="80" w:line="23" w:lineRule="atLeast"/>
        <w:rPr>
          <w:rFonts w:ascii="Bookman Old Style" w:hAnsi="Bookman Old Style"/>
          <w:sz w:val="24"/>
          <w:szCs w:val="24"/>
        </w:rPr>
      </w:pPr>
      <w:r w:rsidRPr="00810D5C">
        <w:rPr>
          <w:rFonts w:ascii="Bookman Old Style" w:hAnsi="Bookman Old Style"/>
          <w:sz w:val="24"/>
          <w:szCs w:val="24"/>
          <w:u w:val="single"/>
        </w:rPr>
        <w:t>Parent:</w:t>
      </w:r>
      <w:r w:rsidRPr="00810D5C">
        <w:rPr>
          <w:rFonts w:ascii="Bookman Old Style" w:hAnsi="Bookman Old Style"/>
          <w:sz w:val="24"/>
          <w:szCs w:val="24"/>
        </w:rPr>
        <w:t xml:space="preserve"> Ecosystem-services</w:t>
      </w:r>
    </w:p>
    <w:p w14:paraId="150E06ED" w14:textId="757F5B6E" w:rsidR="00680E0F" w:rsidRPr="00810D5C" w:rsidRDefault="00810D5C" w:rsidP="00810D5C">
      <w:pPr>
        <w:pStyle w:val="Standard"/>
        <w:spacing w:after="80" w:line="23" w:lineRule="atLeast"/>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xml:space="preserve"> Ecosystem-service</w:t>
      </w:r>
    </w:p>
    <w:p w14:paraId="562C808C" w14:textId="0EFBA83B" w:rsidR="00680E0F" w:rsidRPr="00810D5C" w:rsidRDefault="00680E0F" w:rsidP="00810D5C">
      <w:pPr>
        <w:pStyle w:val="Standard"/>
        <w:spacing w:after="80" w:line="23" w:lineRule="atLeast"/>
        <w:rPr>
          <w:rFonts w:ascii="Bookman Old Style" w:hAnsi="Bookman Old Style"/>
          <w:sz w:val="24"/>
          <w:szCs w:val="24"/>
          <w:u w:val="single"/>
        </w:rPr>
      </w:pPr>
      <w:r w:rsidRPr="00810D5C">
        <w:rPr>
          <w:rFonts w:ascii="Bookman Old Style" w:hAnsi="Bookman Old Style"/>
          <w:sz w:val="24"/>
          <w:szCs w:val="24"/>
          <w:u w:val="single"/>
        </w:rPr>
        <w:lastRenderedPageBreak/>
        <w:t>Content:</w:t>
      </w:r>
      <w:r w:rsidRPr="00810D5C">
        <w:rPr>
          <w:rFonts w:ascii="Bookman Old Style" w:hAnsi="Bookman Old Style"/>
          <w:sz w:val="24"/>
          <w:szCs w:val="24"/>
        </w:rPr>
        <w:t xml:space="preserve"> Element containing a </w:t>
      </w:r>
      <w:r w:rsidR="00810D5C" w:rsidRPr="00810D5C">
        <w:rPr>
          <w:rFonts w:ascii="Bookman Old Style" w:hAnsi="Bookman Old Style"/>
          <w:sz w:val="24"/>
          <w:szCs w:val="24"/>
        </w:rPr>
        <w:t xml:space="preserve">list of </w:t>
      </w:r>
      <w:r w:rsidRPr="00810D5C">
        <w:rPr>
          <w:rFonts w:ascii="Bookman Old Style" w:hAnsi="Bookman Old Style"/>
          <w:sz w:val="24"/>
          <w:szCs w:val="24"/>
        </w:rPr>
        <w:t>single ecosystem service</w:t>
      </w:r>
      <w:r w:rsidR="00810D5C" w:rsidRPr="00810D5C">
        <w:rPr>
          <w:rFonts w:ascii="Bookman Old Style" w:hAnsi="Bookman Old Style"/>
          <w:sz w:val="24"/>
          <w:szCs w:val="24"/>
        </w:rPr>
        <w:t>s</w:t>
      </w:r>
      <w:r w:rsidRPr="00810D5C">
        <w:rPr>
          <w:rFonts w:ascii="Bookman Old Style" w:hAnsi="Bookman Old Style"/>
          <w:sz w:val="24"/>
          <w:szCs w:val="24"/>
        </w:rPr>
        <w:t xml:space="preserve"> </w:t>
      </w:r>
      <w:r w:rsidR="00810D5C" w:rsidRPr="00810D5C">
        <w:rPr>
          <w:rFonts w:ascii="Bookman Old Style" w:hAnsi="Bookman Old Style"/>
          <w:sz w:val="24"/>
          <w:szCs w:val="24"/>
        </w:rPr>
        <w:t>provided by the assessment target.</w:t>
      </w:r>
      <w:r w:rsidR="006774F7">
        <w:rPr>
          <w:rFonts w:ascii="Bookman Old Style" w:hAnsi="Bookman Old Style"/>
          <w:sz w:val="24"/>
          <w:szCs w:val="24"/>
        </w:rPr>
        <w:t xml:space="preserve"> </w:t>
      </w:r>
      <w:r w:rsidR="006774F7" w:rsidRPr="006774F7">
        <w:rPr>
          <w:rFonts w:ascii="Bookman Old Style" w:hAnsi="Bookman Old Style"/>
          <w:sz w:val="24"/>
          <w:szCs w:val="24"/>
          <w:highlight w:val="cyan"/>
        </w:rPr>
        <w:t>I</w:t>
      </w:r>
      <w:r w:rsidR="006774F7">
        <w:rPr>
          <w:rFonts w:ascii="Bookman Old Style" w:hAnsi="Bookman Old Style"/>
          <w:sz w:val="24"/>
          <w:szCs w:val="24"/>
          <w:highlight w:val="cyan"/>
        </w:rPr>
        <w:t>N</w:t>
      </w:r>
      <w:r w:rsidR="006774F7" w:rsidRPr="006774F7">
        <w:rPr>
          <w:rFonts w:ascii="Bookman Old Style" w:hAnsi="Bookman Old Style"/>
          <w:sz w:val="24"/>
          <w:szCs w:val="24"/>
          <w:highlight w:val="cyan"/>
        </w:rPr>
        <w:t xml:space="preserve">CLUDE DEFINITION OF ECOSYSTEM SERVICE. </w:t>
      </w:r>
      <w:r w:rsidR="009C311B">
        <w:rPr>
          <w:rFonts w:ascii="Bookman Old Style" w:hAnsi="Bookman Old Style"/>
          <w:sz w:val="24"/>
          <w:szCs w:val="24"/>
        </w:rPr>
        <w:t>The information on individual services is not always explicit</w:t>
      </w:r>
      <w:r w:rsidR="006774F7" w:rsidRPr="009C311B">
        <w:rPr>
          <w:rFonts w:ascii="Bookman Old Style" w:hAnsi="Bookman Old Style"/>
          <w:sz w:val="24"/>
          <w:szCs w:val="24"/>
        </w:rPr>
        <w:t xml:space="preserve"> in the </w:t>
      </w:r>
      <w:r w:rsidR="009C311B">
        <w:rPr>
          <w:rFonts w:ascii="Bookman Old Style" w:hAnsi="Bookman Old Style"/>
          <w:sz w:val="24"/>
          <w:szCs w:val="24"/>
        </w:rPr>
        <w:t xml:space="preserve">case study </w:t>
      </w:r>
      <w:r w:rsidR="006774F7" w:rsidRPr="009C311B">
        <w:rPr>
          <w:rFonts w:ascii="Bookman Old Style" w:hAnsi="Bookman Old Style"/>
          <w:sz w:val="24"/>
          <w:szCs w:val="24"/>
        </w:rPr>
        <w:t>d</w:t>
      </w:r>
      <w:r w:rsidR="009C311B">
        <w:rPr>
          <w:rFonts w:ascii="Bookman Old Style" w:hAnsi="Bookman Old Style"/>
          <w:sz w:val="24"/>
          <w:szCs w:val="24"/>
        </w:rPr>
        <w:t>ocumentation</w:t>
      </w:r>
      <w:r w:rsidR="006774F7" w:rsidRPr="009C311B">
        <w:rPr>
          <w:rFonts w:ascii="Bookman Old Style" w:hAnsi="Bookman Old Style"/>
          <w:sz w:val="24"/>
          <w:szCs w:val="24"/>
        </w:rPr>
        <w:t xml:space="preserve"> but can be inferred. </w:t>
      </w:r>
      <w:r w:rsidR="009C311B">
        <w:rPr>
          <w:rFonts w:ascii="Bookman Old Style" w:hAnsi="Bookman Old Style"/>
          <w:sz w:val="24"/>
          <w:szCs w:val="24"/>
        </w:rPr>
        <w:t>However, i</w:t>
      </w:r>
      <w:r w:rsidR="009C311B" w:rsidRPr="009C311B">
        <w:rPr>
          <w:rFonts w:ascii="Bookman Old Style" w:hAnsi="Bookman Old Style"/>
          <w:sz w:val="24"/>
          <w:szCs w:val="24"/>
        </w:rPr>
        <w:t>f unsure, it is best to only include the text description in the node &lt;Services-Summary&gt;.</w:t>
      </w:r>
    </w:p>
    <w:p w14:paraId="044C5B85" w14:textId="77777777" w:rsidR="00680E0F" w:rsidRPr="00810D5C" w:rsidRDefault="00680E0F" w:rsidP="00810D5C">
      <w:pPr>
        <w:pStyle w:val="Standard"/>
        <w:spacing w:after="80" w:line="23" w:lineRule="atLeast"/>
        <w:jc w:val="both"/>
        <w:rPr>
          <w:rFonts w:ascii="Bookman Old Style" w:hAnsi="Bookman Old Style"/>
          <w:sz w:val="24"/>
          <w:szCs w:val="24"/>
        </w:rPr>
      </w:pPr>
      <w:r w:rsidRPr="00810D5C">
        <w:rPr>
          <w:rFonts w:ascii="Bookman Old Style" w:hAnsi="Bookman Old Style"/>
          <w:sz w:val="24"/>
          <w:szCs w:val="24"/>
          <w:u w:val="single"/>
        </w:rPr>
        <w:t>Attributes:</w:t>
      </w:r>
      <w:r w:rsidRPr="00810D5C">
        <w:rPr>
          <w:rFonts w:ascii="Bookman Old Style" w:hAnsi="Bookman Old Style"/>
          <w:sz w:val="24"/>
          <w:szCs w:val="24"/>
        </w:rPr>
        <w:t xml:space="preserve"> none</w:t>
      </w:r>
    </w:p>
    <w:p w14:paraId="005FBCEF" w14:textId="77777777" w:rsidR="00680E0F" w:rsidRDefault="00680E0F" w:rsidP="00810D5C">
      <w:pPr>
        <w:pStyle w:val="Standard"/>
        <w:spacing w:after="80" w:line="23" w:lineRule="atLeast"/>
        <w:jc w:val="both"/>
        <w:rPr>
          <w:rFonts w:ascii="Bookman Old Style" w:hAnsi="Bookman Old Style"/>
          <w:sz w:val="24"/>
          <w:szCs w:val="24"/>
        </w:rPr>
      </w:pPr>
      <w:r w:rsidRPr="00810D5C">
        <w:rPr>
          <w:rFonts w:ascii="Bookman Old Style" w:hAnsi="Bookman Old Style"/>
          <w:sz w:val="24"/>
          <w:szCs w:val="24"/>
        </w:rPr>
        <w:t>Example:</w:t>
      </w:r>
    </w:p>
    <w:p w14:paraId="2CC7179E" w14:textId="445F4336" w:rsidR="00810D5C" w:rsidRPr="00810D5C" w:rsidRDefault="00810D5C" w:rsidP="00810D5C">
      <w:pPr>
        <w:pStyle w:val="Standard"/>
        <w:spacing w:after="80" w:line="23" w:lineRule="atLeast"/>
        <w:jc w:val="both"/>
        <w:rPr>
          <w:rFonts w:ascii="Bookman Old Style" w:hAnsi="Bookman Old Style"/>
          <w:sz w:val="24"/>
          <w:szCs w:val="24"/>
        </w:rPr>
      </w:pPr>
      <w:r>
        <w:rPr>
          <w:rFonts w:ascii="Bookman Old Style" w:hAnsi="Bookman Old Style"/>
          <w:sz w:val="24"/>
          <w:szCs w:val="24"/>
        </w:rPr>
        <w:tab/>
        <w:t>&lt;</w:t>
      </w:r>
      <w:r w:rsidRPr="00810D5C">
        <w:rPr>
          <w:rFonts w:ascii="Bookman Old Style" w:hAnsi="Bookman Old Style"/>
          <w:color w:val="0070C0"/>
          <w:sz w:val="24"/>
          <w:szCs w:val="24"/>
        </w:rPr>
        <w:t>Services</w:t>
      </w:r>
      <w:r>
        <w:rPr>
          <w:rFonts w:ascii="Bookman Old Style" w:hAnsi="Bookman Old Style"/>
          <w:sz w:val="24"/>
          <w:szCs w:val="24"/>
        </w:rPr>
        <w:t>&gt;</w:t>
      </w:r>
    </w:p>
    <w:p w14:paraId="73DFD877" w14:textId="77777777" w:rsidR="00680E0F" w:rsidRPr="00810D5C" w:rsidRDefault="00680E0F" w:rsidP="00810D5C">
      <w:pPr>
        <w:pStyle w:val="Standard"/>
        <w:spacing w:after="80" w:line="23" w:lineRule="atLeast"/>
        <w:ind w:left="720" w:firstLine="720"/>
        <w:jc w:val="both"/>
        <w:rPr>
          <w:rFonts w:asciiTheme="minorHAnsi" w:hAnsiTheme="minorHAnsi" w:cstheme="minorHAnsi"/>
          <w:sz w:val="24"/>
          <w:szCs w:val="24"/>
        </w:rPr>
      </w:pPr>
      <w:r w:rsidRPr="00810D5C">
        <w:rPr>
          <w:rFonts w:asciiTheme="minorHAnsi" w:hAnsiTheme="minorHAnsi" w:cstheme="minorHAnsi"/>
          <w:sz w:val="24"/>
          <w:szCs w:val="24"/>
        </w:rPr>
        <w:t>&lt;Ecosystem-service&gt;Water supplies&lt;/Ecosystem service&gt;</w:t>
      </w:r>
    </w:p>
    <w:p w14:paraId="6D803D8C" w14:textId="32A1A9BF" w:rsidR="00680E0F" w:rsidRPr="00810D5C" w:rsidRDefault="00680E0F" w:rsidP="00810D5C">
      <w:pPr>
        <w:pStyle w:val="Standard"/>
        <w:spacing w:after="80" w:line="23" w:lineRule="atLeast"/>
        <w:ind w:left="720" w:firstLine="720"/>
        <w:jc w:val="both"/>
        <w:rPr>
          <w:rFonts w:asciiTheme="minorHAnsi" w:hAnsiTheme="minorHAnsi" w:cstheme="minorHAnsi"/>
          <w:sz w:val="24"/>
          <w:szCs w:val="24"/>
        </w:rPr>
      </w:pPr>
      <w:r w:rsidRPr="00810D5C">
        <w:rPr>
          <w:rFonts w:asciiTheme="minorHAnsi" w:hAnsiTheme="minorHAnsi" w:cstheme="minorHAnsi"/>
          <w:sz w:val="24"/>
          <w:szCs w:val="24"/>
        </w:rPr>
        <w:t>&lt;Ecosystem-service&gt;Air quality&lt;/Ecosystem-service&gt;</w:t>
      </w:r>
    </w:p>
    <w:p w14:paraId="6BC616DF" w14:textId="4CA5D796" w:rsidR="00680E0F" w:rsidRPr="00810D5C" w:rsidRDefault="00680E0F" w:rsidP="00810D5C">
      <w:pPr>
        <w:pStyle w:val="Standard"/>
        <w:spacing w:after="80" w:line="23" w:lineRule="atLeast"/>
        <w:ind w:left="720" w:firstLine="720"/>
        <w:jc w:val="both"/>
        <w:rPr>
          <w:rFonts w:asciiTheme="minorHAnsi" w:hAnsiTheme="minorHAnsi" w:cstheme="minorHAnsi"/>
          <w:sz w:val="24"/>
          <w:szCs w:val="24"/>
        </w:rPr>
      </w:pPr>
      <w:r w:rsidRPr="00810D5C">
        <w:rPr>
          <w:rFonts w:asciiTheme="minorHAnsi" w:hAnsiTheme="minorHAnsi" w:cstheme="minorHAnsi"/>
          <w:sz w:val="24"/>
          <w:szCs w:val="24"/>
        </w:rPr>
        <w:t>&lt;Ecosystem-service&gt;Other&lt;/Ecosystem-service&gt;</w:t>
      </w:r>
    </w:p>
    <w:p w14:paraId="15A25486" w14:textId="27699784" w:rsidR="00810D5C" w:rsidRPr="00810D5C" w:rsidRDefault="00810D5C" w:rsidP="00810D5C">
      <w:pPr>
        <w:pStyle w:val="Standard"/>
        <w:spacing w:after="80" w:line="23" w:lineRule="atLeast"/>
        <w:ind w:firstLine="720"/>
        <w:jc w:val="both"/>
        <w:rPr>
          <w:rFonts w:asciiTheme="minorHAnsi" w:hAnsiTheme="minorHAnsi" w:cstheme="minorHAnsi"/>
          <w:sz w:val="24"/>
          <w:szCs w:val="24"/>
        </w:rPr>
      </w:pPr>
      <w:r>
        <w:rPr>
          <w:rFonts w:asciiTheme="minorHAnsi" w:hAnsiTheme="minorHAnsi" w:cstheme="minorHAnsi"/>
          <w:sz w:val="24"/>
          <w:szCs w:val="24"/>
        </w:rPr>
        <w:t>&lt;/</w:t>
      </w:r>
      <w:r w:rsidRPr="00810D5C">
        <w:rPr>
          <w:rFonts w:asciiTheme="minorHAnsi" w:hAnsiTheme="minorHAnsi" w:cstheme="minorHAnsi"/>
          <w:color w:val="0070C0"/>
          <w:sz w:val="24"/>
          <w:szCs w:val="24"/>
        </w:rPr>
        <w:t>Services</w:t>
      </w:r>
      <w:r>
        <w:rPr>
          <w:rFonts w:asciiTheme="minorHAnsi" w:hAnsiTheme="minorHAnsi" w:cstheme="minorHAnsi"/>
          <w:sz w:val="24"/>
          <w:szCs w:val="24"/>
        </w:rPr>
        <w:t>&gt;</w:t>
      </w:r>
    </w:p>
    <w:p w14:paraId="3732683D" w14:textId="77777777" w:rsidR="00680E0F" w:rsidRDefault="00680E0F">
      <w:pPr>
        <w:pStyle w:val="Standard"/>
        <w:spacing w:after="0"/>
        <w:ind w:firstLine="720"/>
        <w:jc w:val="both"/>
      </w:pPr>
    </w:p>
    <w:p w14:paraId="4DF712C9" w14:textId="4A62A83D" w:rsidR="00A50B9C" w:rsidRPr="00680E0F" w:rsidRDefault="00A50B9C" w:rsidP="00680E0F">
      <w:pPr>
        <w:pStyle w:val="Ttulo1"/>
        <w:numPr>
          <w:ilvl w:val="5"/>
          <w:numId w:val="29"/>
        </w:numPr>
        <w:rPr>
          <w:rStyle w:val="ListLabel1"/>
          <w:b/>
          <w:sz w:val="28"/>
        </w:rPr>
      </w:pPr>
      <w:bookmarkStart w:id="602" w:name="_Toc10659961"/>
      <w:bookmarkStart w:id="603" w:name="_Toc10989891"/>
      <w:r w:rsidRPr="00680E0F">
        <w:rPr>
          <w:rStyle w:val="ListLabel1"/>
          <w:b/>
          <w:sz w:val="28"/>
        </w:rPr>
        <w:t xml:space="preserve">Node: Ecosystem </w:t>
      </w:r>
      <w:r w:rsidR="006B3B1A">
        <w:rPr>
          <w:rStyle w:val="ListLabel1"/>
          <w:b/>
          <w:sz w:val="28"/>
        </w:rPr>
        <w:t>s</w:t>
      </w:r>
      <w:r w:rsidRPr="00680E0F">
        <w:rPr>
          <w:rStyle w:val="ListLabel1"/>
          <w:b/>
          <w:sz w:val="28"/>
        </w:rPr>
        <w:t>ervice</w:t>
      </w:r>
      <w:bookmarkEnd w:id="602"/>
      <w:bookmarkEnd w:id="603"/>
    </w:p>
    <w:p w14:paraId="1908C696" w14:textId="5FC3C41D" w:rsidR="00EC61DC" w:rsidRPr="007A7BD6" w:rsidRDefault="00A50B9C" w:rsidP="00496F4F">
      <w:pPr>
        <w:pStyle w:val="Standard"/>
        <w:spacing w:after="80" w:line="23" w:lineRule="atLeast"/>
        <w:rPr>
          <w:rFonts w:ascii="Bookman Old Style" w:hAnsi="Bookman Old Style"/>
          <w:sz w:val="24"/>
          <w:szCs w:val="24"/>
        </w:rPr>
      </w:pPr>
      <w:r w:rsidRPr="007A7BD6">
        <w:rPr>
          <w:rFonts w:ascii="Bookman Old Style" w:hAnsi="Bookman Old Style"/>
          <w:sz w:val="24"/>
          <w:szCs w:val="24"/>
          <w:u w:val="single"/>
        </w:rPr>
        <w:t>Tag:</w:t>
      </w:r>
      <w:r w:rsidR="006B3B1A">
        <w:rPr>
          <w:rFonts w:ascii="Bookman Old Style" w:hAnsi="Bookman Old Style"/>
          <w:sz w:val="24"/>
          <w:szCs w:val="24"/>
        </w:rPr>
        <w:t xml:space="preserve">  </w:t>
      </w:r>
      <w:r w:rsidRPr="007A7BD6">
        <w:rPr>
          <w:rFonts w:ascii="Bookman Old Style" w:hAnsi="Bookman Old Style"/>
          <w:sz w:val="24"/>
          <w:szCs w:val="24"/>
        </w:rPr>
        <w:t>&lt;Ecosystem-service&gt;</w:t>
      </w:r>
    </w:p>
    <w:p w14:paraId="0936F455" w14:textId="65FF9987" w:rsidR="00EC61DC" w:rsidRPr="007A7BD6" w:rsidRDefault="00A50B9C" w:rsidP="00496F4F">
      <w:pPr>
        <w:pStyle w:val="Standard"/>
        <w:spacing w:after="80" w:line="23" w:lineRule="atLeast"/>
        <w:rPr>
          <w:rFonts w:ascii="Bookman Old Style" w:hAnsi="Bookman Old Style"/>
          <w:sz w:val="24"/>
          <w:szCs w:val="24"/>
        </w:rPr>
      </w:pPr>
      <w:r w:rsidRPr="007A7BD6">
        <w:rPr>
          <w:rFonts w:ascii="Bookman Old Style" w:hAnsi="Bookman Old Style"/>
          <w:sz w:val="24"/>
          <w:szCs w:val="24"/>
          <w:u w:val="single"/>
        </w:rPr>
        <w:t>Parent:</w:t>
      </w:r>
      <w:r w:rsidRPr="007A7BD6">
        <w:rPr>
          <w:rFonts w:ascii="Bookman Old Style" w:hAnsi="Bookman Old Style"/>
          <w:sz w:val="24"/>
          <w:szCs w:val="24"/>
        </w:rPr>
        <w:t xml:space="preserve"> </w:t>
      </w:r>
      <w:r w:rsidR="007A7BD6" w:rsidRPr="007A7BD6">
        <w:rPr>
          <w:rFonts w:ascii="Bookman Old Style" w:hAnsi="Bookman Old Style"/>
          <w:sz w:val="24"/>
          <w:szCs w:val="24"/>
        </w:rPr>
        <w:t>Services</w:t>
      </w:r>
    </w:p>
    <w:p w14:paraId="7FDC13B2" w14:textId="1C4804EC" w:rsidR="001D3F73" w:rsidRPr="007A7BD6" w:rsidRDefault="00A50B9C" w:rsidP="00496F4F">
      <w:pPr>
        <w:pStyle w:val="Standard"/>
        <w:spacing w:after="80" w:line="23" w:lineRule="atLeast"/>
        <w:rPr>
          <w:rFonts w:ascii="Bookman Old Style" w:hAnsi="Bookman Old Style"/>
          <w:sz w:val="24"/>
          <w:szCs w:val="24"/>
          <w:u w:val="single"/>
        </w:rPr>
      </w:pPr>
      <w:r w:rsidRPr="007A7BD6">
        <w:rPr>
          <w:rFonts w:ascii="Bookman Old Style" w:hAnsi="Bookman Old Style"/>
          <w:sz w:val="24"/>
          <w:szCs w:val="24"/>
          <w:u w:val="single"/>
        </w:rPr>
        <w:t>Children:</w:t>
      </w:r>
      <w:r w:rsidRPr="007A7BD6">
        <w:rPr>
          <w:rFonts w:ascii="Bookman Old Style" w:hAnsi="Bookman Old Style"/>
          <w:sz w:val="24"/>
          <w:szCs w:val="24"/>
        </w:rPr>
        <w:t xml:space="preserve"> none</w:t>
      </w:r>
    </w:p>
    <w:p w14:paraId="1323D80B" w14:textId="6AD92A13" w:rsidR="00A50B9C" w:rsidRPr="007A7BD6" w:rsidRDefault="00A50B9C" w:rsidP="00496F4F">
      <w:pPr>
        <w:pStyle w:val="Standard"/>
        <w:spacing w:after="80" w:line="23" w:lineRule="atLeast"/>
        <w:rPr>
          <w:rFonts w:ascii="Bookman Old Style" w:hAnsi="Bookman Old Style"/>
          <w:sz w:val="24"/>
          <w:szCs w:val="24"/>
        </w:rPr>
      </w:pPr>
      <w:r w:rsidRPr="007A7BD6">
        <w:rPr>
          <w:rFonts w:ascii="Bookman Old Style" w:hAnsi="Bookman Old Style"/>
          <w:sz w:val="24"/>
          <w:szCs w:val="24"/>
          <w:u w:val="single"/>
        </w:rPr>
        <w:t>Content:</w:t>
      </w:r>
      <w:r w:rsidR="00237A67" w:rsidRPr="007A7BD6">
        <w:rPr>
          <w:rFonts w:ascii="Bookman Old Style" w:hAnsi="Bookman Old Style"/>
          <w:sz w:val="24"/>
          <w:szCs w:val="24"/>
          <w:u w:val="single"/>
        </w:rPr>
        <w:t xml:space="preserve"> </w:t>
      </w:r>
      <w:r w:rsidR="00237A67" w:rsidRPr="007A7BD6">
        <w:rPr>
          <w:rFonts w:ascii="Bookman Old Style" w:hAnsi="Bookman Old Style"/>
          <w:sz w:val="24"/>
          <w:szCs w:val="24"/>
        </w:rPr>
        <w:t>Element containing a single ecosystem service</w:t>
      </w:r>
      <w:r w:rsidR="00057503">
        <w:rPr>
          <w:rFonts w:ascii="Bookman Old Style" w:hAnsi="Bookman Old Style"/>
          <w:sz w:val="24"/>
          <w:szCs w:val="24"/>
        </w:rPr>
        <w:t>. The possible names of the services are:</w:t>
      </w:r>
      <w:r w:rsidR="00237A67" w:rsidRPr="007A7BD6">
        <w:rPr>
          <w:rFonts w:ascii="Bookman Old Style" w:hAnsi="Bookman Old Style"/>
          <w:sz w:val="24"/>
          <w:szCs w:val="24"/>
        </w:rPr>
        <w:t xml:space="preserve"> </w:t>
      </w:r>
      <w:commentRangeStart w:id="604"/>
      <w:commentRangeStart w:id="605"/>
      <w:commentRangeStart w:id="606"/>
      <w:commentRangeStart w:id="607"/>
      <w:r w:rsidR="00057503" w:rsidRPr="00057503">
        <w:rPr>
          <w:rFonts w:ascii="Bookman Old Style" w:hAnsi="Bookman Old Style"/>
          <w:sz w:val="24"/>
          <w:szCs w:val="24"/>
        </w:rPr>
        <w:t>water quality, water supplies, flood control, climate regulation, landscape, air quality, nutrient cycling, habitat maintenance, provision of critical habitat, pollination, erosion control, biocontrol, shoreline protection, other</w:t>
      </w:r>
      <w:commentRangeEnd w:id="604"/>
      <w:r w:rsidR="00091A99">
        <w:rPr>
          <w:rStyle w:val="Refdecomentario"/>
        </w:rPr>
        <w:commentReference w:id="604"/>
      </w:r>
      <w:r w:rsidR="00057503" w:rsidRPr="00057503">
        <w:rPr>
          <w:rFonts w:ascii="Bookman Old Style" w:hAnsi="Bookman Old Style"/>
          <w:sz w:val="24"/>
          <w:szCs w:val="24"/>
        </w:rPr>
        <w:t>.</w:t>
      </w:r>
      <w:r w:rsidR="00057503">
        <w:rPr>
          <w:rFonts w:ascii="Bookman Old Style" w:hAnsi="Bookman Old Style"/>
          <w:sz w:val="24"/>
          <w:szCs w:val="24"/>
        </w:rPr>
        <w:t xml:space="preserve"> </w:t>
      </w:r>
      <w:commentRangeEnd w:id="605"/>
      <w:r w:rsidR="00057503">
        <w:rPr>
          <w:rStyle w:val="Refdecomentario"/>
        </w:rPr>
        <w:commentReference w:id="605"/>
      </w:r>
      <w:commentRangeEnd w:id="606"/>
      <w:r w:rsidR="00981AA9">
        <w:rPr>
          <w:rStyle w:val="Refdecomentario"/>
        </w:rPr>
        <w:commentReference w:id="606"/>
      </w:r>
      <w:commentRangeEnd w:id="607"/>
      <w:r w:rsidR="006B3B1A">
        <w:rPr>
          <w:rStyle w:val="Refdecomentario"/>
        </w:rPr>
        <w:commentReference w:id="607"/>
      </w:r>
      <w:r w:rsidR="00496F4F">
        <w:rPr>
          <w:rFonts w:ascii="Bookman Old Style" w:hAnsi="Bookman Old Style"/>
          <w:sz w:val="24"/>
          <w:szCs w:val="24"/>
        </w:rPr>
        <w:t xml:space="preserve">Add a node for each separate ecosystem service provided by the assessment target. </w:t>
      </w:r>
    </w:p>
    <w:p w14:paraId="511EA591" w14:textId="77777777" w:rsidR="00A50B9C" w:rsidRPr="007A7BD6" w:rsidRDefault="00A50B9C" w:rsidP="00496F4F">
      <w:pPr>
        <w:pStyle w:val="Standard"/>
        <w:spacing w:after="80" w:line="23" w:lineRule="atLeast"/>
        <w:jc w:val="both"/>
        <w:rPr>
          <w:rFonts w:ascii="Bookman Old Style" w:hAnsi="Bookman Old Style"/>
          <w:sz w:val="24"/>
          <w:szCs w:val="24"/>
        </w:rPr>
      </w:pPr>
      <w:r w:rsidRPr="007A7BD6">
        <w:rPr>
          <w:rFonts w:ascii="Bookman Old Style" w:hAnsi="Bookman Old Style"/>
          <w:sz w:val="24"/>
          <w:szCs w:val="24"/>
          <w:u w:val="single"/>
        </w:rPr>
        <w:t>Attributes:</w:t>
      </w:r>
      <w:r w:rsidRPr="007A7BD6">
        <w:rPr>
          <w:rFonts w:ascii="Bookman Old Style" w:hAnsi="Bookman Old Style"/>
          <w:sz w:val="24"/>
          <w:szCs w:val="24"/>
        </w:rPr>
        <w:t xml:space="preserve"> none</w:t>
      </w:r>
    </w:p>
    <w:p w14:paraId="56955710" w14:textId="3A39EE95" w:rsidR="00237A67" w:rsidRPr="007A7BD6" w:rsidRDefault="00237A67" w:rsidP="00496F4F">
      <w:pPr>
        <w:pStyle w:val="Standard"/>
        <w:spacing w:after="80" w:line="23" w:lineRule="atLeast"/>
        <w:jc w:val="both"/>
        <w:rPr>
          <w:rFonts w:ascii="Bookman Old Style" w:hAnsi="Bookman Old Style"/>
          <w:sz w:val="24"/>
          <w:szCs w:val="24"/>
        </w:rPr>
      </w:pPr>
      <w:r w:rsidRPr="007A7BD6">
        <w:rPr>
          <w:rFonts w:ascii="Bookman Old Style" w:hAnsi="Bookman Old Style"/>
          <w:sz w:val="24"/>
          <w:szCs w:val="24"/>
        </w:rPr>
        <w:t>Example:</w:t>
      </w:r>
    </w:p>
    <w:p w14:paraId="6D73BBA3" w14:textId="77777777" w:rsidR="00237A67" w:rsidRPr="007A7BD6" w:rsidRDefault="00237A67" w:rsidP="00496F4F">
      <w:pPr>
        <w:pStyle w:val="Standard"/>
        <w:spacing w:after="80" w:line="23" w:lineRule="atLeast"/>
        <w:ind w:firstLine="720"/>
        <w:jc w:val="both"/>
        <w:rPr>
          <w:rFonts w:asciiTheme="minorHAnsi" w:hAnsiTheme="minorHAnsi" w:cstheme="minorHAnsi"/>
          <w:sz w:val="24"/>
          <w:szCs w:val="24"/>
        </w:rPr>
      </w:pPr>
      <w:r w:rsidRPr="007A7BD6">
        <w:rPr>
          <w:rFonts w:asciiTheme="minorHAnsi" w:hAnsiTheme="minorHAnsi" w:cstheme="minorHAnsi"/>
          <w:sz w:val="24"/>
          <w:szCs w:val="24"/>
        </w:rPr>
        <w:t>&lt;</w:t>
      </w:r>
      <w:r w:rsidRPr="007A7BD6">
        <w:rPr>
          <w:rFonts w:asciiTheme="minorHAnsi" w:hAnsiTheme="minorHAnsi" w:cstheme="minorHAnsi"/>
          <w:color w:val="0070C0"/>
          <w:sz w:val="24"/>
          <w:szCs w:val="24"/>
        </w:rPr>
        <w:t>Ecosystem-service</w:t>
      </w:r>
      <w:r w:rsidRPr="007A7BD6">
        <w:rPr>
          <w:rFonts w:asciiTheme="minorHAnsi" w:hAnsiTheme="minorHAnsi" w:cstheme="minorHAnsi"/>
          <w:sz w:val="24"/>
          <w:szCs w:val="24"/>
        </w:rPr>
        <w:t>&gt;Water supplies&lt;/</w:t>
      </w:r>
      <w:r w:rsidRPr="007A7BD6">
        <w:rPr>
          <w:rFonts w:asciiTheme="minorHAnsi" w:hAnsiTheme="minorHAnsi" w:cstheme="minorHAnsi"/>
          <w:color w:val="0070C0"/>
          <w:sz w:val="24"/>
          <w:szCs w:val="24"/>
        </w:rPr>
        <w:t>Ecosystem service</w:t>
      </w:r>
      <w:r w:rsidRPr="007A7BD6">
        <w:rPr>
          <w:rFonts w:asciiTheme="minorHAnsi" w:hAnsiTheme="minorHAnsi" w:cstheme="minorHAnsi"/>
          <w:sz w:val="24"/>
          <w:szCs w:val="24"/>
        </w:rPr>
        <w:t>&gt;</w:t>
      </w:r>
    </w:p>
    <w:p w14:paraId="2EF0D69C" w14:textId="7291427D" w:rsidR="00237A67" w:rsidRPr="007A7BD6" w:rsidRDefault="00237A67" w:rsidP="00496F4F">
      <w:pPr>
        <w:pStyle w:val="Standard"/>
        <w:spacing w:after="80" w:line="23" w:lineRule="atLeast"/>
        <w:ind w:firstLine="720"/>
        <w:jc w:val="both"/>
        <w:rPr>
          <w:rFonts w:asciiTheme="minorHAnsi" w:hAnsiTheme="minorHAnsi" w:cstheme="minorHAnsi"/>
          <w:sz w:val="24"/>
          <w:szCs w:val="24"/>
        </w:rPr>
      </w:pPr>
      <w:r w:rsidRPr="007A7BD6">
        <w:rPr>
          <w:rFonts w:asciiTheme="minorHAnsi" w:hAnsiTheme="minorHAnsi" w:cstheme="minorHAnsi"/>
          <w:sz w:val="24"/>
          <w:szCs w:val="24"/>
        </w:rPr>
        <w:t>&lt;</w:t>
      </w:r>
      <w:r w:rsidRPr="007A7BD6">
        <w:rPr>
          <w:rFonts w:asciiTheme="minorHAnsi" w:hAnsiTheme="minorHAnsi" w:cstheme="minorHAnsi"/>
          <w:color w:val="0070C0"/>
          <w:sz w:val="24"/>
          <w:szCs w:val="24"/>
        </w:rPr>
        <w:t>Ecosystem-service</w:t>
      </w:r>
      <w:r w:rsidRPr="007A7BD6">
        <w:rPr>
          <w:rFonts w:asciiTheme="minorHAnsi" w:hAnsiTheme="minorHAnsi" w:cstheme="minorHAnsi"/>
          <w:sz w:val="24"/>
          <w:szCs w:val="24"/>
        </w:rPr>
        <w:t>&gt;Air quality&lt;/</w:t>
      </w:r>
      <w:r w:rsidRPr="007A7BD6">
        <w:rPr>
          <w:rFonts w:asciiTheme="minorHAnsi" w:hAnsiTheme="minorHAnsi" w:cstheme="minorHAnsi"/>
          <w:color w:val="0070C0"/>
          <w:sz w:val="24"/>
          <w:szCs w:val="24"/>
        </w:rPr>
        <w:t>Ecosystem-service</w:t>
      </w:r>
      <w:r w:rsidRPr="007A7BD6">
        <w:rPr>
          <w:rFonts w:asciiTheme="minorHAnsi" w:hAnsiTheme="minorHAnsi" w:cstheme="minorHAnsi"/>
          <w:sz w:val="24"/>
          <w:szCs w:val="24"/>
        </w:rPr>
        <w:t>&gt;</w:t>
      </w:r>
    </w:p>
    <w:p w14:paraId="6865E2A1" w14:textId="61ED21D7" w:rsidR="00237A67" w:rsidRPr="007A7BD6" w:rsidRDefault="00237A67" w:rsidP="00496F4F">
      <w:pPr>
        <w:pStyle w:val="Standard"/>
        <w:spacing w:after="80" w:line="23" w:lineRule="atLeast"/>
        <w:ind w:firstLine="720"/>
        <w:jc w:val="both"/>
        <w:rPr>
          <w:rFonts w:asciiTheme="minorHAnsi" w:hAnsiTheme="minorHAnsi" w:cstheme="minorHAnsi"/>
          <w:sz w:val="24"/>
          <w:szCs w:val="24"/>
        </w:rPr>
      </w:pPr>
      <w:r w:rsidRPr="007A7BD6">
        <w:rPr>
          <w:rFonts w:asciiTheme="minorHAnsi" w:hAnsiTheme="minorHAnsi" w:cstheme="minorHAnsi"/>
          <w:sz w:val="24"/>
          <w:szCs w:val="24"/>
        </w:rPr>
        <w:t>&lt;</w:t>
      </w:r>
      <w:r w:rsidRPr="007A7BD6">
        <w:rPr>
          <w:rFonts w:asciiTheme="minorHAnsi" w:hAnsiTheme="minorHAnsi" w:cstheme="minorHAnsi"/>
          <w:color w:val="0070C0"/>
          <w:sz w:val="24"/>
          <w:szCs w:val="24"/>
        </w:rPr>
        <w:t>Ecosystem-service</w:t>
      </w:r>
      <w:r w:rsidRPr="007A7BD6">
        <w:rPr>
          <w:rFonts w:asciiTheme="minorHAnsi" w:hAnsiTheme="minorHAnsi" w:cstheme="minorHAnsi"/>
          <w:sz w:val="24"/>
          <w:szCs w:val="24"/>
        </w:rPr>
        <w:t>&gt;Other&lt;/</w:t>
      </w:r>
      <w:r w:rsidRPr="007A7BD6">
        <w:rPr>
          <w:rFonts w:asciiTheme="minorHAnsi" w:hAnsiTheme="minorHAnsi" w:cstheme="minorHAnsi"/>
          <w:color w:val="0070C0"/>
          <w:sz w:val="24"/>
          <w:szCs w:val="24"/>
        </w:rPr>
        <w:t>Ecosystem-service</w:t>
      </w:r>
      <w:r w:rsidRPr="007A7BD6">
        <w:rPr>
          <w:rFonts w:asciiTheme="minorHAnsi" w:hAnsiTheme="minorHAnsi" w:cstheme="minorHAnsi"/>
          <w:sz w:val="24"/>
          <w:szCs w:val="24"/>
        </w:rPr>
        <w:t>&gt;</w:t>
      </w:r>
    </w:p>
    <w:p w14:paraId="15611411" w14:textId="77777777" w:rsidR="00A50B9C" w:rsidRDefault="00A50B9C" w:rsidP="001E556B">
      <w:pPr>
        <w:pStyle w:val="Standard"/>
        <w:rPr>
          <w:rFonts w:ascii="Courier New" w:hAnsi="Courier New" w:cs="Courier New"/>
        </w:rPr>
      </w:pPr>
    </w:p>
    <w:p w14:paraId="38EC8003" w14:textId="59718CFD" w:rsidR="001D3F73" w:rsidRPr="00680E0F" w:rsidRDefault="00FC6AF8" w:rsidP="00680E0F">
      <w:pPr>
        <w:pStyle w:val="Ttulo1"/>
        <w:numPr>
          <w:ilvl w:val="4"/>
          <w:numId w:val="29"/>
        </w:numPr>
        <w:rPr>
          <w:rStyle w:val="ListLabel1"/>
          <w:b/>
          <w:sz w:val="28"/>
        </w:rPr>
      </w:pPr>
      <w:bookmarkStart w:id="608" w:name="_Toc528812671"/>
      <w:bookmarkStart w:id="609" w:name="_Toc10659962"/>
      <w:bookmarkStart w:id="610" w:name="_Toc10989892"/>
      <w:bookmarkEnd w:id="608"/>
      <w:r w:rsidRPr="00680E0F">
        <w:rPr>
          <w:rStyle w:val="ListLabel1"/>
          <w:b/>
          <w:sz w:val="28"/>
        </w:rPr>
        <w:t xml:space="preserve">Node: </w:t>
      </w:r>
      <w:r w:rsidR="00496F4F">
        <w:rPr>
          <w:rStyle w:val="ListLabel1"/>
          <w:b/>
          <w:sz w:val="28"/>
        </w:rPr>
        <w:t>Ecosystem services s</w:t>
      </w:r>
      <w:r w:rsidRPr="00680E0F">
        <w:rPr>
          <w:rStyle w:val="ListLabel1"/>
          <w:b/>
          <w:sz w:val="28"/>
        </w:rPr>
        <w:t>ummar</w:t>
      </w:r>
      <w:r w:rsidR="00680E0F">
        <w:rPr>
          <w:rStyle w:val="ListLabel1"/>
          <w:b/>
          <w:sz w:val="28"/>
        </w:rPr>
        <w:t>ies</w:t>
      </w:r>
      <w:bookmarkEnd w:id="609"/>
      <w:bookmarkEnd w:id="610"/>
    </w:p>
    <w:p w14:paraId="1F58AC60" w14:textId="7F467BDD" w:rsidR="00361ED2" w:rsidRDefault="00FC6AF8"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Tag:</w:t>
      </w:r>
      <w:r w:rsidR="00361ED2">
        <w:rPr>
          <w:rFonts w:ascii="Bookman Old Style" w:hAnsi="Bookman Old Style"/>
          <w:sz w:val="24"/>
          <w:szCs w:val="24"/>
        </w:rPr>
        <w:t xml:space="preserve"> &lt;</w:t>
      </w:r>
      <w:r w:rsidR="00496F4F">
        <w:rPr>
          <w:rFonts w:ascii="Bookman Old Style" w:hAnsi="Bookman Old Style"/>
          <w:sz w:val="24"/>
          <w:szCs w:val="24"/>
        </w:rPr>
        <w:t>Services-</w:t>
      </w:r>
      <w:r w:rsidR="00361ED2">
        <w:rPr>
          <w:rFonts w:ascii="Bookman Old Style" w:hAnsi="Bookman Old Style"/>
          <w:sz w:val="24"/>
          <w:szCs w:val="24"/>
        </w:rPr>
        <w:t>Summaries</w:t>
      </w:r>
      <w:r w:rsidRPr="00361ED2">
        <w:rPr>
          <w:rFonts w:ascii="Bookman Old Style" w:hAnsi="Bookman Old Style"/>
          <w:sz w:val="24"/>
          <w:szCs w:val="24"/>
        </w:rPr>
        <w:t>&gt;</w:t>
      </w:r>
    </w:p>
    <w:p w14:paraId="5B1A844B" w14:textId="77777777" w:rsidR="00361ED2" w:rsidRDefault="00FC6AF8"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Parent:</w:t>
      </w:r>
      <w:r w:rsidRPr="00361ED2">
        <w:rPr>
          <w:rFonts w:ascii="Bookman Old Style" w:hAnsi="Bookman Old Style"/>
          <w:sz w:val="24"/>
          <w:szCs w:val="24"/>
        </w:rPr>
        <w:t xml:space="preserve"> </w:t>
      </w:r>
      <w:r w:rsidR="00AD7383" w:rsidRPr="00361ED2">
        <w:rPr>
          <w:rFonts w:ascii="Bookman Old Style" w:hAnsi="Bookman Old Style"/>
          <w:sz w:val="24"/>
          <w:szCs w:val="24"/>
        </w:rPr>
        <w:t>Ecosystem-services</w:t>
      </w:r>
    </w:p>
    <w:p w14:paraId="3283AEE5" w14:textId="4A6831D5" w:rsidR="001D3F73" w:rsidRPr="00361ED2" w:rsidRDefault="00FC6AF8"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Children</w:t>
      </w:r>
      <w:r w:rsidRPr="00361ED2">
        <w:rPr>
          <w:rFonts w:ascii="Bookman Old Style" w:hAnsi="Bookman Old Style"/>
          <w:sz w:val="24"/>
          <w:szCs w:val="24"/>
        </w:rPr>
        <w:t xml:space="preserve">: </w:t>
      </w:r>
      <w:r w:rsidR="00496F4F">
        <w:rPr>
          <w:rFonts w:ascii="Bookman Old Style" w:hAnsi="Bookman Old Style"/>
          <w:sz w:val="24"/>
          <w:szCs w:val="24"/>
        </w:rPr>
        <w:t>Services-</w:t>
      </w:r>
      <w:r w:rsidR="00EB2D66" w:rsidRPr="00361ED2">
        <w:rPr>
          <w:rFonts w:ascii="Bookman Old Style" w:hAnsi="Bookman Old Style"/>
          <w:sz w:val="24"/>
          <w:szCs w:val="24"/>
        </w:rPr>
        <w:t>Summary</w:t>
      </w:r>
    </w:p>
    <w:p w14:paraId="27D3CEB9" w14:textId="77777777" w:rsidR="00091A99" w:rsidRPr="00810D5C" w:rsidRDefault="00FC6AF8" w:rsidP="00091A99">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Content:</w:t>
      </w:r>
      <w:r w:rsidRPr="00361ED2">
        <w:rPr>
          <w:rFonts w:ascii="Bookman Old Style" w:hAnsi="Bookman Old Style"/>
          <w:sz w:val="24"/>
          <w:szCs w:val="24"/>
        </w:rPr>
        <w:t xml:space="preserve"> </w:t>
      </w:r>
      <w:r w:rsidR="00091A99" w:rsidRPr="00810D5C">
        <w:rPr>
          <w:rFonts w:ascii="Bookman Old Style" w:hAnsi="Bookman Old Style"/>
          <w:sz w:val="24"/>
          <w:szCs w:val="24"/>
        </w:rPr>
        <w:t xml:space="preserve">Element containing </w:t>
      </w:r>
      <w:r w:rsidR="00091A99">
        <w:rPr>
          <w:rFonts w:ascii="Bookman Old Style" w:hAnsi="Bookman Old Style"/>
          <w:sz w:val="24"/>
          <w:szCs w:val="24"/>
        </w:rPr>
        <w:t xml:space="preserve">a list of </w:t>
      </w:r>
      <w:r w:rsidR="00091A99" w:rsidRPr="00810D5C">
        <w:rPr>
          <w:rFonts w:ascii="Bookman Old Style" w:hAnsi="Bookman Old Style"/>
          <w:sz w:val="24"/>
          <w:szCs w:val="24"/>
        </w:rPr>
        <w:t xml:space="preserve">the text </w:t>
      </w:r>
      <w:r w:rsidRPr="00361ED2">
        <w:rPr>
          <w:rFonts w:ascii="Bookman Old Style" w:hAnsi="Bookman Old Style"/>
          <w:sz w:val="24"/>
          <w:szCs w:val="24"/>
        </w:rPr>
        <w:t>description</w:t>
      </w:r>
      <w:r w:rsidR="00091A99">
        <w:rPr>
          <w:rFonts w:ascii="Bookman Old Style" w:hAnsi="Bookman Old Style"/>
          <w:sz w:val="24"/>
          <w:szCs w:val="24"/>
        </w:rPr>
        <w:t>s</w:t>
      </w:r>
      <w:r w:rsidRPr="00361ED2">
        <w:rPr>
          <w:rFonts w:ascii="Bookman Old Style" w:hAnsi="Bookman Old Style"/>
          <w:sz w:val="24"/>
          <w:szCs w:val="24"/>
        </w:rPr>
        <w:t xml:space="preserve"> of the </w:t>
      </w:r>
      <w:r w:rsidR="00AD7383" w:rsidRPr="00361ED2">
        <w:rPr>
          <w:rFonts w:ascii="Bookman Old Style" w:hAnsi="Bookman Old Style"/>
          <w:sz w:val="24"/>
          <w:szCs w:val="24"/>
        </w:rPr>
        <w:t>ecosystem services</w:t>
      </w:r>
      <w:r w:rsidRPr="00361ED2">
        <w:rPr>
          <w:rFonts w:ascii="Bookman Old Style" w:hAnsi="Bookman Old Style"/>
          <w:sz w:val="24"/>
          <w:szCs w:val="24"/>
        </w:rPr>
        <w:t xml:space="preserve"> rel</w:t>
      </w:r>
      <w:r w:rsidR="00091A99">
        <w:rPr>
          <w:rFonts w:ascii="Bookman Old Style" w:hAnsi="Bookman Old Style"/>
          <w:sz w:val="24"/>
          <w:szCs w:val="24"/>
        </w:rPr>
        <w:t>evant for the assessment target in the different languages available.</w:t>
      </w:r>
    </w:p>
    <w:p w14:paraId="47424E0F" w14:textId="74C98B9B" w:rsidR="001D3F73" w:rsidRPr="00361ED2" w:rsidRDefault="00FC6AF8"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A</w:t>
      </w:r>
      <w:r w:rsidR="001E556B" w:rsidRPr="00361ED2">
        <w:rPr>
          <w:rFonts w:ascii="Bookman Old Style" w:hAnsi="Bookman Old Style"/>
          <w:sz w:val="24"/>
          <w:szCs w:val="24"/>
          <w:u w:val="single"/>
        </w:rPr>
        <w:t>t</w:t>
      </w:r>
      <w:r w:rsidRPr="00361ED2">
        <w:rPr>
          <w:rFonts w:ascii="Bookman Old Style" w:hAnsi="Bookman Old Style"/>
          <w:sz w:val="24"/>
          <w:szCs w:val="24"/>
          <w:u w:val="single"/>
        </w:rPr>
        <w:t>tributes:</w:t>
      </w:r>
      <w:r w:rsidRPr="00361ED2">
        <w:rPr>
          <w:rFonts w:ascii="Bookman Old Style" w:hAnsi="Bookman Old Style"/>
          <w:sz w:val="24"/>
          <w:szCs w:val="24"/>
        </w:rPr>
        <w:t xml:space="preserve"> none</w:t>
      </w:r>
    </w:p>
    <w:p w14:paraId="55B9814F" w14:textId="77777777" w:rsidR="001D3F73" w:rsidRPr="00361ED2" w:rsidRDefault="00FC6AF8"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lastRenderedPageBreak/>
        <w:t>Example:</w:t>
      </w:r>
    </w:p>
    <w:p w14:paraId="0F81C45E" w14:textId="10D64E13" w:rsidR="00844C8F" w:rsidRPr="00496F4F" w:rsidRDefault="00361ED2" w:rsidP="00361ED2">
      <w:pPr>
        <w:pStyle w:val="Standard"/>
        <w:spacing w:after="80" w:line="23" w:lineRule="atLeast"/>
        <w:ind w:firstLine="720"/>
        <w:jc w:val="both"/>
        <w:rPr>
          <w:rFonts w:asciiTheme="minorHAnsi" w:hAnsiTheme="minorHAnsi" w:cstheme="minorHAnsi"/>
          <w:sz w:val="24"/>
          <w:szCs w:val="24"/>
        </w:rPr>
      </w:pPr>
      <w:r w:rsidRPr="00496F4F">
        <w:rPr>
          <w:rFonts w:asciiTheme="minorHAnsi" w:hAnsiTheme="minorHAnsi" w:cstheme="minorHAnsi"/>
          <w:sz w:val="24"/>
          <w:szCs w:val="24"/>
        </w:rPr>
        <w:t>&lt;</w:t>
      </w:r>
      <w:r w:rsidRPr="00496F4F">
        <w:rPr>
          <w:rFonts w:asciiTheme="minorHAnsi" w:hAnsiTheme="minorHAnsi" w:cstheme="minorHAnsi"/>
          <w:color w:val="0070C0"/>
          <w:sz w:val="24"/>
          <w:szCs w:val="24"/>
        </w:rPr>
        <w:t>S</w:t>
      </w:r>
      <w:r w:rsidR="00496F4F">
        <w:rPr>
          <w:rFonts w:asciiTheme="minorHAnsi" w:hAnsiTheme="minorHAnsi" w:cstheme="minorHAnsi"/>
          <w:color w:val="0070C0"/>
          <w:sz w:val="24"/>
          <w:szCs w:val="24"/>
        </w:rPr>
        <w:t>ervices-S</w:t>
      </w:r>
      <w:r w:rsidRPr="00496F4F">
        <w:rPr>
          <w:rFonts w:asciiTheme="minorHAnsi" w:hAnsiTheme="minorHAnsi" w:cstheme="minorHAnsi"/>
          <w:color w:val="0070C0"/>
          <w:sz w:val="24"/>
          <w:szCs w:val="24"/>
        </w:rPr>
        <w:t>ummarie</w:t>
      </w:r>
      <w:r w:rsidRPr="00496F4F">
        <w:rPr>
          <w:rFonts w:asciiTheme="minorHAnsi" w:hAnsiTheme="minorHAnsi" w:cstheme="minorHAnsi"/>
          <w:sz w:val="24"/>
          <w:szCs w:val="24"/>
        </w:rPr>
        <w:t>s&gt;</w:t>
      </w:r>
    </w:p>
    <w:p w14:paraId="48A28C6A" w14:textId="7C145678" w:rsidR="001D3F73" w:rsidRPr="00496F4F" w:rsidRDefault="00FC6AF8" w:rsidP="001A34F7">
      <w:pPr>
        <w:pStyle w:val="Standard"/>
        <w:spacing w:after="80" w:line="23" w:lineRule="atLeast"/>
        <w:ind w:left="720" w:firstLine="720"/>
        <w:jc w:val="both"/>
        <w:rPr>
          <w:rFonts w:asciiTheme="minorHAnsi" w:hAnsiTheme="minorHAnsi" w:cstheme="minorHAnsi"/>
          <w:sz w:val="24"/>
          <w:szCs w:val="24"/>
        </w:rPr>
      </w:pPr>
      <w:r w:rsidRPr="00496F4F">
        <w:rPr>
          <w:rFonts w:asciiTheme="minorHAnsi" w:hAnsiTheme="minorHAnsi" w:cstheme="minorHAnsi"/>
          <w:sz w:val="24"/>
          <w:szCs w:val="24"/>
        </w:rPr>
        <w:t>&lt;S</w:t>
      </w:r>
      <w:r w:rsidR="00496F4F">
        <w:rPr>
          <w:rFonts w:asciiTheme="minorHAnsi" w:hAnsiTheme="minorHAnsi" w:cstheme="minorHAnsi"/>
          <w:sz w:val="24"/>
          <w:szCs w:val="24"/>
        </w:rPr>
        <w:t>ervices-S</w:t>
      </w:r>
      <w:r w:rsidRPr="00496F4F">
        <w:rPr>
          <w:rFonts w:asciiTheme="minorHAnsi" w:hAnsiTheme="minorHAnsi" w:cstheme="minorHAnsi"/>
          <w:sz w:val="24"/>
          <w:szCs w:val="24"/>
        </w:rPr>
        <w:t>ummary</w:t>
      </w:r>
      <w:r w:rsidR="00BD1DCF">
        <w:rPr>
          <w:rFonts w:asciiTheme="minorHAnsi" w:hAnsiTheme="minorHAnsi" w:cstheme="minorHAnsi"/>
          <w:sz w:val="24"/>
          <w:szCs w:val="24"/>
        </w:rPr>
        <w:t xml:space="preserve"> lang=</w:t>
      </w:r>
      <w:r w:rsidR="00361ED2" w:rsidRPr="00496F4F">
        <w:rPr>
          <w:rFonts w:asciiTheme="minorHAnsi" w:hAnsiTheme="minorHAnsi" w:cstheme="minorHAnsi"/>
          <w:sz w:val="24"/>
          <w:szCs w:val="24"/>
        </w:rPr>
        <w:t>”en”&gt;</w:t>
      </w:r>
      <w:r w:rsidR="00844C8F" w:rsidRPr="00496F4F">
        <w:rPr>
          <w:rFonts w:asciiTheme="minorHAnsi" w:hAnsiTheme="minorHAnsi" w:cstheme="minorHAnsi"/>
          <w:sz w:val="24"/>
          <w:szCs w:val="24"/>
        </w:rPr>
        <w:t xml:space="preserve">This ecosystem provides shelter for a great quantity of marine invertebrates that are legally exploited by fishing. One of the main ecosystem services </w:t>
      </w:r>
      <w:r w:rsidR="00361ED2" w:rsidRPr="00496F4F">
        <w:rPr>
          <w:rFonts w:asciiTheme="minorHAnsi" w:hAnsiTheme="minorHAnsi" w:cstheme="minorHAnsi"/>
          <w:sz w:val="24"/>
          <w:szCs w:val="24"/>
        </w:rPr>
        <w:t>of this unit is food provision.</w:t>
      </w:r>
      <w:r w:rsidRPr="00496F4F">
        <w:rPr>
          <w:rFonts w:asciiTheme="minorHAnsi" w:hAnsiTheme="minorHAnsi" w:cstheme="minorHAnsi"/>
          <w:sz w:val="24"/>
          <w:szCs w:val="24"/>
        </w:rPr>
        <w:t>&lt;/Summary&gt;</w:t>
      </w:r>
    </w:p>
    <w:p w14:paraId="5E73297D" w14:textId="2C8370CE" w:rsidR="00361ED2" w:rsidRPr="00361ED2" w:rsidRDefault="00361ED2" w:rsidP="00091A99">
      <w:pPr>
        <w:pStyle w:val="Standard"/>
        <w:spacing w:after="80" w:line="23" w:lineRule="atLeast"/>
        <w:ind w:firstLine="720"/>
        <w:jc w:val="both"/>
        <w:rPr>
          <w:rFonts w:ascii="Bookman Old Style" w:hAnsi="Bookman Old Style" w:cs="Courier New"/>
          <w:sz w:val="24"/>
          <w:szCs w:val="24"/>
        </w:rPr>
      </w:pPr>
      <w:r w:rsidRPr="00496F4F">
        <w:rPr>
          <w:rFonts w:asciiTheme="minorHAnsi" w:hAnsiTheme="minorHAnsi" w:cstheme="minorHAnsi"/>
          <w:sz w:val="24"/>
          <w:szCs w:val="24"/>
        </w:rPr>
        <w:t>&lt;/</w:t>
      </w:r>
      <w:r w:rsidRPr="00496F4F">
        <w:rPr>
          <w:rFonts w:asciiTheme="minorHAnsi" w:hAnsiTheme="minorHAnsi" w:cstheme="minorHAnsi"/>
          <w:color w:val="0070C0"/>
          <w:sz w:val="24"/>
          <w:szCs w:val="24"/>
        </w:rPr>
        <w:t>Summaries</w:t>
      </w:r>
      <w:r w:rsidRPr="00496F4F">
        <w:rPr>
          <w:rFonts w:asciiTheme="minorHAnsi" w:hAnsiTheme="minorHAnsi" w:cstheme="minorHAnsi"/>
          <w:sz w:val="24"/>
          <w:szCs w:val="24"/>
        </w:rPr>
        <w:t>&gt;</w:t>
      </w:r>
    </w:p>
    <w:p w14:paraId="7FB82662" w14:textId="77777777" w:rsidR="00680E0F" w:rsidRDefault="00680E0F">
      <w:pPr>
        <w:pStyle w:val="Standard"/>
        <w:spacing w:after="0"/>
        <w:ind w:firstLine="720"/>
        <w:jc w:val="both"/>
        <w:rPr>
          <w:rFonts w:ascii="Courier New" w:hAnsi="Courier New" w:cs="Courier New"/>
        </w:rPr>
      </w:pPr>
    </w:p>
    <w:p w14:paraId="16816245" w14:textId="519F3C2E" w:rsidR="00680E0F" w:rsidRPr="00680E0F" w:rsidRDefault="00680E0F" w:rsidP="00680E0F">
      <w:pPr>
        <w:pStyle w:val="Ttulo1"/>
        <w:numPr>
          <w:ilvl w:val="5"/>
          <w:numId w:val="29"/>
        </w:numPr>
        <w:rPr>
          <w:rStyle w:val="ListLabel1"/>
          <w:b/>
          <w:sz w:val="28"/>
        </w:rPr>
      </w:pPr>
      <w:bookmarkStart w:id="611" w:name="_Toc10659963"/>
      <w:bookmarkStart w:id="612" w:name="_Toc10989893"/>
      <w:r w:rsidRPr="00680E0F">
        <w:rPr>
          <w:rStyle w:val="ListLabel1"/>
          <w:b/>
          <w:sz w:val="28"/>
        </w:rPr>
        <w:t xml:space="preserve">Node: </w:t>
      </w:r>
      <w:r w:rsidR="00496F4F">
        <w:rPr>
          <w:rStyle w:val="ListLabel1"/>
          <w:b/>
          <w:sz w:val="28"/>
        </w:rPr>
        <w:t>Ecosystem service s</w:t>
      </w:r>
      <w:r w:rsidRPr="00680E0F">
        <w:rPr>
          <w:rStyle w:val="ListLabel1"/>
          <w:b/>
          <w:sz w:val="28"/>
        </w:rPr>
        <w:t>ummary</w:t>
      </w:r>
      <w:bookmarkEnd w:id="611"/>
      <w:bookmarkEnd w:id="612"/>
    </w:p>
    <w:p w14:paraId="2B7044A2" w14:textId="5AA4BBF2" w:rsidR="00361ED2" w:rsidRDefault="00680E0F"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Tag:</w:t>
      </w:r>
      <w:r w:rsidRPr="00361ED2">
        <w:rPr>
          <w:rFonts w:ascii="Bookman Old Style" w:hAnsi="Bookman Old Style"/>
          <w:sz w:val="24"/>
          <w:szCs w:val="24"/>
        </w:rPr>
        <w:t xml:space="preserve"> &lt;</w:t>
      </w:r>
      <w:r w:rsidR="00496F4F">
        <w:rPr>
          <w:rFonts w:ascii="Bookman Old Style" w:hAnsi="Bookman Old Style"/>
          <w:sz w:val="24"/>
          <w:szCs w:val="24"/>
        </w:rPr>
        <w:t>Services-</w:t>
      </w:r>
      <w:r w:rsidRPr="00361ED2">
        <w:rPr>
          <w:rFonts w:ascii="Bookman Old Style" w:hAnsi="Bookman Old Style"/>
          <w:sz w:val="24"/>
          <w:szCs w:val="24"/>
        </w:rPr>
        <w:t>Summary&gt;</w:t>
      </w:r>
    </w:p>
    <w:p w14:paraId="2C0CB6F5" w14:textId="39A40C57" w:rsidR="00361ED2" w:rsidRDefault="00680E0F"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Parent:</w:t>
      </w:r>
      <w:r w:rsidRPr="00361ED2">
        <w:rPr>
          <w:rFonts w:ascii="Bookman Old Style" w:hAnsi="Bookman Old Style"/>
          <w:sz w:val="24"/>
          <w:szCs w:val="24"/>
        </w:rPr>
        <w:t xml:space="preserve"> </w:t>
      </w:r>
      <w:r w:rsidR="00496F4F">
        <w:rPr>
          <w:rFonts w:ascii="Bookman Old Style" w:hAnsi="Bookman Old Style"/>
          <w:sz w:val="24"/>
          <w:szCs w:val="24"/>
        </w:rPr>
        <w:t>Services-</w:t>
      </w:r>
      <w:r w:rsidR="00EB2D66" w:rsidRPr="00361ED2">
        <w:rPr>
          <w:rFonts w:ascii="Bookman Old Style" w:hAnsi="Bookman Old Style"/>
          <w:sz w:val="24"/>
          <w:szCs w:val="24"/>
        </w:rPr>
        <w:t>Summaries</w:t>
      </w:r>
    </w:p>
    <w:p w14:paraId="30AC4EF9" w14:textId="7ED39C08" w:rsidR="00680E0F" w:rsidRPr="00361ED2" w:rsidRDefault="00680E0F"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Children</w:t>
      </w:r>
      <w:r w:rsidRPr="00361ED2">
        <w:rPr>
          <w:rFonts w:ascii="Bookman Old Style" w:hAnsi="Bookman Old Style"/>
          <w:sz w:val="24"/>
          <w:szCs w:val="24"/>
        </w:rPr>
        <w:t>: none</w:t>
      </w:r>
    </w:p>
    <w:p w14:paraId="3E476FAC" w14:textId="24B029B4" w:rsidR="0096104D" w:rsidRPr="00E80092" w:rsidRDefault="00680E0F" w:rsidP="0096104D">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Content:</w:t>
      </w:r>
      <w:r w:rsidRPr="00361ED2">
        <w:rPr>
          <w:rFonts w:ascii="Bookman Old Style" w:hAnsi="Bookman Old Style"/>
          <w:sz w:val="24"/>
          <w:szCs w:val="24"/>
        </w:rPr>
        <w:t xml:space="preserve"> Element containing the text description of the ecosystem services relevant for the assessment target. </w:t>
      </w:r>
      <w:r w:rsidR="004B5892" w:rsidRPr="00361ED2">
        <w:rPr>
          <w:rFonts w:ascii="Bookman Old Style" w:hAnsi="Bookman Old Style"/>
          <w:sz w:val="24"/>
          <w:szCs w:val="24"/>
        </w:rPr>
        <w:t>If the ecosystem service described in the assessment is</w:t>
      </w:r>
      <w:r w:rsidR="004B5892">
        <w:rPr>
          <w:rFonts w:ascii="Bookman Old Style" w:hAnsi="Bookman Old Style"/>
          <w:sz w:val="24"/>
          <w:szCs w:val="24"/>
        </w:rPr>
        <w:t xml:space="preserve"> classified as </w:t>
      </w:r>
      <w:r w:rsidR="00091A99">
        <w:rPr>
          <w:rFonts w:ascii="Bookman Old Style" w:hAnsi="Bookman Old Style"/>
          <w:sz w:val="24"/>
          <w:szCs w:val="24"/>
        </w:rPr>
        <w:t>“</w:t>
      </w:r>
      <w:r w:rsidR="004B5892">
        <w:rPr>
          <w:rFonts w:ascii="Bookman Old Style" w:hAnsi="Bookman Old Style"/>
          <w:sz w:val="24"/>
          <w:szCs w:val="24"/>
        </w:rPr>
        <w:t>other</w:t>
      </w:r>
      <w:r w:rsidR="00091A99">
        <w:rPr>
          <w:rFonts w:ascii="Bookman Old Style" w:hAnsi="Bookman Old Style"/>
          <w:sz w:val="24"/>
          <w:szCs w:val="24"/>
        </w:rPr>
        <w:t>”</w:t>
      </w:r>
      <w:r w:rsidR="004B5892">
        <w:rPr>
          <w:rFonts w:ascii="Bookman Old Style" w:hAnsi="Bookman Old Style"/>
          <w:sz w:val="24"/>
          <w:szCs w:val="24"/>
        </w:rPr>
        <w:t xml:space="preserve"> according to the name list provided,</w:t>
      </w:r>
      <w:r w:rsidR="004B5892" w:rsidRPr="00361ED2">
        <w:rPr>
          <w:rFonts w:ascii="Bookman Old Style" w:hAnsi="Bookman Old Style"/>
          <w:sz w:val="24"/>
          <w:szCs w:val="24"/>
        </w:rPr>
        <w:t xml:space="preserve"> describe</w:t>
      </w:r>
      <w:r w:rsidR="004B5892">
        <w:rPr>
          <w:rFonts w:ascii="Bookman Old Style" w:hAnsi="Bookman Old Style"/>
          <w:sz w:val="24"/>
          <w:szCs w:val="24"/>
        </w:rPr>
        <w:t xml:space="preserve"> the service</w:t>
      </w:r>
      <w:r w:rsidR="00091A99">
        <w:rPr>
          <w:rFonts w:ascii="Bookman Old Style" w:hAnsi="Bookman Old Style"/>
          <w:sz w:val="24"/>
          <w:szCs w:val="24"/>
        </w:rPr>
        <w:t xml:space="preserve"> </w:t>
      </w:r>
      <w:r w:rsidR="004B5892" w:rsidRPr="00361ED2">
        <w:rPr>
          <w:rFonts w:ascii="Bookman Old Style" w:hAnsi="Bookman Old Style"/>
          <w:sz w:val="24"/>
          <w:szCs w:val="24"/>
        </w:rPr>
        <w:t>in the “</w:t>
      </w:r>
      <w:r w:rsidR="004B5892">
        <w:rPr>
          <w:rFonts w:ascii="Bookman Old Style" w:hAnsi="Bookman Old Style"/>
          <w:sz w:val="24"/>
          <w:szCs w:val="24"/>
        </w:rPr>
        <w:t>Services-</w:t>
      </w:r>
      <w:r w:rsidR="00091A99">
        <w:rPr>
          <w:rFonts w:ascii="Bookman Old Style" w:hAnsi="Bookman Old Style"/>
          <w:sz w:val="24"/>
          <w:szCs w:val="24"/>
        </w:rPr>
        <w:t>Sum</w:t>
      </w:r>
      <w:r w:rsidR="004B5892" w:rsidRPr="00361ED2">
        <w:rPr>
          <w:rFonts w:ascii="Bookman Old Style" w:hAnsi="Bookman Old Style"/>
          <w:sz w:val="24"/>
          <w:szCs w:val="24"/>
        </w:rPr>
        <w:t>mary” node.</w:t>
      </w:r>
      <w:r w:rsidR="0096104D">
        <w:rPr>
          <w:rFonts w:ascii="Bookman Old Style" w:hAnsi="Bookman Old Style"/>
          <w:sz w:val="24"/>
          <w:szCs w:val="24"/>
        </w:rPr>
        <w:t xml:space="preserve"> </w:t>
      </w:r>
      <w:r w:rsidR="0096104D" w:rsidRPr="00E80092">
        <w:rPr>
          <w:rFonts w:ascii="Bookman Old Style" w:hAnsi="Bookman Old Style"/>
          <w:sz w:val="24"/>
          <w:szCs w:val="24"/>
        </w:rPr>
        <w:t>If the information is available</w:t>
      </w:r>
      <w:r w:rsidR="00091A99">
        <w:rPr>
          <w:rFonts w:ascii="Bookman Old Style" w:hAnsi="Bookman Old Style"/>
          <w:sz w:val="24"/>
          <w:szCs w:val="24"/>
        </w:rPr>
        <w:t xml:space="preserve"> in more than a language, add a</w:t>
      </w:r>
      <w:r w:rsidR="0096104D" w:rsidRPr="00E80092">
        <w:rPr>
          <w:rFonts w:ascii="Bookman Old Style" w:hAnsi="Bookman Old Style"/>
          <w:sz w:val="24"/>
          <w:szCs w:val="24"/>
        </w:rPr>
        <w:t xml:space="preserve"> &lt;</w:t>
      </w:r>
      <w:r w:rsidR="0096104D">
        <w:rPr>
          <w:rFonts w:ascii="Bookman Old Style" w:hAnsi="Bookman Old Style"/>
          <w:sz w:val="24"/>
          <w:szCs w:val="24"/>
        </w:rPr>
        <w:t>Services-</w:t>
      </w:r>
      <w:r w:rsidR="0096104D" w:rsidRPr="00361ED2">
        <w:rPr>
          <w:rFonts w:ascii="Bookman Old Style" w:hAnsi="Bookman Old Style"/>
          <w:sz w:val="24"/>
          <w:szCs w:val="24"/>
        </w:rPr>
        <w:t>Summary</w:t>
      </w:r>
      <w:r w:rsidR="0096104D" w:rsidRPr="00E80092">
        <w:rPr>
          <w:rFonts w:ascii="Bookman Old Style" w:hAnsi="Bookman Old Style"/>
          <w:sz w:val="24"/>
          <w:szCs w:val="24"/>
        </w:rPr>
        <w:t>&gt; node for each language (see examples).</w:t>
      </w:r>
    </w:p>
    <w:p w14:paraId="0E0DAE0B" w14:textId="69716548" w:rsidR="00680E0F" w:rsidRPr="00361ED2" w:rsidRDefault="00680E0F" w:rsidP="00361ED2">
      <w:pPr>
        <w:pStyle w:val="Standard"/>
        <w:spacing w:after="80" w:line="23" w:lineRule="atLeast"/>
        <w:jc w:val="both"/>
        <w:rPr>
          <w:rFonts w:ascii="Bookman Old Style" w:hAnsi="Bookman Old Style"/>
          <w:sz w:val="24"/>
          <w:szCs w:val="24"/>
        </w:rPr>
      </w:pPr>
    </w:p>
    <w:p w14:paraId="65E8C729" w14:textId="77777777" w:rsidR="00EB2D66" w:rsidRPr="00361ED2" w:rsidRDefault="00EB2D66"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Attributes:</w:t>
      </w:r>
      <w:r w:rsidRPr="00361ED2">
        <w:rPr>
          <w:rFonts w:ascii="Bookman Old Style" w:hAnsi="Bookman Old Style"/>
          <w:sz w:val="24"/>
          <w:szCs w:val="24"/>
        </w:rPr>
        <w:t xml:space="preserve"> lang</w:t>
      </w:r>
    </w:p>
    <w:p w14:paraId="1B0FFB05" w14:textId="77777777" w:rsidR="00EA0885" w:rsidRPr="006101B2" w:rsidRDefault="00EB2D66" w:rsidP="00EA0885">
      <w:pPr>
        <w:pStyle w:val="Prrafodelista"/>
        <w:numPr>
          <w:ilvl w:val="0"/>
          <w:numId w:val="2"/>
        </w:numPr>
        <w:spacing w:after="80" w:line="23" w:lineRule="atLeast"/>
        <w:rPr>
          <w:rFonts w:ascii="Bookman Old Style" w:hAnsi="Bookman Old Style"/>
          <w:sz w:val="24"/>
          <w:szCs w:val="24"/>
        </w:rPr>
      </w:pPr>
      <w:r w:rsidRPr="00361ED2">
        <w:rPr>
          <w:rFonts w:ascii="Bookman Old Style" w:hAnsi="Bookman Old Style"/>
          <w:sz w:val="24"/>
          <w:szCs w:val="24"/>
        </w:rPr>
        <w:t xml:space="preserve">@lang = </w:t>
      </w:r>
      <w:r w:rsidR="00EA0885" w:rsidRPr="00E23777">
        <w:rPr>
          <w:rFonts w:ascii="Bookman Old Style" w:hAnsi="Bookman Old Style"/>
          <w:sz w:val="24"/>
          <w:szCs w:val="24"/>
        </w:rPr>
        <w:t xml:space="preserve">see </w:t>
      </w:r>
      <w:r w:rsidR="00EA0885" w:rsidRPr="00E23777">
        <w:rPr>
          <w:rFonts w:ascii="Bookman Old Style" w:hAnsi="Bookman Old Style"/>
          <w:sz w:val="24"/>
          <w:szCs w:val="24"/>
          <w:highlight w:val="cyan"/>
        </w:rPr>
        <w:t>Glossary</w:t>
      </w:r>
      <w:r w:rsidR="00EA0885" w:rsidRPr="00E23777">
        <w:rPr>
          <w:rFonts w:ascii="Bookman Old Style" w:hAnsi="Bookman Old Style"/>
          <w:sz w:val="24"/>
          <w:szCs w:val="24"/>
        </w:rPr>
        <w:t xml:space="preserve"> and node </w:t>
      </w:r>
      <w:r w:rsidR="00EA0885" w:rsidRPr="00E23777">
        <w:rPr>
          <w:rFonts w:ascii="Bookman Old Style" w:hAnsi="Bookman Old Style"/>
          <w:sz w:val="24"/>
          <w:szCs w:val="24"/>
          <w:highlight w:val="cyan"/>
        </w:rPr>
        <w:t>3.2.1.1 Case Study Name</w:t>
      </w:r>
      <w:r w:rsidR="00EA0885" w:rsidRPr="00E23777">
        <w:rPr>
          <w:rFonts w:ascii="Bookman Old Style" w:hAnsi="Bookman Old Style"/>
          <w:sz w:val="24"/>
          <w:szCs w:val="24"/>
        </w:rPr>
        <w:t xml:space="preserve"> for more details.</w:t>
      </w:r>
    </w:p>
    <w:p w14:paraId="2E2D5FEA" w14:textId="0BE34DA7" w:rsidR="00EB2D66" w:rsidRPr="00361ED2" w:rsidRDefault="00EB2D66" w:rsidP="00EA0885">
      <w:pPr>
        <w:pStyle w:val="Prrafodelista"/>
        <w:spacing w:after="80" w:line="23" w:lineRule="atLeast"/>
        <w:rPr>
          <w:rFonts w:ascii="Bookman Old Style" w:hAnsi="Bookman Old Style"/>
          <w:sz w:val="24"/>
          <w:szCs w:val="24"/>
        </w:rPr>
      </w:pPr>
    </w:p>
    <w:p w14:paraId="0496A872" w14:textId="77777777" w:rsidR="00680E0F" w:rsidRPr="00361ED2" w:rsidRDefault="00680E0F"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Example:</w:t>
      </w:r>
    </w:p>
    <w:p w14:paraId="22C8BD69" w14:textId="79CEC5A8" w:rsidR="00680E0F" w:rsidRPr="00091A99" w:rsidRDefault="00EB2D66" w:rsidP="00361ED2">
      <w:pPr>
        <w:pStyle w:val="Standard"/>
        <w:spacing w:after="80" w:line="23" w:lineRule="atLeast"/>
        <w:ind w:firstLine="720"/>
        <w:jc w:val="both"/>
        <w:rPr>
          <w:rFonts w:asciiTheme="minorHAnsi" w:hAnsiTheme="minorHAnsi" w:cstheme="minorHAnsi"/>
          <w:sz w:val="24"/>
          <w:szCs w:val="24"/>
        </w:rPr>
      </w:pPr>
      <w:r w:rsidRPr="00091A99">
        <w:rPr>
          <w:rFonts w:asciiTheme="minorHAnsi" w:hAnsiTheme="minorHAnsi" w:cstheme="minorHAnsi"/>
          <w:sz w:val="24"/>
          <w:szCs w:val="24"/>
        </w:rPr>
        <w:t>&lt;S</w:t>
      </w:r>
      <w:r w:rsidR="00496F4F" w:rsidRPr="00091A99">
        <w:rPr>
          <w:rFonts w:asciiTheme="minorHAnsi" w:hAnsiTheme="minorHAnsi" w:cstheme="minorHAnsi"/>
          <w:sz w:val="24"/>
          <w:szCs w:val="24"/>
        </w:rPr>
        <w:t>ervices-S</w:t>
      </w:r>
      <w:r w:rsidRPr="00091A99">
        <w:rPr>
          <w:rFonts w:asciiTheme="minorHAnsi" w:hAnsiTheme="minorHAnsi" w:cstheme="minorHAnsi"/>
          <w:sz w:val="24"/>
          <w:szCs w:val="24"/>
        </w:rPr>
        <w:t>ummaries&gt;</w:t>
      </w:r>
    </w:p>
    <w:p w14:paraId="0A172E21" w14:textId="3FCB8100" w:rsidR="00680E0F" w:rsidRPr="00091A99" w:rsidRDefault="00680E0F" w:rsidP="00091A99">
      <w:pPr>
        <w:pStyle w:val="Standard"/>
        <w:spacing w:after="80" w:line="23" w:lineRule="atLeast"/>
        <w:ind w:left="720"/>
        <w:jc w:val="both"/>
        <w:rPr>
          <w:rFonts w:asciiTheme="minorHAnsi" w:hAnsiTheme="minorHAnsi" w:cstheme="minorHAnsi"/>
          <w:sz w:val="24"/>
          <w:szCs w:val="24"/>
        </w:rPr>
      </w:pPr>
      <w:r w:rsidRPr="00091A99">
        <w:rPr>
          <w:rFonts w:asciiTheme="minorHAnsi" w:hAnsiTheme="minorHAnsi" w:cstheme="minorHAnsi"/>
          <w:sz w:val="24"/>
          <w:szCs w:val="24"/>
        </w:rPr>
        <w:t>&lt;</w:t>
      </w:r>
      <w:r w:rsidRPr="00091A99">
        <w:rPr>
          <w:rFonts w:asciiTheme="minorHAnsi" w:hAnsiTheme="minorHAnsi" w:cstheme="minorHAnsi"/>
          <w:color w:val="0070C0"/>
          <w:sz w:val="24"/>
          <w:szCs w:val="24"/>
        </w:rPr>
        <w:t>S</w:t>
      </w:r>
      <w:r w:rsidR="00496F4F" w:rsidRPr="00091A99">
        <w:rPr>
          <w:rFonts w:asciiTheme="minorHAnsi" w:hAnsiTheme="minorHAnsi" w:cstheme="minorHAnsi"/>
          <w:color w:val="0070C0"/>
          <w:sz w:val="24"/>
          <w:szCs w:val="24"/>
        </w:rPr>
        <w:t>ervices-S</w:t>
      </w:r>
      <w:r w:rsidRPr="00091A99">
        <w:rPr>
          <w:rFonts w:asciiTheme="minorHAnsi" w:hAnsiTheme="minorHAnsi" w:cstheme="minorHAnsi"/>
          <w:color w:val="0070C0"/>
          <w:sz w:val="24"/>
          <w:szCs w:val="24"/>
        </w:rPr>
        <w:t>ummary</w:t>
      </w:r>
      <w:r w:rsidR="00EB2D66" w:rsidRPr="00091A99">
        <w:rPr>
          <w:rFonts w:asciiTheme="minorHAnsi" w:hAnsiTheme="minorHAnsi" w:cstheme="minorHAnsi"/>
          <w:color w:val="0070C0"/>
          <w:sz w:val="24"/>
          <w:szCs w:val="24"/>
        </w:rPr>
        <w:t xml:space="preserve"> </w:t>
      </w:r>
      <w:r w:rsidR="00EB2D66" w:rsidRPr="00091A99">
        <w:rPr>
          <w:rFonts w:asciiTheme="minorHAnsi" w:hAnsiTheme="minorHAnsi" w:cstheme="minorHAnsi"/>
          <w:sz w:val="24"/>
          <w:szCs w:val="24"/>
        </w:rPr>
        <w:t>lang=</w:t>
      </w:r>
      <w:r w:rsidR="00EA0885" w:rsidRPr="00091A99">
        <w:rPr>
          <w:rFonts w:asciiTheme="minorHAnsi" w:hAnsiTheme="minorHAnsi" w:cstheme="minorHAnsi"/>
          <w:sz w:val="24"/>
          <w:szCs w:val="24"/>
        </w:rPr>
        <w:t>”</w:t>
      </w:r>
      <w:r w:rsidR="00EB2D66" w:rsidRPr="00091A99">
        <w:rPr>
          <w:rFonts w:asciiTheme="minorHAnsi" w:hAnsiTheme="minorHAnsi" w:cstheme="minorHAnsi"/>
          <w:sz w:val="24"/>
          <w:szCs w:val="24"/>
        </w:rPr>
        <w:t>en”</w:t>
      </w:r>
      <w:r w:rsidR="00361ED2" w:rsidRPr="00091A99">
        <w:rPr>
          <w:rFonts w:asciiTheme="minorHAnsi" w:hAnsiTheme="minorHAnsi" w:cstheme="minorHAnsi"/>
          <w:sz w:val="24"/>
          <w:szCs w:val="24"/>
        </w:rPr>
        <w:t>&gt;</w:t>
      </w:r>
      <w:ins w:id="613" w:author="Michelle Castellanos" w:date="2019-09-01T20:49:00Z">
        <w:r w:rsidR="001A34F7" w:rsidRPr="001A34F7">
          <w:t xml:space="preserve"> </w:t>
        </w:r>
        <w:r w:rsidR="001A34F7" w:rsidRPr="001A34F7">
          <w:rPr>
            <w:rFonts w:asciiTheme="minorHAnsi" w:hAnsiTheme="minorHAnsi" w:cstheme="minorHAnsi"/>
            <w:sz w:val="24"/>
            <w:szCs w:val="24"/>
          </w:rPr>
          <w:t>Yellow Sea tidal flats provide important ecosystem services including storm protection, coastline stabilization and food production for a coastal population of more than 150 million people (MacKinnon et al. 2012; Murray et al. 2014).</w:t>
        </w:r>
      </w:ins>
      <w:del w:id="614" w:author="Michelle Castellanos" w:date="2019-09-01T20:49:00Z">
        <w:r w:rsidRPr="00091A99" w:rsidDel="001A34F7">
          <w:rPr>
            <w:rFonts w:asciiTheme="minorHAnsi" w:hAnsiTheme="minorHAnsi" w:cstheme="minorHAnsi"/>
            <w:sz w:val="24"/>
            <w:szCs w:val="24"/>
          </w:rPr>
          <w:delText>This ecosystem provides shelter for a great quantity of marine invertebrates that are legally exploited by fishing. One of the main ecosystem services of this unit is food provision</w:delText>
        </w:r>
      </w:del>
      <w:r w:rsidR="00361ED2" w:rsidRPr="00091A99">
        <w:rPr>
          <w:rFonts w:asciiTheme="minorHAnsi" w:hAnsiTheme="minorHAnsi" w:cstheme="minorHAnsi"/>
          <w:sz w:val="24"/>
          <w:szCs w:val="24"/>
        </w:rPr>
        <w:t>.</w:t>
      </w:r>
      <w:r w:rsidR="00A96D8D" w:rsidRPr="00091A99">
        <w:rPr>
          <w:rFonts w:asciiTheme="minorHAnsi" w:hAnsiTheme="minorHAnsi" w:cstheme="minorHAnsi"/>
          <w:sz w:val="24"/>
          <w:szCs w:val="24"/>
        </w:rPr>
        <w:t>&lt;</w:t>
      </w:r>
      <w:r w:rsidR="00091A99">
        <w:rPr>
          <w:rFonts w:asciiTheme="minorHAnsi" w:hAnsiTheme="minorHAnsi" w:cstheme="minorHAnsi"/>
          <w:sz w:val="24"/>
          <w:szCs w:val="24"/>
        </w:rPr>
        <w:t>/</w:t>
      </w:r>
      <w:r w:rsidRPr="00091A99">
        <w:rPr>
          <w:rFonts w:asciiTheme="minorHAnsi" w:hAnsiTheme="minorHAnsi" w:cstheme="minorHAnsi"/>
          <w:color w:val="0070C0"/>
          <w:sz w:val="24"/>
          <w:szCs w:val="24"/>
        </w:rPr>
        <w:t>S</w:t>
      </w:r>
      <w:r w:rsidR="00A96D8D" w:rsidRPr="00091A99">
        <w:rPr>
          <w:rFonts w:asciiTheme="minorHAnsi" w:hAnsiTheme="minorHAnsi" w:cstheme="minorHAnsi"/>
          <w:color w:val="0070C0"/>
          <w:sz w:val="24"/>
          <w:szCs w:val="24"/>
        </w:rPr>
        <w:t>ervices-S</w:t>
      </w:r>
      <w:r w:rsidRPr="00091A99">
        <w:rPr>
          <w:rFonts w:asciiTheme="minorHAnsi" w:hAnsiTheme="minorHAnsi" w:cstheme="minorHAnsi"/>
          <w:color w:val="0070C0"/>
          <w:sz w:val="24"/>
          <w:szCs w:val="24"/>
        </w:rPr>
        <w:t>ummary</w:t>
      </w:r>
      <w:r w:rsidRPr="00091A99">
        <w:rPr>
          <w:rFonts w:asciiTheme="minorHAnsi" w:hAnsiTheme="minorHAnsi" w:cstheme="minorHAnsi"/>
          <w:sz w:val="24"/>
          <w:szCs w:val="24"/>
        </w:rPr>
        <w:t>&gt;</w:t>
      </w:r>
    </w:p>
    <w:p w14:paraId="3D138DCA" w14:textId="404F3A48" w:rsidR="00EB2D66" w:rsidRPr="00091A99" w:rsidRDefault="00EB2D66" w:rsidP="00361ED2">
      <w:pPr>
        <w:pStyle w:val="Standard"/>
        <w:spacing w:after="80" w:line="23" w:lineRule="atLeast"/>
        <w:ind w:firstLine="720"/>
        <w:jc w:val="both"/>
        <w:rPr>
          <w:rFonts w:asciiTheme="minorHAnsi" w:hAnsiTheme="minorHAnsi" w:cstheme="minorHAnsi"/>
          <w:sz w:val="24"/>
          <w:szCs w:val="24"/>
        </w:rPr>
      </w:pPr>
      <w:r w:rsidRPr="00091A99">
        <w:rPr>
          <w:rFonts w:asciiTheme="minorHAnsi" w:hAnsiTheme="minorHAnsi" w:cstheme="minorHAnsi"/>
          <w:sz w:val="24"/>
          <w:szCs w:val="24"/>
        </w:rPr>
        <w:t>&lt;/S</w:t>
      </w:r>
      <w:r w:rsidR="00A96D8D" w:rsidRPr="00091A99">
        <w:rPr>
          <w:rFonts w:asciiTheme="minorHAnsi" w:hAnsiTheme="minorHAnsi" w:cstheme="minorHAnsi"/>
          <w:sz w:val="24"/>
          <w:szCs w:val="24"/>
        </w:rPr>
        <w:t>ervices-S</w:t>
      </w:r>
      <w:r w:rsidRPr="00091A99">
        <w:rPr>
          <w:rFonts w:asciiTheme="minorHAnsi" w:hAnsiTheme="minorHAnsi" w:cstheme="minorHAnsi"/>
          <w:sz w:val="24"/>
          <w:szCs w:val="24"/>
        </w:rPr>
        <w:t>ummaries&gt;</w:t>
      </w:r>
    </w:p>
    <w:p w14:paraId="1EF19ABF" w14:textId="77777777" w:rsidR="001D3F73" w:rsidRDefault="001D3F73">
      <w:pPr>
        <w:pStyle w:val="Standard"/>
        <w:jc w:val="both"/>
        <w:rPr>
          <w:rFonts w:ascii="Courier New" w:hAnsi="Courier New" w:cs="Courier New"/>
        </w:rPr>
      </w:pPr>
    </w:p>
    <w:p w14:paraId="3874E078" w14:textId="7428B92C" w:rsidR="00AD7383" w:rsidRDefault="00AD7383" w:rsidP="00AE5BF5">
      <w:pPr>
        <w:pStyle w:val="Ttulo1"/>
        <w:numPr>
          <w:ilvl w:val="3"/>
          <w:numId w:val="29"/>
        </w:numPr>
      </w:pPr>
      <w:bookmarkStart w:id="615" w:name="_Toc10659964"/>
      <w:bookmarkStart w:id="616" w:name="_Toc10989894"/>
      <w:r>
        <w:t>Node: Threats</w:t>
      </w:r>
      <w:bookmarkEnd w:id="615"/>
      <w:bookmarkEnd w:id="616"/>
    </w:p>
    <w:p w14:paraId="76D422D9" w14:textId="77777777" w:rsidR="00AD7383" w:rsidRPr="00361ED2" w:rsidRDefault="00AD7383"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Tag:</w:t>
      </w:r>
      <w:r w:rsidRPr="00361ED2">
        <w:rPr>
          <w:rFonts w:ascii="Bookman Old Style" w:hAnsi="Bookman Old Style"/>
          <w:sz w:val="24"/>
          <w:szCs w:val="24"/>
        </w:rPr>
        <w:t xml:space="preserve">   &lt;Threats&gt;</w:t>
      </w:r>
    </w:p>
    <w:p w14:paraId="4349D512" w14:textId="14FAD537" w:rsidR="00AD7383" w:rsidRPr="00361ED2" w:rsidRDefault="00AD7383"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Parent</w:t>
      </w:r>
      <w:r w:rsidRPr="00361ED2">
        <w:rPr>
          <w:rFonts w:ascii="Bookman Old Style" w:hAnsi="Bookman Old Style"/>
          <w:sz w:val="24"/>
          <w:szCs w:val="24"/>
        </w:rPr>
        <w:t>: Assessment-Target</w:t>
      </w:r>
    </w:p>
    <w:p w14:paraId="027FDF4C" w14:textId="35FB3645" w:rsidR="00AD7383" w:rsidRPr="002D01C4" w:rsidRDefault="00AD7383" w:rsidP="00361ED2">
      <w:pPr>
        <w:pStyle w:val="Standard"/>
        <w:spacing w:after="80" w:line="23" w:lineRule="atLeast"/>
        <w:rPr>
          <w:rFonts w:ascii="Bookman Old Style" w:hAnsi="Bookman Old Style"/>
          <w:sz w:val="24"/>
          <w:szCs w:val="24"/>
          <w:lang w:val="es-VE"/>
        </w:rPr>
      </w:pPr>
      <w:r w:rsidRPr="00361ED2">
        <w:rPr>
          <w:rFonts w:ascii="Bookman Old Style" w:hAnsi="Bookman Old Style"/>
          <w:sz w:val="24"/>
          <w:szCs w:val="24"/>
          <w:u w:val="single"/>
        </w:rPr>
        <w:t>Children</w:t>
      </w:r>
      <w:r w:rsidR="00EB2D66" w:rsidRPr="00361ED2">
        <w:rPr>
          <w:rFonts w:ascii="Bookman Old Style" w:hAnsi="Bookman Old Style"/>
          <w:sz w:val="24"/>
          <w:szCs w:val="24"/>
        </w:rPr>
        <w:t xml:space="preserve">: </w:t>
      </w:r>
      <w:r w:rsidR="004B5892">
        <w:rPr>
          <w:rFonts w:ascii="Bookman Old Style" w:hAnsi="Bookman Old Style"/>
          <w:sz w:val="24"/>
          <w:szCs w:val="24"/>
        </w:rPr>
        <w:t>Threat</w:t>
      </w:r>
      <w:r w:rsidR="00113C57">
        <w:rPr>
          <w:rFonts w:ascii="Bookman Old Style" w:hAnsi="Bookman Old Style"/>
          <w:sz w:val="24"/>
          <w:szCs w:val="24"/>
        </w:rPr>
        <w:t>s</w:t>
      </w:r>
      <w:r w:rsidR="004B5892">
        <w:rPr>
          <w:rFonts w:ascii="Bookman Old Style" w:hAnsi="Bookman Old Style"/>
          <w:sz w:val="24"/>
          <w:szCs w:val="24"/>
        </w:rPr>
        <w:t>-</w:t>
      </w:r>
      <w:r w:rsidR="00EB2D66" w:rsidRPr="00361ED2">
        <w:rPr>
          <w:rFonts w:ascii="Bookman Old Style" w:hAnsi="Bookman Old Style"/>
          <w:sz w:val="24"/>
          <w:szCs w:val="24"/>
        </w:rPr>
        <w:t>Summaries</w:t>
      </w:r>
      <w:r w:rsidRPr="00361ED2">
        <w:rPr>
          <w:rFonts w:ascii="Bookman Old Style" w:hAnsi="Bookman Old Style"/>
          <w:sz w:val="24"/>
          <w:szCs w:val="24"/>
        </w:rPr>
        <w:t>, Threat</w:t>
      </w:r>
    </w:p>
    <w:p w14:paraId="7EA60C38" w14:textId="2BB66C58" w:rsidR="00AD7383" w:rsidRPr="00361ED2" w:rsidRDefault="00AD7383"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lastRenderedPageBreak/>
        <w:t>Content:</w:t>
      </w:r>
      <w:r w:rsidR="004B5892">
        <w:rPr>
          <w:rFonts w:ascii="Bookman Old Style" w:hAnsi="Bookman Old Style"/>
          <w:sz w:val="24"/>
          <w:szCs w:val="24"/>
        </w:rPr>
        <w:t xml:space="preserve"> Element containing the</w:t>
      </w:r>
      <w:r w:rsidRPr="00361ED2">
        <w:rPr>
          <w:rFonts w:ascii="Bookman Old Style" w:hAnsi="Bookman Old Style"/>
          <w:sz w:val="24"/>
          <w:szCs w:val="24"/>
        </w:rPr>
        <w:t xml:space="preserve"> threats identified for the assessment target (ec</w:t>
      </w:r>
      <w:r w:rsidR="00091A99">
        <w:rPr>
          <w:rFonts w:ascii="Bookman Old Style" w:hAnsi="Bookman Old Style"/>
          <w:sz w:val="24"/>
          <w:szCs w:val="24"/>
        </w:rPr>
        <w:t>osystem, biotope, habitat, etc) during the risk assessment</w:t>
      </w:r>
      <w:r w:rsidRPr="00361ED2">
        <w:rPr>
          <w:rFonts w:ascii="Bookman Old Style" w:hAnsi="Bookman Old Style"/>
          <w:sz w:val="24"/>
          <w:szCs w:val="24"/>
        </w:rPr>
        <w:t>. This node contains a text description (</w:t>
      </w:r>
      <w:r w:rsidR="004B5892">
        <w:rPr>
          <w:rFonts w:ascii="Bookman Old Style" w:hAnsi="Bookman Old Style"/>
          <w:sz w:val="24"/>
          <w:szCs w:val="24"/>
        </w:rPr>
        <w:t>&lt;Threat</w:t>
      </w:r>
      <w:r w:rsidR="00113C57">
        <w:rPr>
          <w:rFonts w:ascii="Bookman Old Style" w:hAnsi="Bookman Old Style"/>
          <w:sz w:val="24"/>
          <w:szCs w:val="24"/>
        </w:rPr>
        <w:t>s</w:t>
      </w:r>
      <w:r w:rsidR="004B5892">
        <w:rPr>
          <w:rFonts w:ascii="Bookman Old Style" w:hAnsi="Bookman Old Style"/>
          <w:sz w:val="24"/>
          <w:szCs w:val="24"/>
        </w:rPr>
        <w:t>-Summaries&gt;</w:t>
      </w:r>
      <w:r w:rsidRPr="00361ED2">
        <w:rPr>
          <w:rFonts w:ascii="Bookman Old Style" w:hAnsi="Bookman Old Style"/>
          <w:sz w:val="24"/>
          <w:szCs w:val="24"/>
        </w:rPr>
        <w:t>) and a list</w:t>
      </w:r>
      <w:r w:rsidR="004B5892">
        <w:rPr>
          <w:rFonts w:ascii="Bookman Old Style" w:hAnsi="Bookman Old Style"/>
          <w:sz w:val="24"/>
          <w:szCs w:val="24"/>
        </w:rPr>
        <w:t xml:space="preserve"> (&lt;Threat&gt;)</w:t>
      </w:r>
      <w:r w:rsidRPr="00361ED2">
        <w:rPr>
          <w:rFonts w:ascii="Bookman Old Style" w:hAnsi="Bookman Old Style"/>
          <w:sz w:val="24"/>
          <w:szCs w:val="24"/>
        </w:rPr>
        <w:t xml:space="preserve"> of each threat found</w:t>
      </w:r>
      <w:r w:rsidR="00091A99">
        <w:rPr>
          <w:rFonts w:ascii="Bookman Old Style" w:hAnsi="Bookman Old Style"/>
          <w:sz w:val="24"/>
          <w:szCs w:val="24"/>
        </w:rPr>
        <w:t>. For each threat, information on the classification system used</w:t>
      </w:r>
      <w:r w:rsidRPr="00361ED2">
        <w:rPr>
          <w:rFonts w:ascii="Bookman Old Style" w:hAnsi="Bookman Old Style"/>
          <w:sz w:val="24"/>
          <w:szCs w:val="24"/>
        </w:rPr>
        <w:t>,</w:t>
      </w:r>
      <w:r w:rsidR="00F5690B">
        <w:rPr>
          <w:rFonts w:ascii="Bookman Old Style" w:hAnsi="Bookman Old Style"/>
          <w:sz w:val="24"/>
          <w:szCs w:val="24"/>
        </w:rPr>
        <w:t xml:space="preserve"> its</w:t>
      </w:r>
      <w:r w:rsidRPr="00361ED2">
        <w:rPr>
          <w:rFonts w:ascii="Bookman Old Style" w:hAnsi="Bookman Old Style"/>
          <w:sz w:val="24"/>
          <w:szCs w:val="24"/>
        </w:rPr>
        <w:t xml:space="preserve"> impact and </w:t>
      </w:r>
      <w:r w:rsidR="00091A99">
        <w:rPr>
          <w:rFonts w:ascii="Bookman Old Style" w:hAnsi="Bookman Old Style"/>
          <w:sz w:val="24"/>
          <w:szCs w:val="24"/>
        </w:rPr>
        <w:t xml:space="preserve">a brief </w:t>
      </w:r>
      <w:r w:rsidRPr="00361ED2">
        <w:rPr>
          <w:rFonts w:ascii="Bookman Old Style" w:hAnsi="Bookman Old Style"/>
          <w:sz w:val="24"/>
          <w:szCs w:val="24"/>
        </w:rPr>
        <w:t>description</w:t>
      </w:r>
      <w:r w:rsidR="00091A99">
        <w:rPr>
          <w:rFonts w:ascii="Bookman Old Style" w:hAnsi="Bookman Old Style"/>
          <w:sz w:val="24"/>
          <w:szCs w:val="24"/>
        </w:rPr>
        <w:t xml:space="preserve"> should be included</w:t>
      </w:r>
      <w:r w:rsidRPr="00361ED2">
        <w:rPr>
          <w:rFonts w:ascii="Bookman Old Style" w:hAnsi="Bookman Old Style"/>
          <w:sz w:val="24"/>
          <w:szCs w:val="24"/>
        </w:rPr>
        <w:t>. If the original author didn’t provide a classification scheme, we must use the classification scheme pro</w:t>
      </w:r>
      <w:r w:rsidR="004B5892">
        <w:rPr>
          <w:rFonts w:ascii="Bookman Old Style" w:hAnsi="Bookman Old Style"/>
          <w:sz w:val="24"/>
          <w:szCs w:val="24"/>
        </w:rPr>
        <w:t>vided by IUCN on its version 3.2</w:t>
      </w:r>
      <w:r w:rsidRPr="00361ED2">
        <w:rPr>
          <w:rFonts w:ascii="Bookman Old Style" w:hAnsi="Bookman Old Style"/>
          <w:sz w:val="24"/>
          <w:szCs w:val="24"/>
        </w:rPr>
        <w:t xml:space="preserve"> available in: </w:t>
      </w:r>
    </w:p>
    <w:p w14:paraId="5DFEC4E9" w14:textId="77777777" w:rsidR="004E5ADB" w:rsidRPr="00361ED2" w:rsidRDefault="00160238" w:rsidP="00361ED2">
      <w:pPr>
        <w:pStyle w:val="Standard"/>
        <w:spacing w:after="80" w:line="23" w:lineRule="atLeast"/>
        <w:jc w:val="both"/>
        <w:rPr>
          <w:rFonts w:ascii="Bookman Old Style" w:hAnsi="Bookman Old Style"/>
          <w:sz w:val="24"/>
          <w:szCs w:val="24"/>
        </w:rPr>
      </w:pPr>
      <w:hyperlink r:id="rId13" w:history="1">
        <w:r w:rsidR="004E5ADB" w:rsidRPr="00361ED2">
          <w:rPr>
            <w:rStyle w:val="Hipervnculo"/>
            <w:rFonts w:ascii="Bookman Old Style" w:hAnsi="Bookman Old Style"/>
            <w:sz w:val="24"/>
            <w:szCs w:val="24"/>
          </w:rPr>
          <w:t>https://www.iucnredlist.org/resources/threat-classification-scheme</w:t>
        </w:r>
      </w:hyperlink>
    </w:p>
    <w:p w14:paraId="1B08D761" w14:textId="5025BCCD" w:rsidR="00AD7383" w:rsidRPr="00361ED2" w:rsidRDefault="00113C57" w:rsidP="00361ED2">
      <w:pPr>
        <w:pStyle w:val="Standard"/>
        <w:spacing w:after="80" w:line="23" w:lineRule="atLeast"/>
        <w:jc w:val="both"/>
        <w:rPr>
          <w:rFonts w:ascii="Bookman Old Style" w:hAnsi="Bookman Old Style"/>
          <w:sz w:val="24"/>
          <w:szCs w:val="24"/>
        </w:rPr>
      </w:pPr>
      <w:r w:rsidRPr="00113C57">
        <w:rPr>
          <w:rFonts w:ascii="Bookman Old Style" w:hAnsi="Bookman Old Style"/>
          <w:b/>
          <w:sz w:val="24"/>
          <w:szCs w:val="24"/>
        </w:rPr>
        <w:t>Note:</w:t>
      </w:r>
      <w:r>
        <w:rPr>
          <w:rFonts w:ascii="Bookman Old Style" w:hAnsi="Bookman Old Style"/>
          <w:sz w:val="24"/>
          <w:szCs w:val="24"/>
        </w:rPr>
        <w:t xml:space="preserve"> be aware that the</w:t>
      </w:r>
      <w:r w:rsidR="00AD7383" w:rsidRPr="00361ED2">
        <w:rPr>
          <w:rFonts w:ascii="Bookman Old Style" w:hAnsi="Bookman Old Style"/>
          <w:sz w:val="24"/>
          <w:szCs w:val="24"/>
        </w:rPr>
        <w:t xml:space="preserve"> threats list</w:t>
      </w:r>
      <w:r>
        <w:rPr>
          <w:rFonts w:ascii="Bookman Old Style" w:hAnsi="Bookman Old Style"/>
          <w:sz w:val="24"/>
          <w:szCs w:val="24"/>
        </w:rPr>
        <w:t>ed in this document are based on</w:t>
      </w:r>
      <w:r w:rsidR="00AD7383" w:rsidRPr="00361ED2">
        <w:rPr>
          <w:rFonts w:ascii="Bookman Old Style" w:hAnsi="Bookman Old Style"/>
          <w:sz w:val="24"/>
          <w:szCs w:val="24"/>
        </w:rPr>
        <w:t xml:space="preserve"> the IUCN Red List of Threatened Species, and some will not </w:t>
      </w:r>
      <w:r>
        <w:rPr>
          <w:rFonts w:ascii="Bookman Old Style" w:hAnsi="Bookman Old Style"/>
          <w:sz w:val="24"/>
          <w:szCs w:val="24"/>
        </w:rPr>
        <w:t xml:space="preserve">be applicable for ecosystems. </w:t>
      </w:r>
      <w:r w:rsidR="00AD7383" w:rsidRPr="00361ED2">
        <w:rPr>
          <w:rFonts w:ascii="Bookman Old Style" w:hAnsi="Bookman Old Style"/>
          <w:sz w:val="24"/>
          <w:szCs w:val="24"/>
        </w:rPr>
        <w:t>A proper understanding of the assessment will allow an effective classification of the threats.</w:t>
      </w:r>
    </w:p>
    <w:p w14:paraId="3D3B70D1" w14:textId="77777777" w:rsidR="00AD7383" w:rsidRPr="00361ED2" w:rsidRDefault="00AD7383"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Attributes:</w:t>
      </w:r>
      <w:r w:rsidRPr="00361ED2">
        <w:rPr>
          <w:rFonts w:ascii="Bookman Old Style" w:hAnsi="Bookman Old Style"/>
          <w:sz w:val="24"/>
          <w:szCs w:val="24"/>
        </w:rPr>
        <w:t xml:space="preserve"> none</w:t>
      </w:r>
    </w:p>
    <w:p w14:paraId="2C63CDD4" w14:textId="77777777" w:rsidR="00AD7383" w:rsidRPr="00361ED2" w:rsidRDefault="00AD7383"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Example:</w:t>
      </w:r>
    </w:p>
    <w:p w14:paraId="158EDE1B" w14:textId="60DA4C1F" w:rsidR="00AD7383" w:rsidRPr="00361ED2" w:rsidRDefault="00AD7383" w:rsidP="00361ED2">
      <w:pPr>
        <w:pStyle w:val="Standard"/>
        <w:spacing w:after="80" w:line="23" w:lineRule="atLeast"/>
        <w:jc w:val="both"/>
        <w:rPr>
          <w:rFonts w:asciiTheme="minorHAnsi" w:hAnsiTheme="minorHAnsi" w:cstheme="minorHAnsi"/>
          <w:sz w:val="24"/>
          <w:szCs w:val="24"/>
        </w:rPr>
      </w:pPr>
      <w:r w:rsidRPr="00361ED2">
        <w:rPr>
          <w:rFonts w:ascii="Bookman Old Style" w:hAnsi="Bookman Old Style" w:cs="Courier New"/>
          <w:sz w:val="24"/>
          <w:szCs w:val="24"/>
        </w:rPr>
        <w:t xml:space="preserve">   </w:t>
      </w:r>
      <w:r w:rsidRPr="00361ED2">
        <w:rPr>
          <w:rFonts w:asciiTheme="minorHAnsi" w:hAnsiTheme="minorHAnsi" w:cstheme="minorHAnsi"/>
          <w:sz w:val="24"/>
          <w:szCs w:val="24"/>
        </w:rPr>
        <w:t>&lt;</w:t>
      </w:r>
      <w:r w:rsidRPr="00361ED2">
        <w:rPr>
          <w:rFonts w:asciiTheme="minorHAnsi" w:hAnsiTheme="minorHAnsi" w:cstheme="minorHAnsi"/>
          <w:color w:val="0070C0"/>
          <w:sz w:val="24"/>
          <w:szCs w:val="24"/>
        </w:rPr>
        <w:t>Threats</w:t>
      </w:r>
      <w:r w:rsidRPr="00361ED2">
        <w:rPr>
          <w:rFonts w:asciiTheme="minorHAnsi" w:hAnsiTheme="minorHAnsi" w:cstheme="minorHAnsi"/>
          <w:sz w:val="24"/>
          <w:szCs w:val="24"/>
        </w:rPr>
        <w:t>&gt;</w:t>
      </w:r>
    </w:p>
    <w:p w14:paraId="5184CFF4" w14:textId="697B5558" w:rsidR="00EB2D66" w:rsidRPr="00361ED2" w:rsidRDefault="00EB2D66" w:rsidP="00361ED2">
      <w:pPr>
        <w:pStyle w:val="Standard"/>
        <w:spacing w:after="80" w:line="23" w:lineRule="atLeast"/>
        <w:ind w:left="450"/>
        <w:jc w:val="both"/>
        <w:rPr>
          <w:rFonts w:asciiTheme="minorHAnsi" w:hAnsiTheme="minorHAnsi" w:cstheme="minorHAnsi"/>
          <w:sz w:val="24"/>
          <w:szCs w:val="24"/>
        </w:rPr>
      </w:pPr>
      <w:r w:rsidRPr="00361ED2">
        <w:rPr>
          <w:rFonts w:asciiTheme="minorHAnsi" w:hAnsiTheme="minorHAnsi" w:cstheme="minorHAnsi"/>
          <w:sz w:val="24"/>
          <w:szCs w:val="24"/>
        </w:rPr>
        <w:t>&lt;</w:t>
      </w:r>
      <w:r w:rsidR="00A15728">
        <w:rPr>
          <w:rFonts w:asciiTheme="minorHAnsi" w:hAnsiTheme="minorHAnsi" w:cstheme="minorHAnsi"/>
          <w:sz w:val="24"/>
          <w:szCs w:val="24"/>
        </w:rPr>
        <w:t>Threat</w:t>
      </w:r>
      <w:r w:rsidR="00113C57">
        <w:rPr>
          <w:rFonts w:asciiTheme="minorHAnsi" w:hAnsiTheme="minorHAnsi" w:cstheme="minorHAnsi"/>
          <w:sz w:val="24"/>
          <w:szCs w:val="24"/>
        </w:rPr>
        <w:t>s</w:t>
      </w:r>
      <w:r w:rsidR="00A15728">
        <w:rPr>
          <w:rFonts w:asciiTheme="minorHAnsi" w:hAnsiTheme="minorHAnsi" w:cstheme="minorHAnsi"/>
          <w:sz w:val="24"/>
          <w:szCs w:val="24"/>
        </w:rPr>
        <w:t>-</w:t>
      </w:r>
      <w:r w:rsidRPr="00A15728">
        <w:rPr>
          <w:rFonts w:asciiTheme="minorHAnsi" w:hAnsiTheme="minorHAnsi" w:cstheme="minorHAnsi"/>
          <w:sz w:val="24"/>
          <w:szCs w:val="24"/>
        </w:rPr>
        <w:t>Summaries</w:t>
      </w:r>
      <w:r w:rsidR="00AD7383" w:rsidRPr="00361ED2">
        <w:rPr>
          <w:rFonts w:asciiTheme="minorHAnsi" w:hAnsiTheme="minorHAnsi" w:cstheme="minorHAnsi"/>
          <w:sz w:val="24"/>
          <w:szCs w:val="24"/>
        </w:rPr>
        <w:t>&gt;</w:t>
      </w:r>
    </w:p>
    <w:p w14:paraId="74EA1B14" w14:textId="11C0A68D" w:rsidR="00AD7383" w:rsidRPr="00A15728" w:rsidRDefault="00A15728" w:rsidP="00F5690B">
      <w:pPr>
        <w:pStyle w:val="Standard"/>
        <w:spacing w:after="80" w:line="23" w:lineRule="atLeast"/>
        <w:ind w:left="709" w:firstLine="11"/>
        <w:jc w:val="both"/>
        <w:rPr>
          <w:rFonts w:asciiTheme="minorHAnsi" w:hAnsiTheme="minorHAnsi" w:cstheme="minorHAnsi"/>
          <w:sz w:val="24"/>
          <w:szCs w:val="24"/>
        </w:rPr>
      </w:pPr>
      <w:r>
        <w:rPr>
          <w:rFonts w:asciiTheme="minorHAnsi" w:hAnsiTheme="minorHAnsi" w:cstheme="minorHAnsi"/>
          <w:sz w:val="24"/>
          <w:szCs w:val="24"/>
        </w:rPr>
        <w:t>&lt;Threat</w:t>
      </w:r>
      <w:r w:rsidR="00113C57">
        <w:rPr>
          <w:rFonts w:asciiTheme="minorHAnsi" w:hAnsiTheme="minorHAnsi" w:cstheme="minorHAnsi"/>
          <w:sz w:val="24"/>
          <w:szCs w:val="24"/>
        </w:rPr>
        <w:t>s</w:t>
      </w:r>
      <w:r>
        <w:rPr>
          <w:rFonts w:asciiTheme="minorHAnsi" w:hAnsiTheme="minorHAnsi" w:cstheme="minorHAnsi"/>
          <w:sz w:val="24"/>
          <w:szCs w:val="24"/>
        </w:rPr>
        <w:t>-</w:t>
      </w:r>
      <w:r w:rsidR="00EB2D66" w:rsidRPr="00A15728">
        <w:rPr>
          <w:rFonts w:asciiTheme="minorHAnsi" w:hAnsiTheme="minorHAnsi" w:cstheme="minorHAnsi"/>
          <w:sz w:val="24"/>
          <w:szCs w:val="24"/>
        </w:rPr>
        <w:t>Summary lang=”en</w:t>
      </w:r>
      <w:r w:rsidR="00EB2D66" w:rsidRPr="00361ED2">
        <w:rPr>
          <w:rFonts w:asciiTheme="minorHAnsi" w:hAnsiTheme="minorHAnsi" w:cstheme="minorHAnsi"/>
          <w:sz w:val="24"/>
          <w:szCs w:val="24"/>
        </w:rPr>
        <w:t>”&gt;</w:t>
      </w:r>
      <w:r w:rsidRPr="00A15728">
        <w:rPr>
          <w:rFonts w:asciiTheme="minorHAnsi" w:hAnsiTheme="minorHAnsi" w:cstheme="minorHAnsi"/>
          <w:sz w:val="24"/>
          <w:szCs w:val="24"/>
        </w:rPr>
        <w:t>The primary threatening process to the Coorong ecosystem is a reduction of freshwater inflows from the River Murray. There is an interaction between extractions in the Murray Darling Basin and drought, and there is likely to be an interaction between extractions and future climate change, as that develops within the region. The second major threatening process is change to the source and timing of water delivery to the region.</w:t>
      </w:r>
      <w:r w:rsidR="00333A30" w:rsidRPr="00A15728">
        <w:rPr>
          <w:rFonts w:asciiTheme="minorHAnsi" w:hAnsiTheme="minorHAnsi" w:cstheme="minorHAnsi"/>
          <w:sz w:val="24"/>
          <w:szCs w:val="24"/>
        </w:rPr>
        <w:t>&lt;</w:t>
      </w:r>
      <w:r w:rsidR="00AD7383" w:rsidRPr="00A15728">
        <w:rPr>
          <w:rFonts w:asciiTheme="minorHAnsi" w:hAnsiTheme="minorHAnsi" w:cstheme="minorHAnsi"/>
          <w:sz w:val="24"/>
          <w:szCs w:val="24"/>
        </w:rPr>
        <w:t>/</w:t>
      </w:r>
      <w:r w:rsidR="00D64BF3">
        <w:rPr>
          <w:rFonts w:asciiTheme="minorHAnsi" w:hAnsiTheme="minorHAnsi" w:cstheme="minorHAnsi"/>
          <w:sz w:val="24"/>
          <w:szCs w:val="24"/>
        </w:rPr>
        <w:t>Threat</w:t>
      </w:r>
      <w:r w:rsidR="00113C57">
        <w:rPr>
          <w:rFonts w:asciiTheme="minorHAnsi" w:hAnsiTheme="minorHAnsi" w:cstheme="minorHAnsi"/>
          <w:sz w:val="24"/>
          <w:szCs w:val="24"/>
        </w:rPr>
        <w:t>s</w:t>
      </w:r>
      <w:r w:rsidR="00D64BF3">
        <w:rPr>
          <w:rFonts w:asciiTheme="minorHAnsi" w:hAnsiTheme="minorHAnsi" w:cstheme="minorHAnsi"/>
          <w:sz w:val="24"/>
          <w:szCs w:val="24"/>
        </w:rPr>
        <w:t>-</w:t>
      </w:r>
      <w:r w:rsidR="00AD7383" w:rsidRPr="00A15728">
        <w:rPr>
          <w:rFonts w:asciiTheme="minorHAnsi" w:hAnsiTheme="minorHAnsi" w:cstheme="minorHAnsi"/>
          <w:sz w:val="24"/>
          <w:szCs w:val="24"/>
        </w:rPr>
        <w:t>Summary&gt;</w:t>
      </w:r>
    </w:p>
    <w:p w14:paraId="3C2F3761" w14:textId="4F2ED461" w:rsidR="00EB2D66" w:rsidRPr="00A15728" w:rsidRDefault="00EB2D66" w:rsidP="00361ED2">
      <w:pPr>
        <w:pStyle w:val="Standard"/>
        <w:spacing w:after="80" w:line="23" w:lineRule="atLeast"/>
        <w:ind w:left="450"/>
        <w:jc w:val="both"/>
        <w:rPr>
          <w:rFonts w:asciiTheme="minorHAnsi" w:hAnsiTheme="minorHAnsi" w:cstheme="minorHAnsi"/>
          <w:sz w:val="24"/>
          <w:szCs w:val="24"/>
        </w:rPr>
      </w:pPr>
      <w:r w:rsidRPr="00A15728">
        <w:rPr>
          <w:rFonts w:asciiTheme="minorHAnsi" w:hAnsiTheme="minorHAnsi" w:cstheme="minorHAnsi"/>
          <w:sz w:val="24"/>
          <w:szCs w:val="24"/>
        </w:rPr>
        <w:t>&lt;</w:t>
      </w:r>
      <w:r w:rsidR="00D64BF3">
        <w:rPr>
          <w:rFonts w:asciiTheme="minorHAnsi" w:hAnsiTheme="minorHAnsi" w:cstheme="minorHAnsi"/>
          <w:sz w:val="24"/>
          <w:szCs w:val="24"/>
        </w:rPr>
        <w:t>Threat</w:t>
      </w:r>
      <w:r w:rsidR="00113C57">
        <w:rPr>
          <w:rFonts w:asciiTheme="minorHAnsi" w:hAnsiTheme="minorHAnsi" w:cstheme="minorHAnsi"/>
          <w:sz w:val="24"/>
          <w:szCs w:val="24"/>
        </w:rPr>
        <w:t>s</w:t>
      </w:r>
      <w:r w:rsidR="00D64BF3">
        <w:rPr>
          <w:rFonts w:asciiTheme="minorHAnsi" w:hAnsiTheme="minorHAnsi" w:cstheme="minorHAnsi"/>
          <w:sz w:val="24"/>
          <w:szCs w:val="24"/>
        </w:rPr>
        <w:t>-</w:t>
      </w:r>
      <w:r w:rsidRPr="00A15728">
        <w:rPr>
          <w:rFonts w:asciiTheme="minorHAnsi" w:hAnsiTheme="minorHAnsi" w:cstheme="minorHAnsi"/>
          <w:sz w:val="24"/>
          <w:szCs w:val="24"/>
        </w:rPr>
        <w:t>Summaries&gt;</w:t>
      </w:r>
    </w:p>
    <w:p w14:paraId="01FDD65B" w14:textId="3BD52A46" w:rsidR="00AD7383" w:rsidRPr="00361ED2" w:rsidRDefault="00AD7383" w:rsidP="00361ED2">
      <w:pPr>
        <w:pStyle w:val="Standard"/>
        <w:spacing w:after="80" w:line="23" w:lineRule="atLeast"/>
        <w:ind w:left="450"/>
        <w:jc w:val="both"/>
        <w:rPr>
          <w:rFonts w:asciiTheme="minorHAnsi" w:hAnsiTheme="minorHAnsi" w:cstheme="minorHAnsi"/>
          <w:sz w:val="24"/>
          <w:szCs w:val="24"/>
        </w:rPr>
      </w:pPr>
      <w:r w:rsidRPr="00361ED2">
        <w:rPr>
          <w:rFonts w:asciiTheme="minorHAnsi" w:hAnsiTheme="minorHAnsi" w:cstheme="minorHAnsi"/>
          <w:sz w:val="24"/>
          <w:szCs w:val="24"/>
        </w:rPr>
        <w:t>&lt;Threat&gt;&lt;/Threat&gt;</w:t>
      </w:r>
    </w:p>
    <w:p w14:paraId="02150EB2" w14:textId="5874CF4D" w:rsidR="00AD7383" w:rsidRDefault="00AD7383" w:rsidP="00361ED2">
      <w:pPr>
        <w:pStyle w:val="Standard"/>
        <w:spacing w:after="80" w:line="23" w:lineRule="atLeast"/>
        <w:ind w:firstLine="270"/>
        <w:jc w:val="both"/>
        <w:rPr>
          <w:rFonts w:asciiTheme="minorHAnsi" w:hAnsiTheme="minorHAnsi" w:cstheme="minorHAnsi"/>
          <w:sz w:val="24"/>
          <w:szCs w:val="24"/>
        </w:rPr>
      </w:pPr>
      <w:r w:rsidRPr="00361ED2">
        <w:rPr>
          <w:rFonts w:asciiTheme="minorHAnsi" w:hAnsiTheme="minorHAnsi" w:cstheme="minorHAnsi"/>
          <w:sz w:val="24"/>
          <w:szCs w:val="24"/>
        </w:rPr>
        <w:t>&lt;/</w:t>
      </w:r>
      <w:r w:rsidRPr="00361ED2">
        <w:rPr>
          <w:rFonts w:asciiTheme="minorHAnsi" w:hAnsiTheme="minorHAnsi" w:cstheme="minorHAnsi"/>
          <w:color w:val="0070C0"/>
          <w:sz w:val="24"/>
          <w:szCs w:val="24"/>
        </w:rPr>
        <w:t>Threats</w:t>
      </w:r>
      <w:r w:rsidRPr="00361ED2">
        <w:rPr>
          <w:rFonts w:asciiTheme="minorHAnsi" w:hAnsiTheme="minorHAnsi" w:cstheme="minorHAnsi"/>
          <w:sz w:val="24"/>
          <w:szCs w:val="24"/>
        </w:rPr>
        <w:t>&gt;</w:t>
      </w:r>
    </w:p>
    <w:p w14:paraId="47E6C778" w14:textId="77777777" w:rsidR="00361ED2" w:rsidRPr="00361ED2" w:rsidRDefault="00361ED2" w:rsidP="00361ED2">
      <w:pPr>
        <w:pStyle w:val="Standard"/>
        <w:spacing w:after="80" w:line="23" w:lineRule="atLeast"/>
        <w:ind w:firstLine="270"/>
        <w:jc w:val="both"/>
        <w:rPr>
          <w:rFonts w:asciiTheme="minorHAnsi" w:hAnsiTheme="minorHAnsi" w:cstheme="minorHAnsi"/>
          <w:sz w:val="24"/>
          <w:szCs w:val="24"/>
        </w:rPr>
      </w:pPr>
    </w:p>
    <w:p w14:paraId="7CE16787" w14:textId="1C5EC332" w:rsidR="00AD7383" w:rsidRPr="00EB2D66" w:rsidRDefault="00EB2D66" w:rsidP="00EB2D66">
      <w:pPr>
        <w:pStyle w:val="Ttulo1"/>
        <w:numPr>
          <w:ilvl w:val="4"/>
          <w:numId w:val="29"/>
        </w:numPr>
        <w:rPr>
          <w:rStyle w:val="ListLabel1"/>
          <w:b/>
          <w:sz w:val="28"/>
        </w:rPr>
      </w:pPr>
      <w:bookmarkStart w:id="617" w:name="_Toc10659965"/>
      <w:bookmarkStart w:id="618" w:name="_Toc10989895"/>
      <w:r w:rsidRPr="00EB2D66">
        <w:rPr>
          <w:rStyle w:val="ListLabel1"/>
          <w:b/>
          <w:sz w:val="28"/>
        </w:rPr>
        <w:t xml:space="preserve">Node: </w:t>
      </w:r>
      <w:r w:rsidR="00D64BF3">
        <w:rPr>
          <w:rStyle w:val="ListLabel1"/>
          <w:b/>
          <w:sz w:val="28"/>
        </w:rPr>
        <w:t>Threat</w:t>
      </w:r>
      <w:r w:rsidR="00113C57">
        <w:rPr>
          <w:rStyle w:val="ListLabel1"/>
          <w:b/>
          <w:sz w:val="28"/>
        </w:rPr>
        <w:t>s</w:t>
      </w:r>
      <w:r w:rsidR="00D64BF3">
        <w:rPr>
          <w:rStyle w:val="ListLabel1"/>
          <w:b/>
          <w:sz w:val="28"/>
        </w:rPr>
        <w:t xml:space="preserve"> </w:t>
      </w:r>
      <w:r w:rsidRPr="00EB2D66">
        <w:rPr>
          <w:rStyle w:val="ListLabel1"/>
          <w:b/>
          <w:sz w:val="28"/>
        </w:rPr>
        <w:t>Summaries</w:t>
      </w:r>
      <w:bookmarkEnd w:id="617"/>
      <w:bookmarkEnd w:id="618"/>
    </w:p>
    <w:p w14:paraId="6E4DA4F7" w14:textId="425A7EA0" w:rsidR="00AD7383" w:rsidRPr="00361ED2" w:rsidRDefault="00AD7383"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Tag:</w:t>
      </w:r>
      <w:r w:rsidR="00361ED2" w:rsidRPr="00361ED2">
        <w:rPr>
          <w:rFonts w:ascii="Bookman Old Style" w:hAnsi="Bookman Old Style"/>
          <w:sz w:val="24"/>
          <w:szCs w:val="24"/>
        </w:rPr>
        <w:t xml:space="preserve">   &lt;</w:t>
      </w:r>
      <w:r w:rsidR="00D64BF3">
        <w:rPr>
          <w:rFonts w:ascii="Bookman Old Style" w:hAnsi="Bookman Old Style"/>
          <w:sz w:val="24"/>
          <w:szCs w:val="24"/>
        </w:rPr>
        <w:t>Threat</w:t>
      </w:r>
      <w:r w:rsidR="00113C57">
        <w:rPr>
          <w:rFonts w:ascii="Bookman Old Style" w:hAnsi="Bookman Old Style"/>
          <w:sz w:val="24"/>
          <w:szCs w:val="24"/>
        </w:rPr>
        <w:t>s</w:t>
      </w:r>
      <w:r w:rsidR="00D64BF3">
        <w:rPr>
          <w:rFonts w:ascii="Bookman Old Style" w:hAnsi="Bookman Old Style"/>
          <w:sz w:val="24"/>
          <w:szCs w:val="24"/>
        </w:rPr>
        <w:t>-</w:t>
      </w:r>
      <w:r w:rsidR="00361ED2" w:rsidRPr="00361ED2">
        <w:rPr>
          <w:rFonts w:ascii="Bookman Old Style" w:hAnsi="Bookman Old Style"/>
          <w:sz w:val="24"/>
          <w:szCs w:val="24"/>
        </w:rPr>
        <w:t>Summaries</w:t>
      </w:r>
      <w:r w:rsidRPr="00361ED2">
        <w:rPr>
          <w:rFonts w:ascii="Bookman Old Style" w:hAnsi="Bookman Old Style"/>
          <w:sz w:val="24"/>
          <w:szCs w:val="24"/>
        </w:rPr>
        <w:t>&gt;</w:t>
      </w:r>
    </w:p>
    <w:p w14:paraId="33BE84E7" w14:textId="77777777" w:rsidR="00AD7383" w:rsidRPr="00361ED2" w:rsidRDefault="00AD7383"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Parent</w:t>
      </w:r>
      <w:r w:rsidRPr="00361ED2">
        <w:rPr>
          <w:rFonts w:ascii="Bookman Old Style" w:hAnsi="Bookman Old Style"/>
          <w:sz w:val="24"/>
          <w:szCs w:val="24"/>
        </w:rPr>
        <w:t>: Threats</w:t>
      </w:r>
    </w:p>
    <w:p w14:paraId="491C1A2B" w14:textId="7D94B3B6" w:rsidR="00AD7383" w:rsidRPr="00361ED2" w:rsidRDefault="00AD7383"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Children</w:t>
      </w:r>
      <w:r w:rsidRPr="00361ED2">
        <w:rPr>
          <w:rFonts w:ascii="Bookman Old Style" w:hAnsi="Bookman Old Style"/>
          <w:sz w:val="24"/>
          <w:szCs w:val="24"/>
        </w:rPr>
        <w:t xml:space="preserve">: </w:t>
      </w:r>
      <w:r w:rsidR="00D64BF3">
        <w:rPr>
          <w:rFonts w:ascii="Bookman Old Style" w:hAnsi="Bookman Old Style"/>
          <w:sz w:val="24"/>
          <w:szCs w:val="24"/>
        </w:rPr>
        <w:t>Threat</w:t>
      </w:r>
      <w:r w:rsidR="00113C57">
        <w:rPr>
          <w:rFonts w:ascii="Bookman Old Style" w:hAnsi="Bookman Old Style"/>
          <w:sz w:val="24"/>
          <w:szCs w:val="24"/>
        </w:rPr>
        <w:t>s</w:t>
      </w:r>
      <w:r w:rsidR="00D64BF3">
        <w:rPr>
          <w:rFonts w:ascii="Bookman Old Style" w:hAnsi="Bookman Old Style"/>
          <w:sz w:val="24"/>
          <w:szCs w:val="24"/>
        </w:rPr>
        <w:t>-</w:t>
      </w:r>
      <w:r w:rsidR="00361ED2" w:rsidRPr="00361ED2">
        <w:rPr>
          <w:rFonts w:ascii="Bookman Old Style" w:hAnsi="Bookman Old Style"/>
          <w:sz w:val="24"/>
          <w:szCs w:val="24"/>
        </w:rPr>
        <w:t>Summary</w:t>
      </w:r>
    </w:p>
    <w:p w14:paraId="5624C1A8" w14:textId="0D481F73" w:rsidR="00AD7383" w:rsidRPr="00361ED2" w:rsidRDefault="00AD7383"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Content:</w:t>
      </w:r>
      <w:r w:rsidRPr="00361ED2">
        <w:rPr>
          <w:rFonts w:ascii="Bookman Old Style" w:hAnsi="Bookman Old Style"/>
          <w:sz w:val="24"/>
          <w:szCs w:val="24"/>
        </w:rPr>
        <w:t xml:space="preserve"> </w:t>
      </w:r>
      <w:r w:rsidR="00D64BF3" w:rsidRPr="005B5252">
        <w:rPr>
          <w:rFonts w:ascii="Bookman Old Style" w:hAnsi="Bookman Old Style"/>
          <w:sz w:val="24"/>
          <w:szCs w:val="24"/>
        </w:rPr>
        <w:t xml:space="preserve">Element containing </w:t>
      </w:r>
      <w:r w:rsidR="00D64BF3">
        <w:rPr>
          <w:rFonts w:ascii="Bookman Old Style" w:hAnsi="Bookman Old Style"/>
          <w:sz w:val="24"/>
          <w:szCs w:val="24"/>
        </w:rPr>
        <w:t xml:space="preserve">a list of </w:t>
      </w:r>
      <w:r w:rsidR="00D64BF3" w:rsidRPr="005B5252">
        <w:rPr>
          <w:rFonts w:ascii="Bookman Old Style" w:hAnsi="Bookman Old Style"/>
          <w:sz w:val="24"/>
          <w:szCs w:val="24"/>
        </w:rPr>
        <w:t xml:space="preserve">the text descriptions of the </w:t>
      </w:r>
      <w:r w:rsidR="00D64BF3">
        <w:rPr>
          <w:rFonts w:ascii="Bookman Old Style" w:hAnsi="Bookman Old Style"/>
          <w:sz w:val="24"/>
          <w:szCs w:val="24"/>
        </w:rPr>
        <w:t>threats</w:t>
      </w:r>
      <w:r w:rsidR="00D64BF3" w:rsidRPr="005B5252">
        <w:rPr>
          <w:rFonts w:ascii="Bookman Old Style" w:hAnsi="Bookman Old Style"/>
          <w:sz w:val="24"/>
          <w:szCs w:val="24"/>
        </w:rPr>
        <w:t xml:space="preserve"> rel</w:t>
      </w:r>
      <w:r w:rsidR="00D64BF3">
        <w:rPr>
          <w:rFonts w:ascii="Bookman Old Style" w:hAnsi="Bookman Old Style"/>
          <w:sz w:val="24"/>
          <w:szCs w:val="24"/>
        </w:rPr>
        <w:t>evant for the assessment target in the different languages available.</w:t>
      </w:r>
    </w:p>
    <w:p w14:paraId="5B26224C" w14:textId="0AE41133" w:rsidR="00AD7383" w:rsidRPr="00361ED2" w:rsidRDefault="00333A30"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Attributes</w:t>
      </w:r>
      <w:r w:rsidR="00AD7383" w:rsidRPr="00361ED2">
        <w:rPr>
          <w:rFonts w:ascii="Bookman Old Style" w:hAnsi="Bookman Old Style"/>
          <w:sz w:val="24"/>
          <w:szCs w:val="24"/>
          <w:u w:val="single"/>
        </w:rPr>
        <w:t>:</w:t>
      </w:r>
      <w:r w:rsidR="00AD7383" w:rsidRPr="00361ED2">
        <w:rPr>
          <w:rFonts w:ascii="Bookman Old Style" w:hAnsi="Bookman Old Style"/>
          <w:sz w:val="24"/>
          <w:szCs w:val="24"/>
        </w:rPr>
        <w:t xml:space="preserve"> </w:t>
      </w:r>
      <w:r w:rsidR="00D64BF3">
        <w:rPr>
          <w:rFonts w:ascii="Bookman Old Style" w:hAnsi="Bookman Old Style"/>
          <w:sz w:val="24"/>
          <w:szCs w:val="24"/>
        </w:rPr>
        <w:t>none</w:t>
      </w:r>
    </w:p>
    <w:p w14:paraId="60FE9666" w14:textId="77777777" w:rsidR="00AD7383" w:rsidRPr="00361ED2" w:rsidRDefault="00AD7383" w:rsidP="00361ED2">
      <w:pPr>
        <w:pStyle w:val="Standard"/>
        <w:spacing w:after="80" w:line="23" w:lineRule="atLeast"/>
        <w:jc w:val="both"/>
        <w:rPr>
          <w:rFonts w:ascii="Bookman Old Style" w:hAnsi="Bookman Old Style"/>
          <w:sz w:val="24"/>
          <w:szCs w:val="24"/>
          <w:u w:val="single"/>
        </w:rPr>
      </w:pPr>
      <w:r w:rsidRPr="00361ED2">
        <w:rPr>
          <w:rFonts w:ascii="Bookman Old Style" w:hAnsi="Bookman Old Style"/>
          <w:sz w:val="24"/>
          <w:szCs w:val="24"/>
          <w:u w:val="single"/>
        </w:rPr>
        <w:t>Example:</w:t>
      </w:r>
    </w:p>
    <w:p w14:paraId="2A7C61D4" w14:textId="018A1C7C" w:rsidR="00EB2D66" w:rsidRPr="00361ED2" w:rsidRDefault="00EB2D66" w:rsidP="00361ED2">
      <w:pPr>
        <w:pStyle w:val="Standard"/>
        <w:spacing w:after="80" w:line="23" w:lineRule="atLeast"/>
        <w:ind w:left="1170" w:hanging="450"/>
        <w:jc w:val="both"/>
        <w:rPr>
          <w:rFonts w:asciiTheme="minorHAnsi" w:hAnsiTheme="minorHAnsi" w:cstheme="minorHAnsi"/>
          <w:sz w:val="24"/>
          <w:szCs w:val="24"/>
        </w:rPr>
      </w:pPr>
      <w:r w:rsidRPr="00361ED2">
        <w:rPr>
          <w:rFonts w:asciiTheme="minorHAnsi" w:hAnsiTheme="minorHAnsi" w:cstheme="minorHAnsi"/>
          <w:sz w:val="24"/>
          <w:szCs w:val="24"/>
        </w:rPr>
        <w:t>&lt;</w:t>
      </w:r>
      <w:r w:rsidR="00D64BF3" w:rsidRPr="00D64BF3">
        <w:rPr>
          <w:rFonts w:asciiTheme="minorHAnsi" w:hAnsiTheme="minorHAnsi" w:cstheme="minorHAnsi"/>
          <w:color w:val="0070C0"/>
          <w:sz w:val="24"/>
          <w:szCs w:val="24"/>
        </w:rPr>
        <w:t>Threat</w:t>
      </w:r>
      <w:r w:rsidR="00113C57">
        <w:rPr>
          <w:rFonts w:asciiTheme="minorHAnsi" w:hAnsiTheme="minorHAnsi" w:cstheme="minorHAnsi"/>
          <w:color w:val="0070C0"/>
          <w:sz w:val="24"/>
          <w:szCs w:val="24"/>
        </w:rPr>
        <w:t>s</w:t>
      </w:r>
      <w:r w:rsidR="00D64BF3" w:rsidRPr="00D64BF3">
        <w:rPr>
          <w:rFonts w:asciiTheme="minorHAnsi" w:hAnsiTheme="minorHAnsi" w:cstheme="minorHAnsi"/>
          <w:color w:val="0070C0"/>
          <w:sz w:val="24"/>
          <w:szCs w:val="24"/>
        </w:rPr>
        <w:t>-</w:t>
      </w:r>
      <w:r w:rsidRPr="00361ED2">
        <w:rPr>
          <w:rFonts w:asciiTheme="minorHAnsi" w:hAnsiTheme="minorHAnsi" w:cstheme="minorHAnsi"/>
          <w:color w:val="0070C0"/>
          <w:sz w:val="24"/>
          <w:szCs w:val="24"/>
        </w:rPr>
        <w:t>Summaries</w:t>
      </w:r>
      <w:r w:rsidRPr="00361ED2">
        <w:rPr>
          <w:rFonts w:asciiTheme="minorHAnsi" w:hAnsiTheme="minorHAnsi" w:cstheme="minorHAnsi"/>
          <w:sz w:val="24"/>
          <w:szCs w:val="24"/>
        </w:rPr>
        <w:t>&gt;</w:t>
      </w:r>
    </w:p>
    <w:p w14:paraId="21DCAA43" w14:textId="4934C671" w:rsidR="00AD7383" w:rsidRPr="00361ED2" w:rsidRDefault="00AD7383" w:rsidP="00361ED2">
      <w:pPr>
        <w:pStyle w:val="Standard"/>
        <w:spacing w:after="80" w:line="23" w:lineRule="atLeast"/>
        <w:ind w:left="1170" w:hanging="450"/>
        <w:jc w:val="both"/>
        <w:rPr>
          <w:rFonts w:asciiTheme="minorHAnsi" w:hAnsiTheme="minorHAnsi" w:cstheme="minorHAnsi"/>
          <w:sz w:val="24"/>
          <w:szCs w:val="24"/>
        </w:rPr>
      </w:pPr>
      <w:r w:rsidRPr="00361ED2">
        <w:rPr>
          <w:rFonts w:asciiTheme="minorHAnsi" w:hAnsiTheme="minorHAnsi" w:cstheme="minorHAnsi"/>
          <w:sz w:val="24"/>
          <w:szCs w:val="24"/>
        </w:rPr>
        <w:t>&lt;</w:t>
      </w:r>
      <w:r w:rsidR="00113C57">
        <w:rPr>
          <w:rFonts w:asciiTheme="minorHAnsi" w:hAnsiTheme="minorHAnsi" w:cstheme="minorHAnsi"/>
          <w:sz w:val="24"/>
          <w:szCs w:val="24"/>
        </w:rPr>
        <w:t>Threats-</w:t>
      </w:r>
      <w:r w:rsidRPr="00361ED2">
        <w:rPr>
          <w:rFonts w:asciiTheme="minorHAnsi" w:hAnsiTheme="minorHAnsi" w:cstheme="minorHAnsi"/>
          <w:sz w:val="24"/>
          <w:szCs w:val="24"/>
        </w:rPr>
        <w:t>Summary</w:t>
      </w:r>
      <w:r w:rsidR="00361ED2">
        <w:rPr>
          <w:rFonts w:asciiTheme="minorHAnsi" w:hAnsiTheme="minorHAnsi" w:cstheme="minorHAnsi"/>
          <w:sz w:val="24"/>
          <w:szCs w:val="24"/>
        </w:rPr>
        <w:t xml:space="preserve"> lang=”en”</w:t>
      </w:r>
      <w:r w:rsidRPr="00361ED2">
        <w:rPr>
          <w:rFonts w:asciiTheme="minorHAnsi" w:hAnsiTheme="minorHAnsi" w:cstheme="minorHAnsi"/>
          <w:sz w:val="24"/>
          <w:szCs w:val="24"/>
        </w:rPr>
        <w:t>&gt;</w:t>
      </w:r>
      <w:ins w:id="619" w:author="Michelle Castellanos" w:date="2019-09-01T22:35:00Z">
        <w:r w:rsidR="00F5690B" w:rsidRPr="00F5690B">
          <w:t xml:space="preserve"> </w:t>
        </w:r>
        <w:r w:rsidR="00F5690B" w:rsidRPr="00F5690B">
          <w:rPr>
            <w:rFonts w:asciiTheme="minorHAnsi" w:hAnsiTheme="minorHAnsi" w:cstheme="minorHAnsi"/>
            <w:sz w:val="24"/>
            <w:szCs w:val="24"/>
          </w:rPr>
          <w:t xml:space="preserve">Some of the key threatening processes to tidal flats include (i) rapid growth of urban, agricultural and industrial developments in the coastal zone, (ii) widespread damming and modification of the large river systems </w:t>
        </w:r>
        <w:r w:rsidR="00F5690B" w:rsidRPr="00F5690B">
          <w:rPr>
            <w:rFonts w:asciiTheme="minorHAnsi" w:hAnsiTheme="minorHAnsi" w:cstheme="minorHAnsi"/>
            <w:sz w:val="24"/>
            <w:szCs w:val="24"/>
          </w:rPr>
          <w:lastRenderedPageBreak/>
          <w:t>that supply sediment to the system, (iii) the swift emergence of large-scale tide and wind power generation facilities, (iv) invasion of exotic flora, (v) extensive pollution in coastal areas,(vi) overharvesting of fin fish and shelfish populations, (vii) ongoing erosion, compaction and subsidence of tidal flat sediments and (viii) sea-level rise (Sato and Koh 2004; MacKinnon et al. 2012; Iwamura et al. 2013; He e</w:t>
        </w:r>
        <w:r w:rsidR="00F5690B">
          <w:rPr>
            <w:rFonts w:asciiTheme="minorHAnsi" w:hAnsiTheme="minorHAnsi" w:cstheme="minorHAnsi"/>
            <w:sz w:val="24"/>
            <w:szCs w:val="24"/>
          </w:rPr>
          <w:t>t al. 2014; Murray et al. 2014)</w:t>
        </w:r>
      </w:ins>
      <w:del w:id="620" w:author="Michelle Castellanos" w:date="2019-09-01T22:35:00Z">
        <w:r w:rsidR="00D64BF3" w:rsidRPr="00A15728" w:rsidDel="00F5690B">
          <w:rPr>
            <w:rFonts w:asciiTheme="minorHAnsi" w:hAnsiTheme="minorHAnsi" w:cstheme="minorHAnsi"/>
            <w:sz w:val="24"/>
            <w:szCs w:val="24"/>
          </w:rPr>
          <w:delText xml:space="preserve">The primary threatening process to the Coorong ecosystem is a reduction of freshwater inflows from the River Murray. There is an interaction between extractions in the Murray Darling Basin and drought, and there is likely to be an interaction between extractions and future climate change, as that develops within the region. The second major threatening process is change to the source and timing </w:delText>
        </w:r>
        <w:r w:rsidR="00D64BF3" w:rsidDel="00F5690B">
          <w:rPr>
            <w:rFonts w:asciiTheme="minorHAnsi" w:hAnsiTheme="minorHAnsi" w:cstheme="minorHAnsi"/>
            <w:sz w:val="24"/>
            <w:szCs w:val="24"/>
          </w:rPr>
          <w:delText>of water delivery to the region</w:delText>
        </w:r>
      </w:del>
      <w:r w:rsidR="00361ED2">
        <w:rPr>
          <w:rFonts w:asciiTheme="minorHAnsi" w:hAnsiTheme="minorHAnsi" w:cstheme="minorHAnsi"/>
          <w:sz w:val="24"/>
          <w:szCs w:val="24"/>
        </w:rPr>
        <w:t>.</w:t>
      </w:r>
      <w:r w:rsidR="00333A30" w:rsidRPr="00361ED2">
        <w:rPr>
          <w:rFonts w:asciiTheme="minorHAnsi" w:hAnsiTheme="minorHAnsi" w:cstheme="minorHAnsi"/>
          <w:sz w:val="24"/>
          <w:szCs w:val="24"/>
        </w:rPr>
        <w:t>&lt;</w:t>
      </w:r>
      <w:r w:rsidR="00113C57">
        <w:rPr>
          <w:rFonts w:asciiTheme="minorHAnsi" w:hAnsiTheme="minorHAnsi" w:cstheme="minorHAnsi"/>
          <w:sz w:val="24"/>
          <w:szCs w:val="24"/>
        </w:rPr>
        <w:t>/Threats-</w:t>
      </w:r>
      <w:r w:rsidRPr="00361ED2">
        <w:rPr>
          <w:rFonts w:asciiTheme="minorHAnsi" w:hAnsiTheme="minorHAnsi" w:cstheme="minorHAnsi"/>
          <w:sz w:val="24"/>
          <w:szCs w:val="24"/>
        </w:rPr>
        <w:t>Summary&gt;</w:t>
      </w:r>
    </w:p>
    <w:p w14:paraId="40A62989" w14:textId="458AD5B3" w:rsidR="00EB2D66" w:rsidRPr="00361ED2" w:rsidRDefault="00EB2D66" w:rsidP="00361ED2">
      <w:pPr>
        <w:pStyle w:val="Standard"/>
        <w:spacing w:after="80" w:line="23" w:lineRule="atLeast"/>
        <w:ind w:left="1170" w:hanging="450"/>
        <w:jc w:val="both"/>
        <w:rPr>
          <w:rFonts w:asciiTheme="minorHAnsi" w:hAnsiTheme="minorHAnsi" w:cstheme="minorHAnsi"/>
          <w:sz w:val="24"/>
          <w:szCs w:val="24"/>
        </w:rPr>
      </w:pPr>
      <w:r w:rsidRPr="00361ED2">
        <w:rPr>
          <w:rFonts w:asciiTheme="minorHAnsi" w:hAnsiTheme="minorHAnsi" w:cstheme="minorHAnsi"/>
          <w:sz w:val="24"/>
          <w:szCs w:val="24"/>
        </w:rPr>
        <w:t>&lt;/</w:t>
      </w:r>
      <w:r w:rsidR="00D64BF3" w:rsidRPr="00D64BF3">
        <w:rPr>
          <w:rFonts w:asciiTheme="minorHAnsi" w:hAnsiTheme="minorHAnsi" w:cstheme="minorHAnsi"/>
          <w:color w:val="0070C0"/>
          <w:sz w:val="24"/>
          <w:szCs w:val="24"/>
        </w:rPr>
        <w:t>Threat</w:t>
      </w:r>
      <w:r w:rsidR="00113C57">
        <w:rPr>
          <w:rFonts w:asciiTheme="minorHAnsi" w:hAnsiTheme="minorHAnsi" w:cstheme="minorHAnsi"/>
          <w:color w:val="0070C0"/>
          <w:sz w:val="24"/>
          <w:szCs w:val="24"/>
        </w:rPr>
        <w:t>s</w:t>
      </w:r>
      <w:r w:rsidR="00D64BF3" w:rsidRPr="00D64BF3">
        <w:rPr>
          <w:rFonts w:asciiTheme="minorHAnsi" w:hAnsiTheme="minorHAnsi" w:cstheme="minorHAnsi"/>
          <w:color w:val="0070C0"/>
          <w:sz w:val="24"/>
          <w:szCs w:val="24"/>
        </w:rPr>
        <w:t>-</w:t>
      </w:r>
      <w:r w:rsidRPr="00361ED2">
        <w:rPr>
          <w:rFonts w:asciiTheme="minorHAnsi" w:hAnsiTheme="minorHAnsi" w:cstheme="minorHAnsi"/>
          <w:color w:val="0070C0"/>
          <w:sz w:val="24"/>
          <w:szCs w:val="24"/>
        </w:rPr>
        <w:t>Summaries</w:t>
      </w:r>
      <w:r w:rsidRPr="00361ED2">
        <w:rPr>
          <w:rFonts w:asciiTheme="minorHAnsi" w:hAnsiTheme="minorHAnsi" w:cstheme="minorHAnsi"/>
          <w:sz w:val="24"/>
          <w:szCs w:val="24"/>
        </w:rPr>
        <w:t>&gt;</w:t>
      </w:r>
    </w:p>
    <w:p w14:paraId="140CC371" w14:textId="77777777" w:rsidR="00EB2D66" w:rsidRPr="00361ED2" w:rsidRDefault="00EB2D66" w:rsidP="00361ED2">
      <w:pPr>
        <w:pStyle w:val="Standard"/>
        <w:spacing w:after="80" w:line="23" w:lineRule="atLeast"/>
        <w:ind w:left="1170" w:hanging="450"/>
        <w:jc w:val="both"/>
        <w:rPr>
          <w:rFonts w:asciiTheme="minorHAnsi" w:hAnsiTheme="minorHAnsi" w:cstheme="minorHAnsi"/>
          <w:sz w:val="24"/>
          <w:szCs w:val="24"/>
        </w:rPr>
      </w:pPr>
    </w:p>
    <w:p w14:paraId="1C645F98" w14:textId="155E91CB" w:rsidR="00EB2D66" w:rsidRPr="00EB2D66" w:rsidRDefault="00EB2D66" w:rsidP="00EB2D66">
      <w:pPr>
        <w:pStyle w:val="Ttulo1"/>
        <w:numPr>
          <w:ilvl w:val="5"/>
          <w:numId w:val="29"/>
        </w:numPr>
        <w:rPr>
          <w:rStyle w:val="ListLabel1"/>
          <w:b/>
          <w:sz w:val="28"/>
        </w:rPr>
      </w:pPr>
      <w:bookmarkStart w:id="621" w:name="_Toc10659966"/>
      <w:bookmarkStart w:id="622" w:name="_Toc10989896"/>
      <w:r w:rsidRPr="00EB2D66">
        <w:rPr>
          <w:rStyle w:val="ListLabel1"/>
          <w:b/>
          <w:sz w:val="28"/>
        </w:rPr>
        <w:t xml:space="preserve">Node: </w:t>
      </w:r>
      <w:r w:rsidR="00D64BF3">
        <w:rPr>
          <w:rStyle w:val="ListLabel1"/>
          <w:b/>
          <w:sz w:val="28"/>
        </w:rPr>
        <w:t>Threat</w:t>
      </w:r>
      <w:r w:rsidR="00113C57">
        <w:rPr>
          <w:rStyle w:val="ListLabel1"/>
          <w:b/>
          <w:sz w:val="28"/>
        </w:rPr>
        <w:t>s</w:t>
      </w:r>
      <w:r w:rsidR="00D64BF3">
        <w:rPr>
          <w:rStyle w:val="ListLabel1"/>
          <w:b/>
          <w:sz w:val="28"/>
        </w:rPr>
        <w:t xml:space="preserve"> </w:t>
      </w:r>
      <w:r w:rsidRPr="00EB2D66">
        <w:rPr>
          <w:rStyle w:val="ListLabel1"/>
          <w:b/>
          <w:sz w:val="28"/>
        </w:rPr>
        <w:t>Summary</w:t>
      </w:r>
      <w:bookmarkEnd w:id="621"/>
      <w:bookmarkEnd w:id="622"/>
    </w:p>
    <w:p w14:paraId="51B41871" w14:textId="358A845E" w:rsidR="00EB2D66" w:rsidRPr="00361ED2" w:rsidRDefault="00EB2D66"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Tag:</w:t>
      </w:r>
      <w:r w:rsidRPr="00361ED2">
        <w:rPr>
          <w:rFonts w:ascii="Bookman Old Style" w:hAnsi="Bookman Old Style"/>
          <w:sz w:val="24"/>
          <w:szCs w:val="24"/>
        </w:rPr>
        <w:t xml:space="preserve">   &lt;</w:t>
      </w:r>
      <w:r w:rsidR="00D64BF3">
        <w:rPr>
          <w:rFonts w:ascii="Bookman Old Style" w:hAnsi="Bookman Old Style"/>
          <w:sz w:val="24"/>
          <w:szCs w:val="24"/>
        </w:rPr>
        <w:t>Threat</w:t>
      </w:r>
      <w:r w:rsidR="00113C57">
        <w:rPr>
          <w:rFonts w:ascii="Bookman Old Style" w:hAnsi="Bookman Old Style"/>
          <w:sz w:val="24"/>
          <w:szCs w:val="24"/>
        </w:rPr>
        <w:t>s</w:t>
      </w:r>
      <w:r w:rsidR="00D64BF3">
        <w:rPr>
          <w:rFonts w:ascii="Bookman Old Style" w:hAnsi="Bookman Old Style"/>
          <w:sz w:val="24"/>
          <w:szCs w:val="24"/>
        </w:rPr>
        <w:t>-</w:t>
      </w:r>
      <w:r w:rsidRPr="00361ED2">
        <w:rPr>
          <w:rFonts w:ascii="Bookman Old Style" w:hAnsi="Bookman Old Style"/>
          <w:sz w:val="24"/>
          <w:szCs w:val="24"/>
        </w:rPr>
        <w:t>Summary&gt;</w:t>
      </w:r>
    </w:p>
    <w:p w14:paraId="051A992C" w14:textId="29D1195D" w:rsidR="00EB2D66" w:rsidRPr="00361ED2" w:rsidRDefault="00EB2D66"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Parent</w:t>
      </w:r>
      <w:r w:rsidRPr="00361ED2">
        <w:rPr>
          <w:rFonts w:ascii="Bookman Old Style" w:hAnsi="Bookman Old Style"/>
          <w:sz w:val="24"/>
          <w:szCs w:val="24"/>
        </w:rPr>
        <w:t xml:space="preserve">: </w:t>
      </w:r>
      <w:r w:rsidR="00D64BF3">
        <w:rPr>
          <w:rFonts w:ascii="Bookman Old Style" w:hAnsi="Bookman Old Style"/>
          <w:sz w:val="24"/>
          <w:szCs w:val="24"/>
        </w:rPr>
        <w:t>Threat</w:t>
      </w:r>
      <w:r w:rsidR="00113C57">
        <w:rPr>
          <w:rFonts w:ascii="Bookman Old Style" w:hAnsi="Bookman Old Style"/>
          <w:sz w:val="24"/>
          <w:szCs w:val="24"/>
        </w:rPr>
        <w:t>s-</w:t>
      </w:r>
      <w:r w:rsidR="00581D46" w:rsidRPr="00361ED2">
        <w:rPr>
          <w:rFonts w:ascii="Bookman Old Style" w:hAnsi="Bookman Old Style"/>
          <w:sz w:val="24"/>
          <w:szCs w:val="24"/>
        </w:rPr>
        <w:t>Summaries</w:t>
      </w:r>
    </w:p>
    <w:p w14:paraId="6872D299" w14:textId="170D6247" w:rsidR="00EB2D66" w:rsidRPr="00361ED2" w:rsidRDefault="00EB2D66"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Children</w:t>
      </w:r>
      <w:r w:rsidRPr="00361ED2">
        <w:rPr>
          <w:rFonts w:ascii="Bookman Old Style" w:hAnsi="Bookman Old Style"/>
          <w:sz w:val="24"/>
          <w:szCs w:val="24"/>
        </w:rPr>
        <w:t>: none</w:t>
      </w:r>
    </w:p>
    <w:p w14:paraId="03E6A609" w14:textId="00054D54" w:rsidR="00D64BF3" w:rsidRPr="006101B2" w:rsidRDefault="00EB2D66" w:rsidP="00D64BF3">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Content:</w:t>
      </w:r>
      <w:r w:rsidRPr="00361ED2">
        <w:rPr>
          <w:rFonts w:ascii="Bookman Old Style" w:hAnsi="Bookman Old Style"/>
          <w:sz w:val="24"/>
          <w:szCs w:val="24"/>
        </w:rPr>
        <w:t xml:space="preserve"> </w:t>
      </w:r>
      <w:r w:rsidR="00D64BF3" w:rsidRPr="006101B2">
        <w:rPr>
          <w:rFonts w:ascii="Bookman Old Style" w:hAnsi="Bookman Old Style"/>
          <w:sz w:val="24"/>
          <w:szCs w:val="24"/>
        </w:rPr>
        <w:t>Element containing</w:t>
      </w:r>
      <w:r w:rsidR="00F5690B">
        <w:rPr>
          <w:rFonts w:ascii="Bookman Old Style" w:hAnsi="Bookman Old Style"/>
          <w:sz w:val="24"/>
          <w:szCs w:val="24"/>
        </w:rPr>
        <w:t xml:space="preserve"> </w:t>
      </w:r>
      <w:ins w:id="623" w:author="Michelle Castellanos" w:date="2019-09-01T22:33:00Z">
        <w:r w:rsidR="00F5690B">
          <w:rPr>
            <w:rFonts w:ascii="Bookman Old Style" w:hAnsi="Bookman Old Style"/>
            <w:sz w:val="24"/>
            <w:szCs w:val="24"/>
          </w:rPr>
          <w:t>a summary of</w:t>
        </w:r>
      </w:ins>
      <w:r w:rsidR="00D64BF3" w:rsidRPr="006101B2">
        <w:rPr>
          <w:rFonts w:ascii="Bookman Old Style" w:hAnsi="Bookman Old Style"/>
          <w:sz w:val="24"/>
          <w:szCs w:val="24"/>
        </w:rPr>
        <w:t xml:space="preserve"> the text description of</w:t>
      </w:r>
      <w:r w:rsidR="00D64BF3">
        <w:rPr>
          <w:rFonts w:ascii="Bookman Old Style" w:hAnsi="Bookman Old Style"/>
          <w:sz w:val="24"/>
          <w:szCs w:val="24"/>
        </w:rPr>
        <w:t xml:space="preserve"> all</w:t>
      </w:r>
      <w:r w:rsidR="00D64BF3" w:rsidRPr="006101B2">
        <w:rPr>
          <w:rFonts w:ascii="Bookman Old Style" w:hAnsi="Bookman Old Style"/>
          <w:sz w:val="24"/>
          <w:szCs w:val="24"/>
        </w:rPr>
        <w:t xml:space="preserve"> the </w:t>
      </w:r>
      <w:r w:rsidR="00D64BF3">
        <w:rPr>
          <w:rFonts w:ascii="Bookman Old Style" w:hAnsi="Bookman Old Style"/>
          <w:sz w:val="24"/>
          <w:szCs w:val="24"/>
        </w:rPr>
        <w:t>threats</w:t>
      </w:r>
      <w:r w:rsidR="00D64BF3" w:rsidRPr="006101B2">
        <w:rPr>
          <w:rFonts w:ascii="Bookman Old Style" w:hAnsi="Bookman Old Style"/>
          <w:sz w:val="24"/>
          <w:szCs w:val="24"/>
        </w:rPr>
        <w:t xml:space="preserve"> relevant for the assessment target.</w:t>
      </w:r>
      <w:ins w:id="624" w:author="Michelle Castellanos" w:date="2019-09-01T22:33:00Z">
        <w:r w:rsidR="00F5690B">
          <w:rPr>
            <w:rFonts w:ascii="Bookman Old Style" w:hAnsi="Bookman Old Style"/>
            <w:sz w:val="24"/>
            <w:szCs w:val="24"/>
          </w:rPr>
          <w:t xml:space="preserve"> If it is not provided by the authors, the compiler should </w:t>
        </w:r>
      </w:ins>
      <w:ins w:id="625" w:author="Michelle Castellanos" w:date="2019-09-01T22:34:00Z">
        <w:r w:rsidR="00F5690B">
          <w:rPr>
            <w:rFonts w:ascii="Bookman Old Style" w:hAnsi="Bookman Old Style"/>
            <w:sz w:val="24"/>
            <w:szCs w:val="24"/>
          </w:rPr>
          <w:t>write</w:t>
        </w:r>
      </w:ins>
      <w:ins w:id="626" w:author="Michelle Castellanos" w:date="2019-09-01T22:33:00Z">
        <w:r w:rsidR="00F5690B">
          <w:rPr>
            <w:rFonts w:ascii="Bookman Old Style" w:hAnsi="Bookman Old Style"/>
            <w:sz w:val="24"/>
            <w:szCs w:val="24"/>
          </w:rPr>
          <w:t xml:space="preserve"> a summary </w:t>
        </w:r>
      </w:ins>
      <w:ins w:id="627" w:author="Michelle Castellanos" w:date="2019-09-01T22:34:00Z">
        <w:r w:rsidR="00F5690B">
          <w:rPr>
            <w:rFonts w:ascii="Bookman Old Style" w:hAnsi="Bookman Old Style"/>
            <w:sz w:val="24"/>
            <w:szCs w:val="24"/>
          </w:rPr>
          <w:t>using</w:t>
        </w:r>
      </w:ins>
      <w:ins w:id="628" w:author="Michelle Castellanos" w:date="2019-09-01T22:35:00Z">
        <w:r w:rsidR="00F5690B">
          <w:rPr>
            <w:rFonts w:ascii="Bookman Old Style" w:hAnsi="Bookman Old Style"/>
            <w:sz w:val="24"/>
            <w:szCs w:val="24"/>
          </w:rPr>
          <w:t xml:space="preserve"> just</w:t>
        </w:r>
      </w:ins>
      <w:ins w:id="629" w:author="Michelle Castellanos" w:date="2019-09-01T22:33:00Z">
        <w:r w:rsidR="00F5690B">
          <w:rPr>
            <w:rFonts w:ascii="Bookman Old Style" w:hAnsi="Bookman Old Style"/>
            <w:sz w:val="24"/>
            <w:szCs w:val="24"/>
          </w:rPr>
          <w:t xml:space="preserve"> </w:t>
        </w:r>
      </w:ins>
      <w:ins w:id="630" w:author="Michelle Castellanos" w:date="2019-09-01T22:34:00Z">
        <w:r w:rsidR="00F5690B">
          <w:rPr>
            <w:rFonts w:ascii="Bookman Old Style" w:hAnsi="Bookman Old Style"/>
            <w:sz w:val="24"/>
            <w:szCs w:val="24"/>
          </w:rPr>
          <w:t>the informantion of the reference</w:t>
        </w:r>
      </w:ins>
      <w:ins w:id="631" w:author="Michelle Castellanos" w:date="2019-09-01T22:35:00Z">
        <w:r w:rsidR="00F5690B">
          <w:rPr>
            <w:rFonts w:ascii="Bookman Old Style" w:hAnsi="Bookman Old Style"/>
            <w:sz w:val="24"/>
            <w:szCs w:val="24"/>
          </w:rPr>
          <w:t>.</w:t>
        </w:r>
      </w:ins>
      <w:r w:rsidR="00D64BF3" w:rsidRPr="006101B2">
        <w:rPr>
          <w:rFonts w:ascii="Bookman Old Style" w:hAnsi="Bookman Old Style"/>
          <w:sz w:val="24"/>
          <w:szCs w:val="24"/>
        </w:rPr>
        <w:t xml:space="preserve"> If the information is available in more t</w:t>
      </w:r>
      <w:r w:rsidR="00D64BF3">
        <w:rPr>
          <w:rFonts w:ascii="Bookman Old Style" w:hAnsi="Bookman Old Style"/>
          <w:sz w:val="24"/>
          <w:szCs w:val="24"/>
        </w:rPr>
        <w:t>han a language, add a &lt;Threat</w:t>
      </w:r>
      <w:r w:rsidR="00113C57">
        <w:rPr>
          <w:rFonts w:ascii="Bookman Old Style" w:hAnsi="Bookman Old Style"/>
          <w:sz w:val="24"/>
          <w:szCs w:val="24"/>
        </w:rPr>
        <w:t>s</w:t>
      </w:r>
      <w:r w:rsidR="00D64BF3" w:rsidRPr="006101B2">
        <w:rPr>
          <w:rFonts w:ascii="Bookman Old Style" w:hAnsi="Bookman Old Style"/>
          <w:sz w:val="24"/>
          <w:szCs w:val="24"/>
        </w:rPr>
        <w:t>-Summary&gt; node for each language (see examples).</w:t>
      </w:r>
    </w:p>
    <w:p w14:paraId="4701C54B" w14:textId="77777777" w:rsidR="00EB2D66" w:rsidRPr="00361ED2" w:rsidRDefault="00EB2D66"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Attributes:</w:t>
      </w:r>
      <w:r w:rsidRPr="00361ED2">
        <w:rPr>
          <w:rFonts w:ascii="Bookman Old Style" w:hAnsi="Bookman Old Style"/>
          <w:sz w:val="24"/>
          <w:szCs w:val="24"/>
        </w:rPr>
        <w:t xml:space="preserve"> lang</w:t>
      </w:r>
    </w:p>
    <w:p w14:paraId="29FAB5A6" w14:textId="776103A3" w:rsidR="00EB2D66" w:rsidRPr="00361ED2" w:rsidRDefault="00EB2D66" w:rsidP="00361ED2">
      <w:pPr>
        <w:pStyle w:val="Prrafodelista"/>
        <w:numPr>
          <w:ilvl w:val="0"/>
          <w:numId w:val="2"/>
        </w:numPr>
        <w:spacing w:after="80" w:line="23" w:lineRule="atLeast"/>
        <w:rPr>
          <w:rFonts w:ascii="Bookman Old Style" w:hAnsi="Bookman Old Style"/>
          <w:sz w:val="24"/>
          <w:szCs w:val="24"/>
        </w:rPr>
      </w:pPr>
      <w:r w:rsidRPr="00361ED2">
        <w:rPr>
          <w:rFonts w:ascii="Bookman Old Style" w:hAnsi="Bookman Old Style"/>
          <w:sz w:val="24"/>
          <w:szCs w:val="24"/>
        </w:rPr>
        <w:t xml:space="preserve">@lang = </w:t>
      </w:r>
      <w:r w:rsidR="00D64BF3" w:rsidRPr="00E23777">
        <w:rPr>
          <w:rFonts w:ascii="Bookman Old Style" w:hAnsi="Bookman Old Style"/>
          <w:sz w:val="24"/>
          <w:szCs w:val="24"/>
        </w:rPr>
        <w:t xml:space="preserve">see </w:t>
      </w:r>
      <w:r w:rsidR="00D64BF3" w:rsidRPr="00E23777">
        <w:rPr>
          <w:rFonts w:ascii="Bookman Old Style" w:hAnsi="Bookman Old Style"/>
          <w:sz w:val="24"/>
          <w:szCs w:val="24"/>
          <w:highlight w:val="cyan"/>
        </w:rPr>
        <w:t>Glossary</w:t>
      </w:r>
      <w:r w:rsidR="00D64BF3" w:rsidRPr="00E23777">
        <w:rPr>
          <w:rFonts w:ascii="Bookman Old Style" w:hAnsi="Bookman Old Style"/>
          <w:sz w:val="24"/>
          <w:szCs w:val="24"/>
        </w:rPr>
        <w:t xml:space="preserve"> and node </w:t>
      </w:r>
      <w:r w:rsidR="00D64BF3" w:rsidRPr="00E23777">
        <w:rPr>
          <w:rFonts w:ascii="Bookman Old Style" w:hAnsi="Bookman Old Style"/>
          <w:sz w:val="24"/>
          <w:szCs w:val="24"/>
          <w:highlight w:val="cyan"/>
        </w:rPr>
        <w:t>3.2.1.1 Case Study Name</w:t>
      </w:r>
      <w:r w:rsidR="00D64BF3" w:rsidRPr="00E23777">
        <w:rPr>
          <w:rFonts w:ascii="Bookman Old Style" w:hAnsi="Bookman Old Style"/>
          <w:sz w:val="24"/>
          <w:szCs w:val="24"/>
        </w:rPr>
        <w:t xml:space="preserve"> for more details.</w:t>
      </w:r>
    </w:p>
    <w:p w14:paraId="46E3D865" w14:textId="77777777" w:rsidR="00EB2D66" w:rsidRPr="00361ED2" w:rsidRDefault="00EB2D66"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Example:</w:t>
      </w:r>
    </w:p>
    <w:p w14:paraId="2DF165C5" w14:textId="44632DA0" w:rsidR="00EB2D66" w:rsidRPr="00361ED2" w:rsidRDefault="00EB2D66" w:rsidP="00361ED2">
      <w:pPr>
        <w:pStyle w:val="Standard"/>
        <w:spacing w:after="80" w:line="23" w:lineRule="atLeast"/>
        <w:ind w:left="720"/>
        <w:jc w:val="both"/>
        <w:rPr>
          <w:rFonts w:asciiTheme="minorHAnsi" w:hAnsiTheme="minorHAnsi" w:cstheme="minorHAnsi"/>
          <w:sz w:val="24"/>
          <w:szCs w:val="24"/>
        </w:rPr>
      </w:pPr>
      <w:r w:rsidRPr="00361ED2">
        <w:rPr>
          <w:rFonts w:asciiTheme="minorHAnsi" w:hAnsiTheme="minorHAnsi" w:cstheme="minorHAnsi"/>
          <w:sz w:val="24"/>
          <w:szCs w:val="24"/>
        </w:rPr>
        <w:t>&lt;</w:t>
      </w:r>
      <w:r w:rsidR="00D64BF3">
        <w:rPr>
          <w:rFonts w:asciiTheme="minorHAnsi" w:hAnsiTheme="minorHAnsi" w:cstheme="minorHAnsi"/>
          <w:color w:val="0070C0"/>
          <w:sz w:val="24"/>
          <w:szCs w:val="24"/>
        </w:rPr>
        <w:t>Threat</w:t>
      </w:r>
      <w:r w:rsidR="00113C57">
        <w:rPr>
          <w:rFonts w:asciiTheme="minorHAnsi" w:hAnsiTheme="minorHAnsi" w:cstheme="minorHAnsi"/>
          <w:color w:val="0070C0"/>
          <w:sz w:val="24"/>
          <w:szCs w:val="24"/>
        </w:rPr>
        <w:t>s</w:t>
      </w:r>
      <w:r w:rsidR="00D64BF3">
        <w:rPr>
          <w:rFonts w:asciiTheme="minorHAnsi" w:hAnsiTheme="minorHAnsi" w:cstheme="minorHAnsi"/>
          <w:color w:val="0070C0"/>
          <w:sz w:val="24"/>
          <w:szCs w:val="24"/>
        </w:rPr>
        <w:t>-S</w:t>
      </w:r>
      <w:r w:rsidRPr="00361ED2">
        <w:rPr>
          <w:rFonts w:asciiTheme="minorHAnsi" w:hAnsiTheme="minorHAnsi" w:cstheme="minorHAnsi"/>
          <w:color w:val="0070C0"/>
          <w:sz w:val="24"/>
          <w:szCs w:val="24"/>
        </w:rPr>
        <w:t xml:space="preserve">ummary </w:t>
      </w:r>
      <w:r w:rsidRPr="00031823">
        <w:rPr>
          <w:rFonts w:asciiTheme="minorHAnsi" w:hAnsiTheme="minorHAnsi" w:cstheme="minorHAnsi"/>
          <w:sz w:val="24"/>
          <w:szCs w:val="24"/>
        </w:rPr>
        <w:t>lang=</w:t>
      </w:r>
      <w:r w:rsidR="00D64BF3" w:rsidRPr="00031823">
        <w:rPr>
          <w:rFonts w:asciiTheme="minorHAnsi" w:hAnsiTheme="minorHAnsi" w:cstheme="minorHAnsi"/>
          <w:sz w:val="24"/>
          <w:szCs w:val="24"/>
        </w:rPr>
        <w:t>”</w:t>
      </w:r>
      <w:r w:rsidRPr="00031823">
        <w:rPr>
          <w:rFonts w:asciiTheme="minorHAnsi" w:hAnsiTheme="minorHAnsi" w:cstheme="minorHAnsi"/>
          <w:sz w:val="24"/>
          <w:szCs w:val="24"/>
        </w:rPr>
        <w:t>en”&gt;</w:t>
      </w:r>
      <w:ins w:id="632" w:author="Michelle Castellanos" w:date="2019-09-01T22:36:00Z">
        <w:r w:rsidR="00F5690B" w:rsidRPr="00F5690B">
          <w:t xml:space="preserve"> </w:t>
        </w:r>
        <w:r w:rsidR="00F5690B" w:rsidRPr="00F5690B">
          <w:rPr>
            <w:rFonts w:asciiTheme="minorHAnsi" w:hAnsiTheme="minorHAnsi" w:cstheme="minorHAnsi"/>
            <w:sz w:val="24"/>
            <w:szCs w:val="24"/>
          </w:rPr>
          <w:t>The Tepui shrublands have few known processes that threaten their persistence. Human effects are limited to localized impacts in the tepuis more visited by tourists, or to damage caused by the arrival of groups (tourists or scientists) in helicopters or small planes. This damage, although limited to relatively small areas, is almost irreversible, as it has been shown that the affected vegetation recovers very slowly (Gorzula and Huber, 1992; MARN 2000; Riina and Huber, 2003). The second process currently considered a threat to the persistence tepui shrubland is global climate change. A small range of tolerance of the component species to changes in humidity and temperature could be a clear weakness of the system (Huber, 1995; Rull et al., 2005; Rull et al., 2009), but additional research is necessary t</w:t>
        </w:r>
        <w:r w:rsidR="00F5690B">
          <w:rPr>
            <w:rFonts w:asciiTheme="minorHAnsi" w:hAnsiTheme="minorHAnsi" w:cstheme="minorHAnsi"/>
            <w:sz w:val="24"/>
            <w:szCs w:val="24"/>
          </w:rPr>
          <w:t>o support this assumption</w:t>
        </w:r>
      </w:ins>
      <w:del w:id="633" w:author="Michelle Castellanos" w:date="2019-09-01T22:36:00Z">
        <w:r w:rsidR="00D64BF3" w:rsidRPr="00031823" w:rsidDel="00F5690B">
          <w:rPr>
            <w:rFonts w:asciiTheme="minorHAnsi" w:hAnsiTheme="minorHAnsi" w:cstheme="minorHAnsi"/>
            <w:sz w:val="24"/>
            <w:szCs w:val="24"/>
          </w:rPr>
          <w:delText xml:space="preserve">The primary threatening process to the Coorong ecosystem is a reduction of freshwater inflows from the River Murray. There is an interaction between extractions in the Murray Darling Basin and drought, and there is likely to be an interaction between extractions </w:delText>
        </w:r>
        <w:r w:rsidR="00D64BF3" w:rsidRPr="00A15728" w:rsidDel="00F5690B">
          <w:rPr>
            <w:rFonts w:asciiTheme="minorHAnsi" w:hAnsiTheme="minorHAnsi" w:cstheme="minorHAnsi"/>
            <w:sz w:val="24"/>
            <w:szCs w:val="24"/>
          </w:rPr>
          <w:delText>and future climate change, as that develops within the region. The second major threatening process is change to the source and timing of water delivery to the region</w:delText>
        </w:r>
      </w:del>
      <w:r w:rsidR="00113C57">
        <w:rPr>
          <w:rFonts w:asciiTheme="minorHAnsi" w:hAnsiTheme="minorHAnsi" w:cstheme="minorHAnsi"/>
          <w:sz w:val="24"/>
          <w:szCs w:val="24"/>
        </w:rPr>
        <w:t>.</w:t>
      </w:r>
      <w:r w:rsidR="00D64BF3">
        <w:rPr>
          <w:rFonts w:asciiTheme="minorHAnsi" w:hAnsiTheme="minorHAnsi" w:cstheme="minorHAnsi"/>
          <w:sz w:val="24"/>
          <w:szCs w:val="24"/>
        </w:rPr>
        <w:t>&lt;</w:t>
      </w:r>
      <w:r w:rsidR="00031823">
        <w:rPr>
          <w:rFonts w:asciiTheme="minorHAnsi" w:hAnsiTheme="minorHAnsi" w:cstheme="minorHAnsi"/>
          <w:sz w:val="24"/>
          <w:szCs w:val="24"/>
        </w:rPr>
        <w:t>/</w:t>
      </w:r>
      <w:r w:rsidR="00D64BF3">
        <w:rPr>
          <w:rFonts w:asciiTheme="minorHAnsi" w:hAnsiTheme="minorHAnsi" w:cstheme="minorHAnsi"/>
          <w:color w:val="0070C0"/>
          <w:sz w:val="24"/>
          <w:szCs w:val="24"/>
        </w:rPr>
        <w:t>Threat</w:t>
      </w:r>
      <w:r w:rsidR="00113C57">
        <w:rPr>
          <w:rFonts w:asciiTheme="minorHAnsi" w:hAnsiTheme="minorHAnsi" w:cstheme="minorHAnsi"/>
          <w:color w:val="0070C0"/>
          <w:sz w:val="24"/>
          <w:szCs w:val="24"/>
        </w:rPr>
        <w:t>s</w:t>
      </w:r>
      <w:r w:rsidR="00D64BF3">
        <w:rPr>
          <w:rFonts w:asciiTheme="minorHAnsi" w:hAnsiTheme="minorHAnsi" w:cstheme="minorHAnsi"/>
          <w:color w:val="0070C0"/>
          <w:sz w:val="24"/>
          <w:szCs w:val="24"/>
        </w:rPr>
        <w:t>-S</w:t>
      </w:r>
      <w:r w:rsidRPr="00361ED2">
        <w:rPr>
          <w:rFonts w:asciiTheme="minorHAnsi" w:hAnsiTheme="minorHAnsi" w:cstheme="minorHAnsi"/>
          <w:color w:val="0070C0"/>
          <w:sz w:val="24"/>
          <w:szCs w:val="24"/>
        </w:rPr>
        <w:t>ummary</w:t>
      </w:r>
      <w:r w:rsidRPr="00361ED2">
        <w:rPr>
          <w:rFonts w:asciiTheme="minorHAnsi" w:hAnsiTheme="minorHAnsi" w:cstheme="minorHAnsi"/>
          <w:sz w:val="24"/>
          <w:szCs w:val="24"/>
        </w:rPr>
        <w:t>&gt;</w:t>
      </w:r>
    </w:p>
    <w:p w14:paraId="75DA201B" w14:textId="77777777" w:rsidR="00EB2D66" w:rsidRDefault="00EB2D66" w:rsidP="00AD7383">
      <w:pPr>
        <w:pStyle w:val="Standard"/>
        <w:spacing w:after="0"/>
        <w:ind w:left="1440"/>
        <w:jc w:val="both"/>
      </w:pPr>
    </w:p>
    <w:p w14:paraId="297C92B3" w14:textId="317318BF" w:rsidR="00AD7383" w:rsidRPr="00EB2D66" w:rsidRDefault="00AD7383" w:rsidP="00EB2D66">
      <w:pPr>
        <w:pStyle w:val="Ttulo1"/>
        <w:numPr>
          <w:ilvl w:val="4"/>
          <w:numId w:val="29"/>
        </w:numPr>
        <w:rPr>
          <w:rStyle w:val="ListLabel1"/>
          <w:b/>
          <w:sz w:val="28"/>
        </w:rPr>
      </w:pPr>
      <w:bookmarkStart w:id="634" w:name="_Toc10659967"/>
      <w:bookmarkStart w:id="635" w:name="_Toc10989897"/>
      <w:r w:rsidRPr="00EB2D66">
        <w:rPr>
          <w:rStyle w:val="ListLabel1"/>
          <w:b/>
          <w:sz w:val="28"/>
        </w:rPr>
        <w:t>Node: Threat</w:t>
      </w:r>
      <w:bookmarkEnd w:id="634"/>
      <w:bookmarkEnd w:id="635"/>
    </w:p>
    <w:p w14:paraId="2B14A602" w14:textId="33340E52" w:rsidR="00AD7383" w:rsidRPr="00361ED2" w:rsidRDefault="00AD7383"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Tag:</w:t>
      </w:r>
      <w:r w:rsidRPr="00361ED2">
        <w:rPr>
          <w:rFonts w:ascii="Bookman Old Style" w:hAnsi="Bookman Old Style"/>
          <w:sz w:val="24"/>
          <w:szCs w:val="24"/>
        </w:rPr>
        <w:t xml:space="preserve">   &lt;Threat&gt;</w:t>
      </w:r>
    </w:p>
    <w:p w14:paraId="5231716B" w14:textId="77777777" w:rsidR="00AD7383" w:rsidRPr="00361ED2" w:rsidRDefault="00AD7383"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Parent</w:t>
      </w:r>
      <w:r w:rsidRPr="00361ED2">
        <w:rPr>
          <w:rFonts w:ascii="Bookman Old Style" w:hAnsi="Bookman Old Style"/>
          <w:sz w:val="24"/>
          <w:szCs w:val="24"/>
        </w:rPr>
        <w:t>: Threats</w:t>
      </w:r>
    </w:p>
    <w:p w14:paraId="4DD8F5C7" w14:textId="2D72458D" w:rsidR="00AD7383" w:rsidRPr="00361ED2" w:rsidRDefault="00AD7383" w:rsidP="00361ED2">
      <w:pPr>
        <w:pStyle w:val="Standard"/>
        <w:spacing w:after="80" w:line="23" w:lineRule="atLeast"/>
        <w:rPr>
          <w:rFonts w:ascii="Bookman Old Style" w:hAnsi="Bookman Old Style"/>
          <w:sz w:val="24"/>
          <w:szCs w:val="24"/>
        </w:rPr>
      </w:pPr>
      <w:r w:rsidRPr="00361ED2">
        <w:rPr>
          <w:rFonts w:ascii="Bookman Old Style" w:hAnsi="Bookman Old Style"/>
          <w:sz w:val="24"/>
          <w:szCs w:val="24"/>
          <w:u w:val="single"/>
        </w:rPr>
        <w:t>Children</w:t>
      </w:r>
      <w:r w:rsidRPr="00361ED2">
        <w:rPr>
          <w:rFonts w:ascii="Bookman Old Style" w:hAnsi="Bookman Old Style"/>
          <w:sz w:val="24"/>
          <w:szCs w:val="24"/>
        </w:rPr>
        <w:t>: Threat-name, Threat-</w:t>
      </w:r>
      <w:r w:rsidR="00333A30" w:rsidRPr="00361ED2">
        <w:rPr>
          <w:rFonts w:ascii="Bookman Old Style" w:hAnsi="Bookman Old Style"/>
          <w:sz w:val="24"/>
          <w:szCs w:val="24"/>
        </w:rPr>
        <w:t>I</w:t>
      </w:r>
      <w:r w:rsidRPr="00361ED2">
        <w:rPr>
          <w:rFonts w:ascii="Bookman Old Style" w:hAnsi="Bookman Old Style"/>
          <w:sz w:val="24"/>
          <w:szCs w:val="24"/>
        </w:rPr>
        <w:t>mpact, Threat-description</w:t>
      </w:r>
      <w:r w:rsidR="00D64BF3">
        <w:rPr>
          <w:rFonts w:ascii="Bookman Old Style" w:hAnsi="Bookman Old Style"/>
          <w:sz w:val="24"/>
          <w:szCs w:val="24"/>
        </w:rPr>
        <w:t>s</w:t>
      </w:r>
      <w:r w:rsidRPr="00361ED2">
        <w:rPr>
          <w:rFonts w:ascii="Bookman Old Style" w:hAnsi="Bookman Old Style"/>
          <w:sz w:val="24"/>
          <w:szCs w:val="24"/>
        </w:rPr>
        <w:t>, Threat-classification</w:t>
      </w:r>
    </w:p>
    <w:p w14:paraId="1759C051" w14:textId="40BC6CE3" w:rsidR="00AD7383" w:rsidRPr="00361ED2" w:rsidRDefault="00AD7383"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Content:</w:t>
      </w:r>
      <w:r w:rsidRPr="00361ED2">
        <w:rPr>
          <w:rFonts w:ascii="Bookman Old Style" w:hAnsi="Bookman Old Style"/>
          <w:sz w:val="24"/>
          <w:szCs w:val="24"/>
        </w:rPr>
        <w:t xml:space="preserve"> Element containing </w:t>
      </w:r>
      <w:r w:rsidR="00113C57">
        <w:rPr>
          <w:rFonts w:ascii="Bookman Old Style" w:hAnsi="Bookman Old Style"/>
          <w:sz w:val="24"/>
          <w:szCs w:val="24"/>
        </w:rPr>
        <w:t xml:space="preserve">the detailed information </w:t>
      </w:r>
      <w:r w:rsidR="005C3BA0">
        <w:rPr>
          <w:rFonts w:ascii="Bookman Old Style" w:hAnsi="Bookman Old Style"/>
          <w:sz w:val="24"/>
          <w:szCs w:val="24"/>
        </w:rPr>
        <w:t>of one of</w:t>
      </w:r>
      <w:r w:rsidR="00113C57">
        <w:rPr>
          <w:rFonts w:ascii="Bookman Old Style" w:hAnsi="Bookman Old Style"/>
          <w:sz w:val="24"/>
          <w:szCs w:val="24"/>
        </w:rPr>
        <w:t xml:space="preserve"> the threats </w:t>
      </w:r>
      <w:r w:rsidRPr="00361ED2">
        <w:rPr>
          <w:rFonts w:ascii="Bookman Old Style" w:hAnsi="Bookman Old Style"/>
          <w:sz w:val="24"/>
          <w:szCs w:val="24"/>
        </w:rPr>
        <w:t xml:space="preserve">relevant for the assessment target. </w:t>
      </w:r>
      <w:r w:rsidR="00113C57">
        <w:rPr>
          <w:rFonts w:ascii="Bookman Old Style" w:hAnsi="Bookman Old Style"/>
          <w:sz w:val="24"/>
          <w:szCs w:val="24"/>
        </w:rPr>
        <w:t>For each threat,</w:t>
      </w:r>
      <w:r w:rsidR="005C3BA0">
        <w:rPr>
          <w:rFonts w:ascii="Bookman Old Style" w:hAnsi="Bookman Old Style"/>
          <w:sz w:val="24"/>
          <w:szCs w:val="24"/>
        </w:rPr>
        <w:t xml:space="preserve"> one &lt;Threat&gt; node that</w:t>
      </w:r>
      <w:r w:rsidR="00113C57">
        <w:rPr>
          <w:rFonts w:ascii="Bookman Old Style" w:hAnsi="Bookman Old Style"/>
          <w:sz w:val="24"/>
          <w:szCs w:val="24"/>
        </w:rPr>
        <w:t xml:space="preserve"> document</w:t>
      </w:r>
      <w:r w:rsidR="005C3BA0">
        <w:rPr>
          <w:rFonts w:ascii="Bookman Old Style" w:hAnsi="Bookman Old Style"/>
          <w:sz w:val="24"/>
          <w:szCs w:val="24"/>
        </w:rPr>
        <w:t>s</w:t>
      </w:r>
      <w:r w:rsidR="00113C57">
        <w:rPr>
          <w:rFonts w:ascii="Bookman Old Style" w:hAnsi="Bookman Old Style"/>
          <w:sz w:val="24"/>
          <w:szCs w:val="24"/>
        </w:rPr>
        <w:t xml:space="preserve">: </w:t>
      </w:r>
      <w:r w:rsidRPr="00361ED2">
        <w:rPr>
          <w:rFonts w:ascii="Bookman Old Style" w:hAnsi="Bookman Old Style"/>
          <w:sz w:val="24"/>
          <w:szCs w:val="24"/>
        </w:rPr>
        <w:t>the name</w:t>
      </w:r>
      <w:r w:rsidR="009F0376">
        <w:rPr>
          <w:rFonts w:ascii="Bookman Old Style" w:hAnsi="Bookman Old Style"/>
          <w:sz w:val="24"/>
          <w:szCs w:val="24"/>
        </w:rPr>
        <w:t xml:space="preserve"> and</w:t>
      </w:r>
      <w:r w:rsidR="00113C57">
        <w:rPr>
          <w:rFonts w:ascii="Bookman Old Style" w:hAnsi="Bookman Old Style"/>
          <w:sz w:val="24"/>
          <w:szCs w:val="24"/>
        </w:rPr>
        <w:t xml:space="preserve"> a brief descript</w:t>
      </w:r>
      <w:r w:rsidR="009F0376">
        <w:rPr>
          <w:rFonts w:ascii="Bookman Old Style" w:hAnsi="Bookman Old Style"/>
          <w:sz w:val="24"/>
          <w:szCs w:val="24"/>
        </w:rPr>
        <w:t>ion as documented by the assessors, as well as i</w:t>
      </w:r>
      <w:r w:rsidRPr="00361ED2">
        <w:rPr>
          <w:rFonts w:ascii="Bookman Old Style" w:hAnsi="Bookman Old Style"/>
          <w:sz w:val="24"/>
          <w:szCs w:val="24"/>
        </w:rPr>
        <w:t>ts corresponding classification</w:t>
      </w:r>
      <w:r w:rsidR="00D64BF3">
        <w:rPr>
          <w:rFonts w:ascii="Bookman Old Style" w:hAnsi="Bookman Old Style"/>
          <w:sz w:val="24"/>
          <w:szCs w:val="24"/>
        </w:rPr>
        <w:t xml:space="preserve"> and impact</w:t>
      </w:r>
      <w:r w:rsidRPr="00361ED2">
        <w:rPr>
          <w:rFonts w:ascii="Bookman Old Style" w:hAnsi="Bookman Old Style"/>
          <w:sz w:val="24"/>
          <w:szCs w:val="24"/>
        </w:rPr>
        <w:t xml:space="preserve"> following </w:t>
      </w:r>
      <w:r w:rsidR="009F0376">
        <w:rPr>
          <w:rFonts w:ascii="Bookman Old Style" w:hAnsi="Bookman Old Style"/>
          <w:sz w:val="24"/>
          <w:szCs w:val="24"/>
        </w:rPr>
        <w:t xml:space="preserve">the </w:t>
      </w:r>
      <w:r w:rsidRPr="00361ED2">
        <w:rPr>
          <w:rFonts w:ascii="Bookman Old Style" w:hAnsi="Bookman Old Style"/>
          <w:sz w:val="24"/>
          <w:szCs w:val="24"/>
        </w:rPr>
        <w:t>IUCN scheme</w:t>
      </w:r>
      <w:r w:rsidR="00333A30" w:rsidRPr="00361ED2">
        <w:rPr>
          <w:rFonts w:ascii="Bookman Old Style" w:hAnsi="Bookman Old Style"/>
          <w:sz w:val="24"/>
          <w:szCs w:val="24"/>
        </w:rPr>
        <w:t xml:space="preserve"> (</w:t>
      </w:r>
      <w:hyperlink r:id="rId14" w:history="1">
        <w:r w:rsidR="00333A30" w:rsidRPr="00361ED2">
          <w:rPr>
            <w:rStyle w:val="Hipervnculo"/>
            <w:rFonts w:ascii="Bookman Old Style" w:hAnsi="Bookman Old Style"/>
            <w:sz w:val="24"/>
            <w:szCs w:val="24"/>
          </w:rPr>
          <w:t>https://www.iucnredlist.org/resources/threat-classification-scheme</w:t>
        </w:r>
      </w:hyperlink>
      <w:r w:rsidR="00333A30" w:rsidRPr="00361ED2">
        <w:rPr>
          <w:rFonts w:ascii="Bookman Old Style" w:hAnsi="Bookman Old Style"/>
          <w:sz w:val="24"/>
          <w:szCs w:val="24"/>
        </w:rPr>
        <w:t>)</w:t>
      </w:r>
    </w:p>
    <w:p w14:paraId="6933A1EA" w14:textId="77777777" w:rsidR="00AD7383" w:rsidRPr="00361ED2" w:rsidRDefault="00AD7383"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Attributes:</w:t>
      </w:r>
      <w:r w:rsidRPr="00361ED2">
        <w:rPr>
          <w:rFonts w:ascii="Bookman Old Style" w:hAnsi="Bookman Old Style"/>
          <w:sz w:val="24"/>
          <w:szCs w:val="24"/>
        </w:rPr>
        <w:t xml:space="preserve"> none</w:t>
      </w:r>
    </w:p>
    <w:p w14:paraId="7CD77A93" w14:textId="77777777" w:rsidR="00AD7383" w:rsidRPr="00361ED2" w:rsidRDefault="00AD7383" w:rsidP="00361ED2">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Example:</w:t>
      </w:r>
    </w:p>
    <w:p w14:paraId="7186612B" w14:textId="3AE419D4" w:rsidR="00AD7383" w:rsidRPr="00361ED2" w:rsidRDefault="00AD7383" w:rsidP="00361ED2">
      <w:pPr>
        <w:pStyle w:val="Standard"/>
        <w:spacing w:after="80" w:line="23" w:lineRule="atLeast"/>
        <w:ind w:left="990" w:hanging="540"/>
        <w:jc w:val="both"/>
        <w:rPr>
          <w:rFonts w:asciiTheme="minorHAnsi" w:hAnsiTheme="minorHAnsi" w:cstheme="minorHAnsi"/>
          <w:sz w:val="24"/>
          <w:szCs w:val="24"/>
        </w:rPr>
      </w:pPr>
      <w:r w:rsidRPr="00361ED2">
        <w:rPr>
          <w:rFonts w:asciiTheme="minorHAnsi" w:hAnsiTheme="minorHAnsi" w:cstheme="minorHAnsi"/>
          <w:sz w:val="24"/>
          <w:szCs w:val="24"/>
        </w:rPr>
        <w:t>&lt;</w:t>
      </w:r>
      <w:r w:rsidRPr="00361ED2">
        <w:rPr>
          <w:rFonts w:asciiTheme="minorHAnsi" w:hAnsiTheme="minorHAnsi" w:cstheme="minorHAnsi"/>
          <w:color w:val="0070C0"/>
          <w:sz w:val="24"/>
          <w:szCs w:val="24"/>
        </w:rPr>
        <w:t>Threat</w:t>
      </w:r>
      <w:r w:rsidRPr="00361ED2">
        <w:rPr>
          <w:rFonts w:asciiTheme="minorHAnsi" w:hAnsiTheme="minorHAnsi" w:cstheme="minorHAnsi"/>
          <w:sz w:val="24"/>
          <w:szCs w:val="24"/>
        </w:rPr>
        <w:t>&gt;</w:t>
      </w:r>
    </w:p>
    <w:p w14:paraId="4B4AB3EB" w14:textId="77777777" w:rsidR="00AD7383" w:rsidRPr="00361ED2" w:rsidRDefault="00AD7383" w:rsidP="00361ED2">
      <w:pPr>
        <w:pStyle w:val="Standard"/>
        <w:spacing w:after="80" w:line="23" w:lineRule="atLeast"/>
        <w:ind w:left="990" w:hanging="540"/>
        <w:jc w:val="both"/>
        <w:rPr>
          <w:rFonts w:asciiTheme="minorHAnsi" w:hAnsiTheme="minorHAnsi" w:cstheme="minorHAnsi"/>
          <w:sz w:val="24"/>
          <w:szCs w:val="24"/>
        </w:rPr>
      </w:pPr>
      <w:r w:rsidRPr="00361ED2">
        <w:rPr>
          <w:rFonts w:asciiTheme="minorHAnsi" w:hAnsiTheme="minorHAnsi" w:cstheme="minorHAnsi"/>
          <w:sz w:val="24"/>
          <w:szCs w:val="24"/>
        </w:rPr>
        <w:t xml:space="preserve">          &lt;Threat-name&gt;Intensive ostrich farming industry&lt;/Threat-name&gt;</w:t>
      </w:r>
    </w:p>
    <w:p w14:paraId="121A3F4D" w14:textId="07686D6F" w:rsidR="00AD7383" w:rsidRPr="00361ED2" w:rsidRDefault="00AD7383" w:rsidP="00361ED2">
      <w:pPr>
        <w:pStyle w:val="Standard"/>
        <w:spacing w:after="80" w:line="23" w:lineRule="atLeast"/>
        <w:ind w:left="990" w:hanging="540"/>
        <w:jc w:val="both"/>
        <w:rPr>
          <w:rFonts w:asciiTheme="minorHAnsi" w:hAnsiTheme="minorHAnsi" w:cstheme="minorHAnsi"/>
          <w:sz w:val="24"/>
          <w:szCs w:val="24"/>
        </w:rPr>
      </w:pPr>
      <w:r w:rsidRPr="00361ED2">
        <w:rPr>
          <w:rFonts w:asciiTheme="minorHAnsi" w:hAnsiTheme="minorHAnsi" w:cstheme="minorHAnsi"/>
          <w:sz w:val="24"/>
          <w:szCs w:val="24"/>
        </w:rPr>
        <w:t xml:space="preserve">           &lt;Threat-Impact&gt;&lt;/Threat-Impact&gt;</w:t>
      </w:r>
    </w:p>
    <w:p w14:paraId="57A53A36" w14:textId="77777777" w:rsidR="00D64BF3" w:rsidRDefault="00AD7383" w:rsidP="00361ED2">
      <w:pPr>
        <w:pStyle w:val="Standard"/>
        <w:spacing w:after="80" w:line="23" w:lineRule="atLeast"/>
        <w:ind w:left="990"/>
        <w:jc w:val="both"/>
        <w:rPr>
          <w:rFonts w:asciiTheme="minorHAnsi" w:hAnsiTheme="minorHAnsi" w:cstheme="minorHAnsi"/>
          <w:sz w:val="24"/>
          <w:szCs w:val="24"/>
        </w:rPr>
      </w:pPr>
      <w:r w:rsidRPr="00361ED2">
        <w:rPr>
          <w:rFonts w:asciiTheme="minorHAnsi" w:hAnsiTheme="minorHAnsi" w:cstheme="minorHAnsi"/>
          <w:sz w:val="24"/>
          <w:szCs w:val="24"/>
        </w:rPr>
        <w:t>&lt;Threat-description</w:t>
      </w:r>
      <w:r w:rsidR="00D64BF3">
        <w:rPr>
          <w:rFonts w:asciiTheme="minorHAnsi" w:hAnsiTheme="minorHAnsi" w:cstheme="minorHAnsi"/>
          <w:sz w:val="24"/>
          <w:szCs w:val="24"/>
        </w:rPr>
        <w:t>s</w:t>
      </w:r>
      <w:r w:rsidRPr="00361ED2">
        <w:rPr>
          <w:rFonts w:asciiTheme="minorHAnsi" w:hAnsiTheme="minorHAnsi" w:cstheme="minorHAnsi"/>
          <w:sz w:val="24"/>
          <w:szCs w:val="24"/>
        </w:rPr>
        <w:t>&gt;</w:t>
      </w:r>
    </w:p>
    <w:p w14:paraId="6E7E5E0E" w14:textId="762273B9" w:rsidR="00D64BF3" w:rsidRDefault="00D64BF3" w:rsidP="00D64BF3">
      <w:pPr>
        <w:pStyle w:val="Standard"/>
        <w:spacing w:after="80" w:line="23" w:lineRule="atLeast"/>
        <w:ind w:left="990"/>
        <w:jc w:val="both"/>
        <w:rPr>
          <w:rFonts w:asciiTheme="minorHAnsi" w:hAnsiTheme="minorHAnsi" w:cstheme="minorHAnsi"/>
          <w:sz w:val="24"/>
          <w:szCs w:val="24"/>
        </w:rPr>
      </w:pPr>
      <w:r>
        <w:rPr>
          <w:rFonts w:asciiTheme="minorHAnsi" w:hAnsiTheme="minorHAnsi" w:cstheme="minorHAnsi"/>
          <w:sz w:val="24"/>
          <w:szCs w:val="24"/>
        </w:rPr>
        <w:t xml:space="preserve">&lt;Threat-description lang=”en”&gt; </w:t>
      </w:r>
      <w:r w:rsidR="00AD7383" w:rsidRPr="00361ED2">
        <w:rPr>
          <w:rFonts w:asciiTheme="minorHAnsi" w:hAnsiTheme="minorHAnsi" w:cstheme="minorHAnsi"/>
          <w:sz w:val="24"/>
          <w:szCs w:val="24"/>
        </w:rPr>
        <w:t xml:space="preserve">An intensive ostrich farming industry was established in the Little Karoo in the 19th century and has been the dominant activity and the primary cause of habitat degradation throughout the region (Hoffman </w:t>
      </w:r>
      <w:r w:rsidR="00333A30" w:rsidRPr="00361ED2">
        <w:rPr>
          <w:rFonts w:asciiTheme="minorHAnsi" w:hAnsiTheme="minorHAnsi" w:cstheme="minorHAnsi"/>
          <w:sz w:val="24"/>
          <w:szCs w:val="24"/>
        </w:rPr>
        <w:t>and</w:t>
      </w:r>
      <w:r w:rsidR="00AD7383" w:rsidRPr="00361ED2">
        <w:rPr>
          <w:rFonts w:asciiTheme="minorHAnsi" w:hAnsiTheme="minorHAnsi" w:cstheme="minorHAnsi"/>
          <w:sz w:val="24"/>
          <w:szCs w:val="24"/>
        </w:rPr>
        <w:t xml:space="preserve"> Ashwell 2001; Herling et al. 2009).</w:t>
      </w:r>
      <w:r>
        <w:rPr>
          <w:rFonts w:asciiTheme="minorHAnsi" w:hAnsiTheme="minorHAnsi" w:cstheme="minorHAnsi"/>
          <w:sz w:val="24"/>
          <w:szCs w:val="24"/>
        </w:rPr>
        <w:t xml:space="preserve"> </w:t>
      </w:r>
      <w:r w:rsidRPr="00361ED2">
        <w:rPr>
          <w:rFonts w:asciiTheme="minorHAnsi" w:hAnsiTheme="minorHAnsi" w:cstheme="minorHAnsi"/>
          <w:sz w:val="24"/>
          <w:szCs w:val="24"/>
        </w:rPr>
        <w:t>&lt;Threat-description&gt;</w:t>
      </w:r>
    </w:p>
    <w:p w14:paraId="13FB221A" w14:textId="00EB40B7" w:rsidR="00AD7383" w:rsidRPr="00361ED2" w:rsidRDefault="00AD7383" w:rsidP="00D64BF3">
      <w:pPr>
        <w:pStyle w:val="Standard"/>
        <w:spacing w:after="80" w:line="23" w:lineRule="atLeast"/>
        <w:ind w:left="270" w:firstLine="720"/>
        <w:jc w:val="both"/>
        <w:rPr>
          <w:rFonts w:asciiTheme="minorHAnsi" w:hAnsiTheme="minorHAnsi" w:cstheme="minorHAnsi"/>
          <w:sz w:val="24"/>
          <w:szCs w:val="24"/>
        </w:rPr>
      </w:pPr>
      <w:r w:rsidRPr="00361ED2">
        <w:rPr>
          <w:rFonts w:asciiTheme="minorHAnsi" w:hAnsiTheme="minorHAnsi" w:cstheme="minorHAnsi"/>
          <w:sz w:val="24"/>
          <w:szCs w:val="24"/>
        </w:rPr>
        <w:t>&lt;/Threat-description</w:t>
      </w:r>
      <w:r w:rsidR="00D64BF3">
        <w:rPr>
          <w:rFonts w:asciiTheme="minorHAnsi" w:hAnsiTheme="minorHAnsi" w:cstheme="minorHAnsi"/>
          <w:sz w:val="24"/>
          <w:szCs w:val="24"/>
        </w:rPr>
        <w:t>s</w:t>
      </w:r>
      <w:r w:rsidRPr="00361ED2">
        <w:rPr>
          <w:rFonts w:asciiTheme="minorHAnsi" w:hAnsiTheme="minorHAnsi" w:cstheme="minorHAnsi"/>
          <w:sz w:val="24"/>
          <w:szCs w:val="24"/>
        </w:rPr>
        <w:t>&gt;</w:t>
      </w:r>
    </w:p>
    <w:p w14:paraId="42A13369" w14:textId="4D600CC7" w:rsidR="00AD7383" w:rsidRPr="00361ED2" w:rsidRDefault="00AD7383" w:rsidP="00361ED2">
      <w:pPr>
        <w:pStyle w:val="Standard"/>
        <w:spacing w:after="80" w:line="23" w:lineRule="atLeast"/>
        <w:ind w:left="990" w:hanging="540"/>
        <w:jc w:val="both"/>
        <w:rPr>
          <w:rFonts w:asciiTheme="minorHAnsi" w:hAnsiTheme="minorHAnsi" w:cstheme="minorHAnsi"/>
          <w:sz w:val="24"/>
          <w:szCs w:val="24"/>
        </w:rPr>
      </w:pPr>
      <w:r w:rsidRPr="00361ED2">
        <w:rPr>
          <w:rFonts w:asciiTheme="minorHAnsi" w:hAnsiTheme="minorHAnsi" w:cstheme="minorHAnsi"/>
          <w:sz w:val="24"/>
          <w:szCs w:val="24"/>
        </w:rPr>
        <w:t xml:space="preserve">          &lt;Threat-classification id="IUCN" version="3.2" selected="yes" assigned-by="</w:t>
      </w:r>
      <w:r w:rsidR="009271CF">
        <w:rPr>
          <w:rFonts w:asciiTheme="minorHAnsi" w:hAnsiTheme="minorHAnsi" w:cstheme="minorHAnsi"/>
          <w:sz w:val="24"/>
          <w:szCs w:val="24"/>
        </w:rPr>
        <w:t>RLE-team</w:t>
      </w:r>
      <w:r w:rsidRPr="00361ED2">
        <w:rPr>
          <w:rFonts w:asciiTheme="minorHAnsi" w:hAnsiTheme="minorHAnsi" w:cstheme="minorHAnsi"/>
          <w:sz w:val="24"/>
          <w:szCs w:val="24"/>
        </w:rPr>
        <w:t>"&gt;&lt;/Threat-classification&gt;</w:t>
      </w:r>
    </w:p>
    <w:p w14:paraId="3D3E26E0" w14:textId="4CF78ABF" w:rsidR="00AD7383" w:rsidRPr="00361ED2" w:rsidRDefault="00AD7383" w:rsidP="00361ED2">
      <w:pPr>
        <w:pStyle w:val="Standard"/>
        <w:spacing w:after="80" w:line="23" w:lineRule="atLeast"/>
        <w:ind w:left="990" w:hanging="540"/>
        <w:jc w:val="both"/>
        <w:rPr>
          <w:rFonts w:asciiTheme="minorHAnsi" w:hAnsiTheme="minorHAnsi" w:cstheme="minorHAnsi"/>
          <w:sz w:val="24"/>
          <w:szCs w:val="24"/>
        </w:rPr>
      </w:pPr>
      <w:r w:rsidRPr="00361ED2">
        <w:rPr>
          <w:rFonts w:asciiTheme="minorHAnsi" w:hAnsiTheme="minorHAnsi" w:cstheme="minorHAnsi"/>
          <w:sz w:val="24"/>
          <w:szCs w:val="24"/>
        </w:rPr>
        <w:t>&lt;/</w:t>
      </w:r>
      <w:r w:rsidRPr="00361ED2">
        <w:rPr>
          <w:rFonts w:asciiTheme="minorHAnsi" w:hAnsiTheme="minorHAnsi" w:cstheme="minorHAnsi"/>
          <w:color w:val="0070C0"/>
          <w:sz w:val="24"/>
          <w:szCs w:val="24"/>
        </w:rPr>
        <w:t>Threat</w:t>
      </w:r>
      <w:r w:rsidRPr="00361ED2">
        <w:rPr>
          <w:rFonts w:asciiTheme="minorHAnsi" w:hAnsiTheme="minorHAnsi" w:cstheme="minorHAnsi"/>
          <w:sz w:val="24"/>
          <w:szCs w:val="24"/>
        </w:rPr>
        <w:t>&gt;</w:t>
      </w:r>
    </w:p>
    <w:p w14:paraId="14663027" w14:textId="77777777" w:rsidR="00AD7383" w:rsidRDefault="00AD7383" w:rsidP="00AD7383">
      <w:pPr>
        <w:pStyle w:val="Standard"/>
        <w:spacing w:after="0"/>
        <w:jc w:val="both"/>
        <w:rPr>
          <w:rFonts w:ascii="Courier New" w:hAnsi="Courier New" w:cs="Courier New"/>
        </w:rPr>
      </w:pPr>
    </w:p>
    <w:p w14:paraId="2F51F44D" w14:textId="79E159A2" w:rsidR="00AD7383" w:rsidRPr="00581D46" w:rsidRDefault="00AD7383" w:rsidP="00581D46">
      <w:pPr>
        <w:pStyle w:val="Ttulo1"/>
        <w:numPr>
          <w:ilvl w:val="5"/>
          <w:numId w:val="29"/>
        </w:numPr>
        <w:rPr>
          <w:rStyle w:val="ListLabel1"/>
          <w:b/>
          <w:sz w:val="28"/>
        </w:rPr>
      </w:pPr>
      <w:bookmarkStart w:id="636" w:name="_Toc10659968"/>
      <w:bookmarkStart w:id="637" w:name="_Toc10989898"/>
      <w:r w:rsidRPr="00581D46">
        <w:rPr>
          <w:rStyle w:val="ListLabel1"/>
          <w:b/>
          <w:sz w:val="28"/>
        </w:rPr>
        <w:t>Node: Threat name</w:t>
      </w:r>
      <w:bookmarkEnd w:id="636"/>
      <w:bookmarkEnd w:id="637"/>
    </w:p>
    <w:p w14:paraId="76160749" w14:textId="77777777" w:rsidR="00AD7383" w:rsidRDefault="00AD7383" w:rsidP="00AD7383">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&lt;Threat-name&gt;</w:t>
      </w:r>
    </w:p>
    <w:p w14:paraId="46226924" w14:textId="77777777" w:rsidR="00AD7383" w:rsidRDefault="00AD7383" w:rsidP="00AD7383">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Threat</w:t>
      </w:r>
    </w:p>
    <w:p w14:paraId="31285A07" w14:textId="77777777" w:rsidR="00AD7383" w:rsidRDefault="00AD7383" w:rsidP="00AD7383">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7412911C" w14:textId="77777777" w:rsidR="00AD7383" w:rsidRDefault="00AD7383" w:rsidP="00AD7383">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name of one threat relevant for the assessment target. It contains the name of the threat </w:t>
      </w:r>
      <w:r w:rsidRPr="005D682F">
        <w:rPr>
          <w:rFonts w:ascii="Bookman Old Style" w:hAnsi="Bookman Old Style"/>
          <w:b/>
          <w:sz w:val="24"/>
          <w:szCs w:val="24"/>
        </w:rPr>
        <w:t xml:space="preserve">assigned in the original </w:t>
      </w:r>
      <w:commentRangeStart w:id="638"/>
      <w:r w:rsidRPr="005D682F">
        <w:rPr>
          <w:rFonts w:ascii="Bookman Old Style" w:hAnsi="Bookman Old Style"/>
          <w:b/>
          <w:sz w:val="24"/>
          <w:szCs w:val="24"/>
        </w:rPr>
        <w:t>document</w:t>
      </w:r>
      <w:commentRangeEnd w:id="638"/>
      <w:r w:rsidR="00516D41" w:rsidRPr="005D682F">
        <w:rPr>
          <w:rStyle w:val="Refdecomentario"/>
          <w:b/>
        </w:rPr>
        <w:commentReference w:id="638"/>
      </w:r>
      <w:r>
        <w:rPr>
          <w:rFonts w:ascii="Bookman Old Style" w:hAnsi="Bookman Old Style"/>
          <w:sz w:val="24"/>
          <w:szCs w:val="24"/>
        </w:rPr>
        <w:t>.</w:t>
      </w:r>
    </w:p>
    <w:p w14:paraId="0755E5D2" w14:textId="77777777" w:rsidR="00AD7383" w:rsidRDefault="00AD7383" w:rsidP="00AD7383">
      <w:pPr>
        <w:pStyle w:val="Standard"/>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055E6C81" w14:textId="77777777" w:rsidR="00AD7383" w:rsidRDefault="00AD7383" w:rsidP="00AD7383">
      <w:pPr>
        <w:pStyle w:val="Standard"/>
        <w:jc w:val="both"/>
      </w:pPr>
      <w:r>
        <w:rPr>
          <w:rFonts w:ascii="Bookman Old Style" w:hAnsi="Bookman Old Style"/>
          <w:sz w:val="24"/>
          <w:szCs w:val="24"/>
          <w:u w:val="single"/>
        </w:rPr>
        <w:t>Example:</w:t>
      </w:r>
    </w:p>
    <w:p w14:paraId="127541B8" w14:textId="4A3F05F8" w:rsidR="00AD7383" w:rsidRPr="007024B6" w:rsidRDefault="00AD7383" w:rsidP="00AD7383">
      <w:pPr>
        <w:pStyle w:val="Standard"/>
        <w:spacing w:after="0"/>
        <w:jc w:val="both"/>
        <w:rPr>
          <w:rFonts w:asciiTheme="minorHAnsi" w:hAnsiTheme="minorHAnsi" w:cstheme="minorHAnsi"/>
          <w:sz w:val="24"/>
        </w:rPr>
      </w:pPr>
      <w:r w:rsidRPr="007024B6">
        <w:rPr>
          <w:rFonts w:asciiTheme="minorHAnsi" w:hAnsiTheme="minorHAnsi" w:cstheme="minorHAnsi"/>
          <w:sz w:val="24"/>
        </w:rPr>
        <w:t>&lt;</w:t>
      </w:r>
      <w:r w:rsidRPr="007024B6">
        <w:rPr>
          <w:rFonts w:asciiTheme="minorHAnsi" w:hAnsiTheme="minorHAnsi" w:cstheme="minorHAnsi"/>
          <w:color w:val="0070C0"/>
          <w:sz w:val="24"/>
        </w:rPr>
        <w:t>Threat-name</w:t>
      </w:r>
      <w:r w:rsidRPr="007024B6">
        <w:rPr>
          <w:rFonts w:asciiTheme="minorHAnsi" w:hAnsiTheme="minorHAnsi" w:cstheme="minorHAnsi"/>
          <w:sz w:val="24"/>
        </w:rPr>
        <w:t>&gt;</w:t>
      </w:r>
      <w:r w:rsidR="007024B6">
        <w:rPr>
          <w:rFonts w:asciiTheme="minorHAnsi" w:hAnsiTheme="minorHAnsi" w:cstheme="minorHAnsi"/>
          <w:sz w:val="24"/>
        </w:rPr>
        <w:t xml:space="preserve"> </w:t>
      </w:r>
      <w:r w:rsidRPr="007024B6">
        <w:rPr>
          <w:rFonts w:asciiTheme="minorHAnsi" w:hAnsiTheme="minorHAnsi" w:cstheme="minorHAnsi"/>
          <w:sz w:val="24"/>
        </w:rPr>
        <w:t>Intensive ostrich farming industry&lt;/</w:t>
      </w:r>
      <w:r w:rsidRPr="007024B6">
        <w:rPr>
          <w:rFonts w:asciiTheme="minorHAnsi" w:hAnsiTheme="minorHAnsi" w:cstheme="minorHAnsi"/>
          <w:color w:val="0070C0"/>
          <w:sz w:val="24"/>
        </w:rPr>
        <w:t>Threat-name</w:t>
      </w:r>
      <w:r w:rsidRPr="007024B6">
        <w:rPr>
          <w:rFonts w:asciiTheme="minorHAnsi" w:hAnsiTheme="minorHAnsi" w:cstheme="minorHAnsi"/>
          <w:sz w:val="24"/>
        </w:rPr>
        <w:t>&gt;</w:t>
      </w:r>
    </w:p>
    <w:p w14:paraId="3A3E057C" w14:textId="009B7DC5" w:rsidR="007024B6" w:rsidRPr="005D682F" w:rsidRDefault="007024B6" w:rsidP="00AD7383">
      <w:pPr>
        <w:pStyle w:val="Standard"/>
        <w:spacing w:after="0"/>
        <w:jc w:val="both"/>
        <w:rPr>
          <w:rFonts w:asciiTheme="minorHAnsi" w:hAnsiTheme="minorHAnsi" w:cstheme="minorHAnsi"/>
          <w:sz w:val="24"/>
        </w:rPr>
      </w:pPr>
      <w:r w:rsidRPr="007024B6">
        <w:rPr>
          <w:rFonts w:asciiTheme="minorHAnsi" w:hAnsiTheme="minorHAnsi" w:cstheme="minorHAnsi"/>
          <w:sz w:val="24"/>
        </w:rPr>
        <w:lastRenderedPageBreak/>
        <w:t>&lt;</w:t>
      </w:r>
      <w:r w:rsidRPr="007024B6">
        <w:rPr>
          <w:rFonts w:asciiTheme="minorHAnsi" w:hAnsiTheme="minorHAnsi" w:cstheme="minorHAnsi"/>
          <w:color w:val="0070C0"/>
          <w:sz w:val="24"/>
        </w:rPr>
        <w:t>Threat-name</w:t>
      </w:r>
      <w:r w:rsidRPr="007024B6">
        <w:rPr>
          <w:rFonts w:asciiTheme="minorHAnsi" w:hAnsiTheme="minorHAnsi" w:cstheme="minorHAnsi"/>
          <w:sz w:val="24"/>
        </w:rPr>
        <w:t>&gt;Reduction of freshwater inflows from the River Murray&lt;/</w:t>
      </w:r>
      <w:r w:rsidRPr="007024B6">
        <w:rPr>
          <w:rFonts w:asciiTheme="minorHAnsi" w:hAnsiTheme="minorHAnsi" w:cstheme="minorHAnsi"/>
          <w:color w:val="0070C0"/>
          <w:sz w:val="24"/>
        </w:rPr>
        <w:t>Threat-name</w:t>
      </w:r>
      <w:r w:rsidR="005D682F">
        <w:rPr>
          <w:rFonts w:asciiTheme="minorHAnsi" w:hAnsiTheme="minorHAnsi" w:cstheme="minorHAnsi"/>
          <w:sz w:val="24"/>
        </w:rPr>
        <w:t>&gt;</w:t>
      </w:r>
    </w:p>
    <w:p w14:paraId="3766F3CE" w14:textId="77777777" w:rsidR="00AD7383" w:rsidRDefault="00AD7383" w:rsidP="00AD7383">
      <w:pPr>
        <w:pStyle w:val="Standard"/>
        <w:spacing w:after="0"/>
        <w:jc w:val="both"/>
        <w:rPr>
          <w:rFonts w:ascii="Courier New" w:hAnsi="Courier New" w:cs="Courier New"/>
        </w:rPr>
      </w:pPr>
    </w:p>
    <w:p w14:paraId="03A3F603" w14:textId="01D8B247" w:rsidR="00AD7383" w:rsidRPr="00581D46" w:rsidRDefault="00AD7383" w:rsidP="00581D46">
      <w:pPr>
        <w:pStyle w:val="Ttulo1"/>
        <w:numPr>
          <w:ilvl w:val="5"/>
          <w:numId w:val="29"/>
        </w:numPr>
        <w:rPr>
          <w:rStyle w:val="ListLabel1"/>
          <w:b/>
          <w:sz w:val="28"/>
        </w:rPr>
      </w:pPr>
      <w:bookmarkStart w:id="639" w:name="_Toc10659969"/>
      <w:bookmarkStart w:id="640" w:name="_Toc10989899"/>
      <w:r w:rsidRPr="00581D46">
        <w:rPr>
          <w:rStyle w:val="ListLabel1"/>
          <w:b/>
          <w:sz w:val="28"/>
        </w:rPr>
        <w:t>Node: Threat impact</w:t>
      </w:r>
      <w:bookmarkEnd w:id="639"/>
      <w:bookmarkEnd w:id="640"/>
    </w:p>
    <w:p w14:paraId="44219234" w14:textId="71FBA7A0" w:rsidR="00AD7383" w:rsidRDefault="00AD7383" w:rsidP="00AD7383">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&lt;Threat-</w:t>
      </w:r>
      <w:r w:rsidR="00AD2BD6">
        <w:rPr>
          <w:rFonts w:ascii="Bookman Old Style" w:hAnsi="Bookman Old Style"/>
          <w:sz w:val="24"/>
          <w:szCs w:val="24"/>
        </w:rPr>
        <w:t>I</w:t>
      </w:r>
      <w:r>
        <w:rPr>
          <w:rFonts w:ascii="Bookman Old Style" w:hAnsi="Bookman Old Style"/>
          <w:sz w:val="24"/>
          <w:szCs w:val="24"/>
        </w:rPr>
        <w:t>mpact&gt;</w:t>
      </w:r>
    </w:p>
    <w:p w14:paraId="56F2A8CF" w14:textId="77777777" w:rsidR="00AD7383" w:rsidRDefault="00AD7383" w:rsidP="00AD7383">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Threat</w:t>
      </w:r>
    </w:p>
    <w:p w14:paraId="3642F7D3" w14:textId="29BAA658" w:rsidR="00AD7383" w:rsidRDefault="00AD7383" w:rsidP="00AD7383">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8B6623">
        <w:rPr>
          <w:rFonts w:ascii="Bookman Old Style" w:hAnsi="Bookman Old Style"/>
          <w:sz w:val="24"/>
          <w:szCs w:val="24"/>
        </w:rPr>
        <w:t>Threat-</w:t>
      </w:r>
      <w:r>
        <w:rPr>
          <w:rFonts w:ascii="Bookman Old Style" w:hAnsi="Bookman Old Style"/>
          <w:sz w:val="24"/>
          <w:szCs w:val="24"/>
        </w:rPr>
        <w:t xml:space="preserve">Timing, </w:t>
      </w:r>
      <w:r w:rsidR="008B6623">
        <w:rPr>
          <w:rFonts w:ascii="Bookman Old Style" w:hAnsi="Bookman Old Style"/>
          <w:sz w:val="24"/>
          <w:szCs w:val="24"/>
        </w:rPr>
        <w:t>Threat-</w:t>
      </w:r>
      <w:r>
        <w:rPr>
          <w:rFonts w:ascii="Bookman Old Style" w:hAnsi="Bookman Old Style"/>
          <w:sz w:val="24"/>
          <w:szCs w:val="24"/>
        </w:rPr>
        <w:t xml:space="preserve">Scope, </w:t>
      </w:r>
      <w:r w:rsidR="008B6623">
        <w:rPr>
          <w:rFonts w:ascii="Bookman Old Style" w:hAnsi="Bookman Old Style"/>
          <w:sz w:val="24"/>
          <w:szCs w:val="24"/>
        </w:rPr>
        <w:t>Threat-</w:t>
      </w:r>
      <w:r>
        <w:rPr>
          <w:rFonts w:ascii="Bookman Old Style" w:hAnsi="Bookman Old Style"/>
          <w:sz w:val="24"/>
          <w:szCs w:val="24"/>
        </w:rPr>
        <w:t>Severity</w:t>
      </w:r>
    </w:p>
    <w:p w14:paraId="422A1F56" w14:textId="5EB6C8C2" w:rsidR="00AD7383" w:rsidRPr="005D682F" w:rsidRDefault="00AD7383" w:rsidP="008774B7">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impact classification for </w:t>
      </w:r>
      <w:r w:rsidR="001C2252">
        <w:rPr>
          <w:rFonts w:ascii="Bookman Old Style" w:hAnsi="Bookman Old Style"/>
          <w:sz w:val="24"/>
          <w:szCs w:val="24"/>
        </w:rPr>
        <w:t>a</w:t>
      </w:r>
      <w:r>
        <w:rPr>
          <w:rFonts w:ascii="Bookman Old Style" w:hAnsi="Bookman Old Style"/>
          <w:sz w:val="24"/>
          <w:szCs w:val="24"/>
        </w:rPr>
        <w:t xml:space="preserve"> threat relevant for the assessment target. It contains</w:t>
      </w:r>
      <w:r w:rsidR="001C2252">
        <w:rPr>
          <w:rFonts w:ascii="Bookman Old Style" w:hAnsi="Bookman Old Style"/>
          <w:sz w:val="24"/>
          <w:szCs w:val="24"/>
        </w:rPr>
        <w:t xml:space="preserve"> information on</w:t>
      </w:r>
      <w:r>
        <w:rPr>
          <w:rFonts w:ascii="Bookman Old Style" w:hAnsi="Bookman Old Style"/>
          <w:sz w:val="24"/>
          <w:szCs w:val="24"/>
        </w:rPr>
        <w:t xml:space="preserve"> the timing, scope and severity of the threat assigned in the original document following </w:t>
      </w:r>
      <w:r w:rsidR="001C2252">
        <w:rPr>
          <w:rFonts w:ascii="Bookman Old Style" w:hAnsi="Bookman Old Style"/>
          <w:sz w:val="24"/>
          <w:szCs w:val="24"/>
        </w:rPr>
        <w:t xml:space="preserve">the </w:t>
      </w:r>
      <w:r>
        <w:rPr>
          <w:rFonts w:ascii="Bookman Old Style" w:hAnsi="Bookman Old Style"/>
          <w:sz w:val="24"/>
          <w:szCs w:val="24"/>
        </w:rPr>
        <w:t xml:space="preserve">IUCN scheme. IUCN categories to assign timing, scope and severity of threat impact are available in: </w:t>
      </w:r>
      <w:hyperlink r:id="rId15" w:history="1">
        <w:r w:rsidR="00333A30">
          <w:rPr>
            <w:rStyle w:val="Hipervnculo"/>
          </w:rPr>
          <w:t>https://www.iucnredlist.org/resources/threat-classification-scheme</w:t>
        </w:r>
      </w:hyperlink>
      <w:r w:rsidR="005D682F">
        <w:rPr>
          <w:rStyle w:val="Hipervnculo"/>
        </w:rPr>
        <w:t xml:space="preserve">. </w:t>
      </w:r>
      <w:ins w:id="641" w:author="Michelle Castellanos" w:date="2019-09-01T22:50:00Z">
        <w:r w:rsidR="005D682F" w:rsidRPr="005D682F">
          <w:rPr>
            <w:rFonts w:ascii="Bookman Old Style" w:hAnsi="Bookman Old Style"/>
            <w:sz w:val="24"/>
            <w:szCs w:val="24"/>
          </w:rPr>
          <w:t>If the classification is not assigned by the authors and if the information is not completely explicit enough to clearly assign a category, the compiler should not assume extra information and should leave the node empty.</w:t>
        </w:r>
      </w:ins>
    </w:p>
    <w:p w14:paraId="78E88CDC" w14:textId="13E7AA1E" w:rsidR="001C2252" w:rsidRDefault="00AD7383" w:rsidP="00AD7383">
      <w:pPr>
        <w:pStyle w:val="Standard"/>
        <w:jc w:val="both"/>
      </w:pPr>
      <w:r>
        <w:rPr>
          <w:rFonts w:ascii="Bookman Old Style" w:hAnsi="Bookman Old Style"/>
          <w:sz w:val="24"/>
          <w:szCs w:val="24"/>
          <w:u w:val="single"/>
        </w:rPr>
        <w:t>Attributes:</w:t>
      </w:r>
      <w:r>
        <w:rPr>
          <w:rFonts w:ascii="Bookman Old Style" w:hAnsi="Bookman Old Style"/>
          <w:sz w:val="24"/>
          <w:szCs w:val="24"/>
        </w:rPr>
        <w:t xml:space="preserve"> </w:t>
      </w:r>
      <w:r w:rsidR="001C2252">
        <w:rPr>
          <w:rFonts w:ascii="Bookman Old Style" w:hAnsi="Bookman Old Style"/>
          <w:sz w:val="24"/>
          <w:szCs w:val="24"/>
        </w:rPr>
        <w:t>none</w:t>
      </w:r>
    </w:p>
    <w:p w14:paraId="71FFBC36" w14:textId="77777777" w:rsidR="00AD7383" w:rsidRDefault="00AD7383" w:rsidP="00AD7383">
      <w:pPr>
        <w:pStyle w:val="Standard"/>
        <w:jc w:val="both"/>
      </w:pPr>
      <w:r>
        <w:rPr>
          <w:rFonts w:ascii="Bookman Old Style" w:hAnsi="Bookman Old Style"/>
          <w:sz w:val="24"/>
          <w:szCs w:val="24"/>
          <w:u w:val="single"/>
        </w:rPr>
        <w:t>Example:</w:t>
      </w:r>
    </w:p>
    <w:p w14:paraId="7AE46683" w14:textId="77777777" w:rsidR="00AD7383" w:rsidRPr="008774B7" w:rsidRDefault="00AD7383" w:rsidP="008A18FC">
      <w:pPr>
        <w:pStyle w:val="Standard"/>
        <w:spacing w:after="0"/>
        <w:ind w:firstLine="720"/>
        <w:jc w:val="both"/>
        <w:rPr>
          <w:rFonts w:asciiTheme="minorHAnsi" w:hAnsiTheme="minorHAnsi" w:cstheme="minorHAnsi"/>
          <w:sz w:val="24"/>
        </w:rPr>
      </w:pPr>
      <w:r w:rsidRPr="008774B7">
        <w:rPr>
          <w:rFonts w:asciiTheme="minorHAnsi" w:hAnsiTheme="minorHAnsi" w:cstheme="minorHAnsi"/>
          <w:sz w:val="24"/>
        </w:rPr>
        <w:t>&lt;</w:t>
      </w:r>
      <w:r w:rsidRPr="008774B7">
        <w:rPr>
          <w:rFonts w:asciiTheme="minorHAnsi" w:hAnsiTheme="minorHAnsi" w:cstheme="minorHAnsi"/>
          <w:color w:val="0070C0"/>
          <w:sz w:val="24"/>
        </w:rPr>
        <w:t>Threat-Impact</w:t>
      </w:r>
      <w:r w:rsidRPr="008774B7">
        <w:rPr>
          <w:rFonts w:asciiTheme="minorHAnsi" w:hAnsiTheme="minorHAnsi" w:cstheme="minorHAnsi"/>
          <w:sz w:val="24"/>
        </w:rPr>
        <w:t>&gt;</w:t>
      </w:r>
    </w:p>
    <w:p w14:paraId="273DBC62" w14:textId="1A4073A9" w:rsidR="00AD7383" w:rsidRPr="008774B7" w:rsidRDefault="00AD7383" w:rsidP="00AD7383">
      <w:pPr>
        <w:pStyle w:val="Standard"/>
        <w:spacing w:after="0"/>
        <w:ind w:left="1800"/>
        <w:jc w:val="both"/>
        <w:rPr>
          <w:rFonts w:asciiTheme="minorHAnsi" w:hAnsiTheme="minorHAnsi" w:cstheme="minorHAnsi"/>
          <w:sz w:val="24"/>
        </w:rPr>
      </w:pPr>
      <w:r w:rsidRPr="008774B7">
        <w:rPr>
          <w:rFonts w:asciiTheme="minorHAnsi" w:hAnsiTheme="minorHAnsi" w:cstheme="minorHAnsi"/>
          <w:sz w:val="24"/>
        </w:rPr>
        <w:t>&lt;</w:t>
      </w:r>
      <w:r w:rsidR="005222DD">
        <w:rPr>
          <w:rFonts w:asciiTheme="minorHAnsi" w:hAnsiTheme="minorHAnsi" w:cstheme="minorHAnsi"/>
          <w:sz w:val="24"/>
        </w:rPr>
        <w:t>Threat-</w:t>
      </w:r>
      <w:r w:rsidRPr="008774B7">
        <w:rPr>
          <w:rFonts w:asciiTheme="minorHAnsi" w:hAnsiTheme="minorHAnsi" w:cstheme="minorHAnsi"/>
          <w:sz w:val="24"/>
        </w:rPr>
        <w:t>Timing id="I</w:t>
      </w:r>
      <w:r w:rsidR="005D682F">
        <w:rPr>
          <w:rFonts w:asciiTheme="minorHAnsi" w:hAnsiTheme="minorHAnsi" w:cstheme="minorHAnsi"/>
          <w:sz w:val="24"/>
        </w:rPr>
        <w:t>UCN" version="3.2" selected="no</w:t>
      </w:r>
      <w:r w:rsidRPr="008774B7">
        <w:rPr>
          <w:rFonts w:asciiTheme="minorHAnsi" w:hAnsiTheme="minorHAnsi" w:cstheme="minorHAnsi"/>
          <w:sz w:val="24"/>
        </w:rPr>
        <w:t>" assigned-by="</w:t>
      </w:r>
      <w:r w:rsidR="0099564B">
        <w:rPr>
          <w:rFonts w:asciiTheme="minorHAnsi" w:hAnsiTheme="minorHAnsi" w:cstheme="minorHAnsi"/>
          <w:sz w:val="24"/>
          <w:szCs w:val="24"/>
        </w:rPr>
        <w:t>RLE-team</w:t>
      </w:r>
      <w:r w:rsidRPr="008774B7">
        <w:rPr>
          <w:rFonts w:asciiTheme="minorHAnsi" w:hAnsiTheme="minorHAnsi" w:cstheme="minorHAnsi"/>
          <w:sz w:val="24"/>
        </w:rPr>
        <w:t>"&gt;Only in the past and unlikely to return&lt;/</w:t>
      </w:r>
      <w:r w:rsidR="005222DD" w:rsidRPr="005222DD">
        <w:rPr>
          <w:rFonts w:asciiTheme="minorHAnsi" w:hAnsiTheme="minorHAnsi" w:cstheme="minorHAnsi"/>
          <w:sz w:val="24"/>
        </w:rPr>
        <w:t xml:space="preserve"> </w:t>
      </w:r>
      <w:r w:rsidR="005222DD">
        <w:rPr>
          <w:rFonts w:asciiTheme="minorHAnsi" w:hAnsiTheme="minorHAnsi" w:cstheme="minorHAnsi"/>
          <w:sz w:val="24"/>
        </w:rPr>
        <w:t>Threat-</w:t>
      </w:r>
      <w:r w:rsidRPr="008774B7">
        <w:rPr>
          <w:rFonts w:asciiTheme="minorHAnsi" w:hAnsiTheme="minorHAnsi" w:cstheme="minorHAnsi"/>
          <w:sz w:val="24"/>
        </w:rPr>
        <w:t>Timing&gt;</w:t>
      </w:r>
    </w:p>
    <w:p w14:paraId="0670BAC5" w14:textId="5E8A1013" w:rsidR="00AD7383" w:rsidRPr="008774B7" w:rsidRDefault="00AD7383" w:rsidP="00AD7383">
      <w:pPr>
        <w:pStyle w:val="Standard"/>
        <w:spacing w:after="0"/>
        <w:ind w:left="1800"/>
        <w:jc w:val="both"/>
        <w:rPr>
          <w:rFonts w:asciiTheme="minorHAnsi" w:hAnsiTheme="minorHAnsi" w:cstheme="minorHAnsi"/>
          <w:sz w:val="24"/>
        </w:rPr>
      </w:pPr>
      <w:r w:rsidRPr="008774B7">
        <w:rPr>
          <w:rFonts w:asciiTheme="minorHAnsi" w:hAnsiTheme="minorHAnsi" w:cstheme="minorHAnsi"/>
          <w:sz w:val="24"/>
        </w:rPr>
        <w:t>&lt;</w:t>
      </w:r>
      <w:r w:rsidR="005222DD">
        <w:rPr>
          <w:rFonts w:asciiTheme="minorHAnsi" w:hAnsiTheme="minorHAnsi" w:cstheme="minorHAnsi"/>
          <w:sz w:val="24"/>
        </w:rPr>
        <w:t>Threat-</w:t>
      </w:r>
      <w:r w:rsidRPr="008774B7">
        <w:rPr>
          <w:rFonts w:asciiTheme="minorHAnsi" w:hAnsiTheme="minorHAnsi" w:cstheme="minorHAnsi"/>
          <w:sz w:val="24"/>
        </w:rPr>
        <w:t>Scope id="I</w:t>
      </w:r>
      <w:r w:rsidR="005D682F">
        <w:rPr>
          <w:rFonts w:asciiTheme="minorHAnsi" w:hAnsiTheme="minorHAnsi" w:cstheme="minorHAnsi"/>
          <w:sz w:val="24"/>
        </w:rPr>
        <w:t>UCN" version="3.2" selected="no</w:t>
      </w:r>
      <w:r w:rsidRPr="008774B7">
        <w:rPr>
          <w:rFonts w:asciiTheme="minorHAnsi" w:hAnsiTheme="minorHAnsi" w:cstheme="minorHAnsi"/>
          <w:sz w:val="24"/>
        </w:rPr>
        <w:t>" assigned-by="</w:t>
      </w:r>
      <w:r w:rsidR="0099564B">
        <w:rPr>
          <w:rFonts w:asciiTheme="minorHAnsi" w:hAnsiTheme="minorHAnsi" w:cstheme="minorHAnsi"/>
          <w:sz w:val="24"/>
          <w:szCs w:val="24"/>
        </w:rPr>
        <w:t>RLE-team</w:t>
      </w:r>
      <w:r w:rsidRPr="008774B7">
        <w:rPr>
          <w:rFonts w:asciiTheme="minorHAnsi" w:hAnsiTheme="minorHAnsi" w:cstheme="minorHAnsi"/>
          <w:sz w:val="24"/>
        </w:rPr>
        <w:t>"&gt;Affects the majority of the population (50-90%</w:t>
      </w:r>
      <w:r w:rsidR="008B6623">
        <w:rPr>
          <w:rFonts w:asciiTheme="minorHAnsi" w:hAnsiTheme="minorHAnsi" w:cstheme="minorHAnsi"/>
          <w:sz w:val="24"/>
        </w:rPr>
        <w:t>)</w:t>
      </w:r>
      <w:r w:rsidR="00333A30" w:rsidRPr="008774B7">
        <w:rPr>
          <w:rFonts w:asciiTheme="minorHAnsi" w:hAnsiTheme="minorHAnsi" w:cstheme="minorHAnsi"/>
          <w:sz w:val="24"/>
        </w:rPr>
        <w:t>&lt;</w:t>
      </w:r>
      <w:r w:rsidRPr="008774B7">
        <w:rPr>
          <w:rFonts w:asciiTheme="minorHAnsi" w:hAnsiTheme="minorHAnsi" w:cstheme="minorHAnsi"/>
          <w:sz w:val="24"/>
        </w:rPr>
        <w:t>/</w:t>
      </w:r>
      <w:r w:rsidR="005222DD">
        <w:rPr>
          <w:rFonts w:asciiTheme="minorHAnsi" w:hAnsiTheme="minorHAnsi" w:cstheme="minorHAnsi"/>
          <w:sz w:val="24"/>
        </w:rPr>
        <w:t>Threat-</w:t>
      </w:r>
      <w:r w:rsidRPr="008774B7">
        <w:rPr>
          <w:rFonts w:asciiTheme="minorHAnsi" w:hAnsiTheme="minorHAnsi" w:cstheme="minorHAnsi"/>
          <w:sz w:val="24"/>
        </w:rPr>
        <w:t>Scope&gt;</w:t>
      </w:r>
    </w:p>
    <w:p w14:paraId="50ED6F02" w14:textId="3A10E743" w:rsidR="008A18FC" w:rsidRDefault="00AD7383" w:rsidP="008A18FC">
      <w:pPr>
        <w:pStyle w:val="Standard"/>
        <w:spacing w:after="0"/>
        <w:ind w:left="1800"/>
        <w:jc w:val="both"/>
        <w:rPr>
          <w:rFonts w:asciiTheme="minorHAnsi" w:hAnsiTheme="minorHAnsi" w:cstheme="minorHAnsi"/>
          <w:sz w:val="24"/>
        </w:rPr>
      </w:pPr>
      <w:r w:rsidRPr="008774B7">
        <w:rPr>
          <w:rFonts w:asciiTheme="minorHAnsi" w:hAnsiTheme="minorHAnsi" w:cstheme="minorHAnsi"/>
          <w:sz w:val="24"/>
        </w:rPr>
        <w:t>&lt;</w:t>
      </w:r>
      <w:r w:rsidR="005222DD">
        <w:rPr>
          <w:rFonts w:asciiTheme="minorHAnsi" w:hAnsiTheme="minorHAnsi" w:cstheme="minorHAnsi"/>
          <w:sz w:val="24"/>
        </w:rPr>
        <w:t>Threat-</w:t>
      </w:r>
      <w:r w:rsidRPr="008774B7">
        <w:rPr>
          <w:rFonts w:asciiTheme="minorHAnsi" w:hAnsiTheme="minorHAnsi" w:cstheme="minorHAnsi"/>
          <w:sz w:val="24"/>
        </w:rPr>
        <w:t>Severity id="I</w:t>
      </w:r>
      <w:r w:rsidR="005D682F">
        <w:rPr>
          <w:rFonts w:asciiTheme="minorHAnsi" w:hAnsiTheme="minorHAnsi" w:cstheme="minorHAnsi"/>
          <w:sz w:val="24"/>
        </w:rPr>
        <w:t>UCN" version="3.2" selected="no</w:t>
      </w:r>
      <w:r w:rsidRPr="008774B7">
        <w:rPr>
          <w:rFonts w:asciiTheme="minorHAnsi" w:hAnsiTheme="minorHAnsi" w:cstheme="minorHAnsi"/>
          <w:sz w:val="24"/>
        </w:rPr>
        <w:t>" assi</w:t>
      </w:r>
      <w:r w:rsidR="008A18FC">
        <w:rPr>
          <w:rFonts w:asciiTheme="minorHAnsi" w:hAnsiTheme="minorHAnsi" w:cstheme="minorHAnsi"/>
          <w:sz w:val="24"/>
        </w:rPr>
        <w:t>gned-by="</w:t>
      </w:r>
      <w:r w:rsidR="0099564B">
        <w:rPr>
          <w:rFonts w:asciiTheme="minorHAnsi" w:hAnsiTheme="minorHAnsi" w:cstheme="minorHAnsi"/>
          <w:sz w:val="24"/>
          <w:szCs w:val="24"/>
        </w:rPr>
        <w:t>RLE-team</w:t>
      </w:r>
      <w:r w:rsidR="008B6623">
        <w:rPr>
          <w:rFonts w:asciiTheme="minorHAnsi" w:hAnsiTheme="minorHAnsi" w:cstheme="minorHAnsi"/>
          <w:sz w:val="24"/>
        </w:rPr>
        <w:t>"&gt;U</w:t>
      </w:r>
      <w:r w:rsidR="008A18FC">
        <w:rPr>
          <w:rFonts w:asciiTheme="minorHAnsi" w:hAnsiTheme="minorHAnsi" w:cstheme="minorHAnsi"/>
          <w:sz w:val="24"/>
        </w:rPr>
        <w:t>nknown&lt;/</w:t>
      </w:r>
      <w:r w:rsidR="005222DD">
        <w:rPr>
          <w:rFonts w:asciiTheme="minorHAnsi" w:hAnsiTheme="minorHAnsi" w:cstheme="minorHAnsi"/>
          <w:sz w:val="24"/>
        </w:rPr>
        <w:t>Threat-</w:t>
      </w:r>
      <w:r w:rsidR="008A18FC">
        <w:rPr>
          <w:rFonts w:asciiTheme="minorHAnsi" w:hAnsiTheme="minorHAnsi" w:cstheme="minorHAnsi"/>
          <w:sz w:val="24"/>
        </w:rPr>
        <w:t>Severity&gt;</w:t>
      </w:r>
    </w:p>
    <w:p w14:paraId="4C644E85" w14:textId="3FC88A0D" w:rsidR="00AD7383" w:rsidRPr="008774B7" w:rsidRDefault="00AD7383" w:rsidP="008A18FC">
      <w:pPr>
        <w:pStyle w:val="Standard"/>
        <w:spacing w:after="0"/>
        <w:ind w:firstLine="720"/>
        <w:jc w:val="both"/>
        <w:rPr>
          <w:rFonts w:asciiTheme="minorHAnsi" w:hAnsiTheme="minorHAnsi" w:cstheme="minorHAnsi"/>
          <w:sz w:val="24"/>
        </w:rPr>
      </w:pPr>
      <w:r w:rsidRPr="008774B7">
        <w:rPr>
          <w:rFonts w:asciiTheme="minorHAnsi" w:hAnsiTheme="minorHAnsi" w:cstheme="minorHAnsi"/>
          <w:sz w:val="24"/>
        </w:rPr>
        <w:t>&lt;/</w:t>
      </w:r>
      <w:r w:rsidRPr="008774B7">
        <w:rPr>
          <w:rFonts w:asciiTheme="minorHAnsi" w:hAnsiTheme="minorHAnsi" w:cstheme="minorHAnsi"/>
          <w:color w:val="0070C0"/>
          <w:sz w:val="24"/>
        </w:rPr>
        <w:t>Threat-Impact</w:t>
      </w:r>
      <w:r w:rsidRPr="008774B7">
        <w:rPr>
          <w:rFonts w:asciiTheme="minorHAnsi" w:hAnsiTheme="minorHAnsi" w:cstheme="minorHAnsi"/>
          <w:sz w:val="24"/>
        </w:rPr>
        <w:t>&gt;</w:t>
      </w:r>
    </w:p>
    <w:p w14:paraId="3F25269F" w14:textId="77777777" w:rsidR="00AD7383" w:rsidRDefault="00AD7383" w:rsidP="00AD7383">
      <w:pPr>
        <w:pStyle w:val="Standard"/>
        <w:spacing w:after="0"/>
        <w:jc w:val="both"/>
        <w:rPr>
          <w:rFonts w:ascii="Courier New" w:hAnsi="Courier New" w:cs="Courier New"/>
        </w:rPr>
      </w:pPr>
    </w:p>
    <w:p w14:paraId="0F478798" w14:textId="03B26367" w:rsidR="00AD7383" w:rsidRPr="00581D46" w:rsidRDefault="00AD7383" w:rsidP="00581D46">
      <w:pPr>
        <w:pStyle w:val="Ttulo1"/>
        <w:numPr>
          <w:ilvl w:val="6"/>
          <w:numId w:val="29"/>
        </w:numPr>
        <w:rPr>
          <w:rStyle w:val="ListLabel1"/>
          <w:b/>
          <w:sz w:val="28"/>
        </w:rPr>
      </w:pPr>
      <w:bookmarkStart w:id="642" w:name="_Toc10659970"/>
      <w:bookmarkStart w:id="643" w:name="_Toc10989900"/>
      <w:r w:rsidRPr="00581D46">
        <w:rPr>
          <w:rStyle w:val="ListLabel1"/>
          <w:b/>
          <w:sz w:val="28"/>
        </w:rPr>
        <w:t xml:space="preserve">Node: </w:t>
      </w:r>
      <w:r w:rsidR="001C2252" w:rsidRPr="00581D46">
        <w:rPr>
          <w:rStyle w:val="ListLabel1"/>
          <w:b/>
          <w:sz w:val="28"/>
        </w:rPr>
        <w:t xml:space="preserve">Threat </w:t>
      </w:r>
      <w:r w:rsidR="001C2252">
        <w:rPr>
          <w:rStyle w:val="ListLabel1"/>
          <w:b/>
          <w:sz w:val="28"/>
        </w:rPr>
        <w:t>t</w:t>
      </w:r>
      <w:r w:rsidRPr="00581D46">
        <w:rPr>
          <w:rStyle w:val="ListLabel1"/>
          <w:b/>
          <w:sz w:val="28"/>
        </w:rPr>
        <w:t>iming</w:t>
      </w:r>
      <w:bookmarkEnd w:id="642"/>
      <w:bookmarkEnd w:id="643"/>
    </w:p>
    <w:p w14:paraId="46297FED" w14:textId="6736AC5F" w:rsidR="00AD7383" w:rsidRDefault="00AD7383" w:rsidP="00CB2158">
      <w:pPr>
        <w:pStyle w:val="Standard"/>
        <w:spacing w:after="80" w:line="23" w:lineRule="atLeast"/>
      </w:pPr>
      <w:r>
        <w:rPr>
          <w:rFonts w:ascii="Bookman Old Style" w:hAnsi="Bookman Old Style"/>
          <w:sz w:val="24"/>
          <w:szCs w:val="24"/>
          <w:u w:val="single"/>
        </w:rPr>
        <w:t>Tag:</w:t>
      </w:r>
      <w:r w:rsidR="00CB2158">
        <w:rPr>
          <w:rFonts w:ascii="Bookman Old Style" w:hAnsi="Bookman Old Style"/>
          <w:sz w:val="24"/>
          <w:szCs w:val="24"/>
        </w:rPr>
        <w:t xml:space="preserve"> </w:t>
      </w:r>
      <w:r>
        <w:rPr>
          <w:rFonts w:ascii="Bookman Old Style" w:hAnsi="Bookman Old Style"/>
          <w:sz w:val="24"/>
          <w:szCs w:val="24"/>
        </w:rPr>
        <w:t>&lt;</w:t>
      </w:r>
      <w:r w:rsidR="005222DD" w:rsidRPr="005222DD">
        <w:rPr>
          <w:rFonts w:asciiTheme="minorHAnsi" w:hAnsiTheme="minorHAnsi" w:cstheme="minorHAnsi"/>
          <w:sz w:val="24"/>
        </w:rPr>
        <w:t xml:space="preserve"> </w:t>
      </w:r>
      <w:r w:rsidR="005222DD" w:rsidRPr="005222DD">
        <w:rPr>
          <w:rFonts w:ascii="Bookman Old Style" w:hAnsi="Bookman Old Style" w:cstheme="minorHAnsi"/>
          <w:sz w:val="24"/>
        </w:rPr>
        <w:t>Threat-</w:t>
      </w:r>
      <w:r w:rsidRPr="005222DD">
        <w:rPr>
          <w:rFonts w:ascii="Bookman Old Style" w:hAnsi="Bookman Old Style"/>
          <w:sz w:val="24"/>
          <w:szCs w:val="24"/>
        </w:rPr>
        <w:t>Timing</w:t>
      </w:r>
      <w:r>
        <w:rPr>
          <w:rFonts w:ascii="Bookman Old Style" w:hAnsi="Bookman Old Style"/>
          <w:sz w:val="24"/>
          <w:szCs w:val="24"/>
        </w:rPr>
        <w:t>&gt;</w:t>
      </w:r>
    </w:p>
    <w:p w14:paraId="411D794B" w14:textId="4D1592CC" w:rsidR="00AD7383" w:rsidRDefault="00AD7383" w:rsidP="00CB2158">
      <w:pPr>
        <w:pStyle w:val="Standard"/>
        <w:spacing w:after="80" w:line="23" w:lineRule="atLeast"/>
      </w:pPr>
      <w:r>
        <w:rPr>
          <w:rFonts w:ascii="Bookman Old Style" w:hAnsi="Bookman Old Style"/>
          <w:sz w:val="24"/>
          <w:szCs w:val="24"/>
          <w:u w:val="single"/>
        </w:rPr>
        <w:t>Parent</w:t>
      </w:r>
      <w:r w:rsidR="001C2252">
        <w:rPr>
          <w:rFonts w:ascii="Bookman Old Style" w:hAnsi="Bookman Old Style"/>
          <w:sz w:val="24"/>
          <w:szCs w:val="24"/>
        </w:rPr>
        <w:t>: Threat-I</w:t>
      </w:r>
      <w:r>
        <w:rPr>
          <w:rFonts w:ascii="Bookman Old Style" w:hAnsi="Bookman Old Style"/>
          <w:sz w:val="24"/>
          <w:szCs w:val="24"/>
        </w:rPr>
        <w:t>mpact</w:t>
      </w:r>
    </w:p>
    <w:p w14:paraId="22C3160D" w14:textId="77777777" w:rsidR="00AD7383" w:rsidRDefault="00AD7383" w:rsidP="00CB2158">
      <w:pPr>
        <w:pStyle w:val="Standard"/>
        <w:spacing w:after="80" w:line="23" w:lineRule="atLeast"/>
      </w:pPr>
      <w:r>
        <w:rPr>
          <w:rFonts w:ascii="Bookman Old Style" w:hAnsi="Bookman Old Style"/>
          <w:sz w:val="24"/>
          <w:szCs w:val="24"/>
          <w:u w:val="single"/>
        </w:rPr>
        <w:t>Children</w:t>
      </w:r>
      <w:r>
        <w:rPr>
          <w:rFonts w:ascii="Bookman Old Style" w:hAnsi="Bookman Old Style"/>
          <w:sz w:val="24"/>
          <w:szCs w:val="24"/>
        </w:rPr>
        <w:t>: none</w:t>
      </w:r>
    </w:p>
    <w:p w14:paraId="5DE44B9B" w14:textId="32C6FCAD" w:rsidR="00AD7383" w:rsidRDefault="00AD7383" w:rsidP="00CB2158">
      <w:pPr>
        <w:pStyle w:val="Standard"/>
        <w:spacing w:after="80" w:line="23" w:lineRule="atLeast"/>
        <w:jc w:val="both"/>
        <w:rPr>
          <w:rFonts w:ascii="Bookman Old Style" w:hAnsi="Bookman Old Style"/>
          <w:sz w:val="24"/>
          <w:szCs w:val="24"/>
          <w:u w:val="single"/>
        </w:rPr>
      </w:pPr>
      <w:r>
        <w:rPr>
          <w:rFonts w:ascii="Bookman Old Style" w:hAnsi="Bookman Old Style"/>
          <w:sz w:val="24"/>
          <w:szCs w:val="24"/>
          <w:u w:val="single"/>
        </w:rPr>
        <w:t xml:space="preserve">Content: </w:t>
      </w:r>
      <w:r>
        <w:rPr>
          <w:rFonts w:ascii="Bookman Old Style" w:hAnsi="Bookman Old Style"/>
          <w:sz w:val="24"/>
          <w:szCs w:val="24"/>
        </w:rPr>
        <w:t xml:space="preserve">Element containing the timing of the threat (i.e. past, ongoing or in the future). </w:t>
      </w:r>
      <w:r w:rsidR="001C2252">
        <w:rPr>
          <w:rFonts w:ascii="Bookman Old Style" w:hAnsi="Bookman Old Style"/>
          <w:sz w:val="24"/>
          <w:szCs w:val="24"/>
        </w:rPr>
        <w:t>Possible values are</w:t>
      </w:r>
      <w:r>
        <w:rPr>
          <w:rFonts w:ascii="Bookman Old Style" w:hAnsi="Bookman Old Style"/>
          <w:sz w:val="24"/>
          <w:szCs w:val="24"/>
        </w:rPr>
        <w:t>: ¨Only in the past and unlikely to return¨, ¨In the past but now suspended and likely to return¨, ¨Ongoing¨, ¨O</w:t>
      </w:r>
      <w:r w:rsidR="001C2252">
        <w:rPr>
          <w:rFonts w:ascii="Bookman Old Style" w:hAnsi="Bookman Old Style"/>
          <w:sz w:val="24"/>
          <w:szCs w:val="24"/>
        </w:rPr>
        <w:t>nly in the future¨ and ¨Unknown”, as</w:t>
      </w:r>
      <w:r>
        <w:rPr>
          <w:rFonts w:ascii="Bookman Old Style" w:hAnsi="Bookman Old Style"/>
          <w:sz w:val="24"/>
          <w:szCs w:val="24"/>
        </w:rPr>
        <w:t xml:space="preserve"> described in the IUCN threats classification scheme.</w:t>
      </w:r>
    </w:p>
    <w:p w14:paraId="1A355300" w14:textId="77777777" w:rsidR="00AD7383" w:rsidRDefault="00AD7383" w:rsidP="00CB2158">
      <w:pPr>
        <w:pStyle w:val="Standard"/>
        <w:spacing w:after="80" w:line="23" w:lineRule="atLeast"/>
        <w:jc w:val="both"/>
      </w:pPr>
      <w:r>
        <w:rPr>
          <w:rFonts w:ascii="Bookman Old Style" w:hAnsi="Bookman Old Style"/>
          <w:sz w:val="24"/>
          <w:szCs w:val="24"/>
          <w:u w:val="single"/>
        </w:rPr>
        <w:t>Attribute:</w:t>
      </w:r>
      <w:r>
        <w:rPr>
          <w:rFonts w:ascii="Bookman Old Style" w:hAnsi="Bookman Old Style"/>
          <w:sz w:val="24"/>
          <w:szCs w:val="24"/>
        </w:rPr>
        <w:t xml:space="preserve"> id, version, selected, assigned-by</w:t>
      </w:r>
    </w:p>
    <w:p w14:paraId="0ABDEABD" w14:textId="7A523890" w:rsidR="00AD7383" w:rsidRPr="009C3FF5" w:rsidRDefault="00AD7383" w:rsidP="00CB2158">
      <w:pPr>
        <w:pStyle w:val="Prrafodelista"/>
        <w:numPr>
          <w:ilvl w:val="0"/>
          <w:numId w:val="2"/>
        </w:numPr>
        <w:spacing w:after="80" w:line="23" w:lineRule="atLeast"/>
        <w:rPr>
          <w:rFonts w:ascii="Bookman Old Style" w:hAnsi="Bookman Old Style"/>
          <w:sz w:val="24"/>
          <w:szCs w:val="24"/>
        </w:rPr>
      </w:pPr>
      <w:commentRangeStart w:id="644"/>
      <w:r>
        <w:rPr>
          <w:rFonts w:ascii="Bookman Old Style" w:hAnsi="Bookman Old Style"/>
          <w:sz w:val="24"/>
          <w:szCs w:val="24"/>
        </w:rPr>
        <w:t xml:space="preserve">@id= </w:t>
      </w:r>
      <w:r w:rsidR="009C3FF5" w:rsidRPr="00E23777">
        <w:rPr>
          <w:rFonts w:ascii="Bookman Old Style" w:hAnsi="Bookman Old Style"/>
          <w:sz w:val="24"/>
          <w:szCs w:val="24"/>
        </w:rPr>
        <w:t xml:space="preserve">see </w:t>
      </w:r>
      <w:r w:rsidR="009C3FF5" w:rsidRPr="00E23777">
        <w:rPr>
          <w:rFonts w:ascii="Bookman Old Style" w:hAnsi="Bookman Old Style"/>
          <w:sz w:val="24"/>
          <w:szCs w:val="24"/>
          <w:highlight w:val="cyan"/>
        </w:rPr>
        <w:t>Glossary</w:t>
      </w:r>
      <w:r w:rsidR="009C3FF5" w:rsidRPr="00E23777">
        <w:rPr>
          <w:rFonts w:ascii="Bookman Old Style" w:hAnsi="Bookman Old Style"/>
          <w:sz w:val="24"/>
          <w:szCs w:val="24"/>
        </w:rPr>
        <w:t xml:space="preserve"> and node </w:t>
      </w:r>
      <w:r w:rsidR="009C3FF5">
        <w:rPr>
          <w:rFonts w:ascii="Bookman Old Style" w:hAnsi="Bookman Old Style"/>
          <w:sz w:val="24"/>
          <w:szCs w:val="24"/>
          <w:highlight w:val="cyan"/>
        </w:rPr>
        <w:t>3.2.2.</w:t>
      </w:r>
      <w:r w:rsidR="009C3FF5" w:rsidRPr="009C3FF5">
        <w:rPr>
          <w:rFonts w:ascii="Bookman Old Style" w:hAnsi="Bookman Old Style"/>
          <w:sz w:val="24"/>
          <w:szCs w:val="24"/>
          <w:highlight w:val="cyan"/>
        </w:rPr>
        <w:t>2. Scope Classification</w:t>
      </w:r>
      <w:r w:rsidR="009C3FF5" w:rsidRPr="00E23777">
        <w:rPr>
          <w:rFonts w:ascii="Bookman Old Style" w:hAnsi="Bookman Old Style"/>
          <w:sz w:val="24"/>
          <w:szCs w:val="24"/>
        </w:rPr>
        <w:t xml:space="preserve"> for more details.</w:t>
      </w:r>
    </w:p>
    <w:p w14:paraId="32E30FEE" w14:textId="1B56930F" w:rsidR="00AD7383" w:rsidRDefault="00AD7383" w:rsidP="00CB2158">
      <w:pPr>
        <w:pStyle w:val="Prrafodelista"/>
        <w:numPr>
          <w:ilvl w:val="0"/>
          <w:numId w:val="3"/>
        </w:numPr>
        <w:spacing w:after="80" w:line="23" w:lineRule="atLeast"/>
        <w:jc w:val="both"/>
      </w:pPr>
      <w:r>
        <w:rPr>
          <w:rFonts w:ascii="Bookman Old Style" w:hAnsi="Bookman Old Style"/>
          <w:sz w:val="24"/>
          <w:szCs w:val="24"/>
        </w:rPr>
        <w:lastRenderedPageBreak/>
        <w:t xml:space="preserve">@version= </w:t>
      </w:r>
      <w:r w:rsidR="009C3FF5" w:rsidRPr="00E23777">
        <w:rPr>
          <w:rFonts w:ascii="Bookman Old Style" w:hAnsi="Bookman Old Style"/>
          <w:sz w:val="24"/>
          <w:szCs w:val="24"/>
        </w:rPr>
        <w:t xml:space="preserve">see </w:t>
      </w:r>
      <w:r w:rsidR="009C3FF5" w:rsidRPr="00E23777">
        <w:rPr>
          <w:rFonts w:ascii="Bookman Old Style" w:hAnsi="Bookman Old Style"/>
          <w:sz w:val="24"/>
          <w:szCs w:val="24"/>
          <w:highlight w:val="cyan"/>
        </w:rPr>
        <w:t>Glossary</w:t>
      </w:r>
      <w:r w:rsidR="009C3FF5" w:rsidRPr="00E23777">
        <w:rPr>
          <w:rFonts w:ascii="Bookman Old Style" w:hAnsi="Bookman Old Style"/>
          <w:sz w:val="24"/>
          <w:szCs w:val="24"/>
        </w:rPr>
        <w:t xml:space="preserve"> and node </w:t>
      </w:r>
      <w:r w:rsidR="009C3FF5">
        <w:rPr>
          <w:rFonts w:ascii="Bookman Old Style" w:hAnsi="Bookman Old Style"/>
          <w:sz w:val="24"/>
          <w:szCs w:val="24"/>
          <w:highlight w:val="cyan"/>
        </w:rPr>
        <w:t>3.2.2.</w:t>
      </w:r>
      <w:r w:rsidR="009C3FF5" w:rsidRPr="009C3FF5">
        <w:rPr>
          <w:rFonts w:ascii="Bookman Old Style" w:hAnsi="Bookman Old Style"/>
          <w:sz w:val="24"/>
          <w:szCs w:val="24"/>
          <w:highlight w:val="cyan"/>
        </w:rPr>
        <w:t>2. Scope Classification</w:t>
      </w:r>
      <w:r w:rsidR="009C3FF5" w:rsidRPr="00E23777">
        <w:rPr>
          <w:rFonts w:ascii="Bookman Old Style" w:hAnsi="Bookman Old Style"/>
          <w:sz w:val="24"/>
          <w:szCs w:val="24"/>
        </w:rPr>
        <w:t xml:space="preserve"> for more details.</w:t>
      </w:r>
    </w:p>
    <w:p w14:paraId="1F119A55" w14:textId="5DB98FB6" w:rsidR="00790ABB" w:rsidRDefault="00790ABB" w:rsidP="00CB2158">
      <w:pPr>
        <w:pStyle w:val="Prrafodelista"/>
        <w:numPr>
          <w:ilvl w:val="0"/>
          <w:numId w:val="3"/>
        </w:numPr>
        <w:spacing w:after="80" w:line="23" w:lineRule="atLeast"/>
        <w:jc w:val="both"/>
      </w:pPr>
      <w:r>
        <w:rPr>
          <w:rFonts w:ascii="Bookman Old Style" w:hAnsi="Bookman Old Style"/>
          <w:sz w:val="24"/>
          <w:szCs w:val="24"/>
        </w:rPr>
        <w:t xml:space="preserve">@selected= </w:t>
      </w:r>
      <w:r w:rsidR="009C3FF5" w:rsidRPr="00E23777">
        <w:rPr>
          <w:rFonts w:ascii="Bookman Old Style" w:hAnsi="Bookman Old Style"/>
          <w:sz w:val="24"/>
          <w:szCs w:val="24"/>
        </w:rPr>
        <w:t xml:space="preserve">see </w:t>
      </w:r>
      <w:r w:rsidR="009C3FF5" w:rsidRPr="00E23777">
        <w:rPr>
          <w:rFonts w:ascii="Bookman Old Style" w:hAnsi="Bookman Old Style"/>
          <w:sz w:val="24"/>
          <w:szCs w:val="24"/>
          <w:highlight w:val="cyan"/>
        </w:rPr>
        <w:t>Glossary</w:t>
      </w:r>
      <w:r w:rsidR="009C3FF5" w:rsidRPr="00E23777">
        <w:rPr>
          <w:rFonts w:ascii="Bookman Old Style" w:hAnsi="Bookman Old Style"/>
          <w:sz w:val="24"/>
          <w:szCs w:val="24"/>
        </w:rPr>
        <w:t xml:space="preserve"> and node </w:t>
      </w:r>
      <w:r w:rsidR="009C3FF5">
        <w:rPr>
          <w:rFonts w:ascii="Bookman Old Style" w:hAnsi="Bookman Old Style"/>
          <w:sz w:val="24"/>
          <w:szCs w:val="24"/>
          <w:highlight w:val="cyan"/>
        </w:rPr>
        <w:t>3.2.2.</w:t>
      </w:r>
      <w:r w:rsidR="009C3FF5" w:rsidRPr="009C3FF5">
        <w:rPr>
          <w:rFonts w:ascii="Bookman Old Style" w:hAnsi="Bookman Old Style"/>
          <w:sz w:val="24"/>
          <w:szCs w:val="24"/>
          <w:highlight w:val="cyan"/>
        </w:rPr>
        <w:t>2. Scope Classification</w:t>
      </w:r>
      <w:r w:rsidR="009C3FF5" w:rsidRPr="00E23777">
        <w:rPr>
          <w:rFonts w:ascii="Bookman Old Style" w:hAnsi="Bookman Old Style"/>
          <w:sz w:val="24"/>
          <w:szCs w:val="24"/>
        </w:rPr>
        <w:t xml:space="preserve"> for more details.</w:t>
      </w:r>
      <w:commentRangeEnd w:id="644"/>
      <w:r w:rsidR="00C2064B">
        <w:rPr>
          <w:rStyle w:val="Refdecomentario"/>
        </w:rPr>
        <w:commentReference w:id="644"/>
      </w:r>
    </w:p>
    <w:p w14:paraId="62D1515F" w14:textId="532EF50E" w:rsidR="00AD7383" w:rsidRPr="001C2252" w:rsidRDefault="00AD7383" w:rsidP="00CB2158">
      <w:pPr>
        <w:pStyle w:val="Prrafodelista"/>
        <w:numPr>
          <w:ilvl w:val="0"/>
          <w:numId w:val="3"/>
        </w:numPr>
        <w:spacing w:after="80" w:line="23" w:lineRule="atLeast"/>
        <w:jc w:val="both"/>
        <w:rPr>
          <w:rFonts w:ascii="Bookman Old Style" w:hAnsi="Bookman Old Style"/>
          <w:sz w:val="24"/>
          <w:szCs w:val="24"/>
          <w:u w:val="single"/>
        </w:rPr>
      </w:pPr>
      <w:r w:rsidRPr="001C2252">
        <w:rPr>
          <w:rFonts w:ascii="Bookman Old Style" w:hAnsi="Bookman Old Style"/>
          <w:sz w:val="24"/>
          <w:szCs w:val="24"/>
        </w:rPr>
        <w:t xml:space="preserve">@assigned-by= </w:t>
      </w:r>
      <w:r w:rsidR="009C3FF5" w:rsidRPr="001C2252">
        <w:rPr>
          <w:rFonts w:ascii="Bookman Old Style" w:hAnsi="Bookman Old Style"/>
          <w:sz w:val="24"/>
          <w:szCs w:val="24"/>
        </w:rPr>
        <w:t xml:space="preserve">see </w:t>
      </w:r>
      <w:r w:rsidR="009C3FF5" w:rsidRPr="001C2252">
        <w:rPr>
          <w:rFonts w:ascii="Bookman Old Style" w:hAnsi="Bookman Old Style"/>
          <w:sz w:val="24"/>
          <w:szCs w:val="24"/>
          <w:highlight w:val="cyan"/>
        </w:rPr>
        <w:t>Glossary</w:t>
      </w:r>
      <w:r w:rsidR="009C3FF5" w:rsidRPr="001C2252">
        <w:rPr>
          <w:rFonts w:ascii="Bookman Old Style" w:hAnsi="Bookman Old Style"/>
          <w:sz w:val="24"/>
          <w:szCs w:val="24"/>
        </w:rPr>
        <w:t xml:space="preserve"> and node </w:t>
      </w:r>
      <w:r w:rsidR="009C3FF5" w:rsidRPr="001C2252">
        <w:rPr>
          <w:rFonts w:ascii="Bookman Old Style" w:hAnsi="Bookman Old Style"/>
          <w:sz w:val="24"/>
          <w:szCs w:val="24"/>
          <w:highlight w:val="cyan"/>
        </w:rPr>
        <w:t>3.2.2.2. Scope Classification</w:t>
      </w:r>
      <w:r w:rsidR="009C3FF5" w:rsidRPr="001C2252">
        <w:rPr>
          <w:rFonts w:ascii="Bookman Old Style" w:hAnsi="Bookman Old Style"/>
          <w:sz w:val="24"/>
          <w:szCs w:val="24"/>
        </w:rPr>
        <w:t xml:space="preserve"> for more details.</w:t>
      </w:r>
    </w:p>
    <w:p w14:paraId="132B86A7" w14:textId="77777777" w:rsidR="00AD7383" w:rsidRDefault="00AD7383" w:rsidP="00CB2158">
      <w:pPr>
        <w:pStyle w:val="Standard"/>
        <w:spacing w:after="80" w:line="23" w:lineRule="atLeast"/>
        <w:jc w:val="both"/>
        <w:rPr>
          <w:rFonts w:ascii="Bookman Old Style" w:hAnsi="Bookman Old Style"/>
          <w:sz w:val="24"/>
          <w:szCs w:val="24"/>
          <w:u w:val="single"/>
        </w:rPr>
      </w:pPr>
      <w:r>
        <w:rPr>
          <w:rFonts w:ascii="Bookman Old Style" w:hAnsi="Bookman Old Style"/>
          <w:sz w:val="24"/>
          <w:szCs w:val="24"/>
          <w:u w:val="single"/>
        </w:rPr>
        <w:t>Example:</w:t>
      </w:r>
    </w:p>
    <w:p w14:paraId="07D95FAE" w14:textId="61FC65E0" w:rsidR="00AD7383" w:rsidRDefault="00AD7383" w:rsidP="00CB2158">
      <w:pPr>
        <w:pStyle w:val="Standard"/>
        <w:spacing w:after="80" w:line="23" w:lineRule="atLeast"/>
        <w:ind w:left="1440"/>
        <w:jc w:val="both"/>
        <w:rPr>
          <w:rFonts w:asciiTheme="minorHAnsi" w:hAnsiTheme="minorHAnsi" w:cstheme="minorHAnsi"/>
          <w:sz w:val="24"/>
        </w:rPr>
      </w:pPr>
      <w:r w:rsidRPr="0096104D">
        <w:rPr>
          <w:rFonts w:asciiTheme="minorHAnsi" w:hAnsiTheme="minorHAnsi" w:cstheme="minorHAnsi"/>
          <w:sz w:val="24"/>
        </w:rPr>
        <w:t>&lt;</w:t>
      </w:r>
      <w:r w:rsidR="005222DD" w:rsidRPr="005222DD">
        <w:rPr>
          <w:rFonts w:asciiTheme="minorHAnsi" w:hAnsiTheme="minorHAnsi" w:cstheme="minorHAnsi"/>
          <w:color w:val="0070C0"/>
          <w:sz w:val="24"/>
        </w:rPr>
        <w:t>Threat-</w:t>
      </w:r>
      <w:r w:rsidRPr="0096104D">
        <w:rPr>
          <w:rFonts w:asciiTheme="minorHAnsi" w:hAnsiTheme="minorHAnsi" w:cstheme="minorHAnsi"/>
          <w:color w:val="0070C0"/>
          <w:sz w:val="24"/>
        </w:rPr>
        <w:t>Timing</w:t>
      </w:r>
      <w:r w:rsidRPr="0096104D">
        <w:rPr>
          <w:rFonts w:asciiTheme="minorHAnsi" w:hAnsiTheme="minorHAnsi" w:cstheme="minorHAnsi"/>
          <w:sz w:val="24"/>
        </w:rPr>
        <w:t xml:space="preserve"> </w:t>
      </w:r>
      <w:r w:rsidRPr="005D682F">
        <w:rPr>
          <w:rFonts w:asciiTheme="minorHAnsi" w:hAnsiTheme="minorHAnsi" w:cstheme="minorHAnsi"/>
          <w:color w:val="FF0000"/>
          <w:sz w:val="24"/>
        </w:rPr>
        <w:t>id</w:t>
      </w:r>
      <w:r w:rsidRPr="001C2252">
        <w:rPr>
          <w:rFonts w:asciiTheme="minorHAnsi" w:hAnsiTheme="minorHAnsi" w:cstheme="minorHAnsi"/>
          <w:sz w:val="24"/>
        </w:rPr>
        <w:t xml:space="preserve">="IUCN" </w:t>
      </w:r>
      <w:r w:rsidRPr="005D682F">
        <w:rPr>
          <w:rFonts w:asciiTheme="minorHAnsi" w:hAnsiTheme="minorHAnsi" w:cstheme="minorHAnsi"/>
          <w:color w:val="FF0000"/>
          <w:sz w:val="24"/>
        </w:rPr>
        <w:t>version</w:t>
      </w:r>
      <w:r w:rsidRPr="001C2252">
        <w:rPr>
          <w:rFonts w:asciiTheme="minorHAnsi" w:hAnsiTheme="minorHAnsi" w:cstheme="minorHAnsi"/>
          <w:sz w:val="24"/>
        </w:rPr>
        <w:t xml:space="preserve">="3.2" </w:t>
      </w:r>
      <w:r w:rsidRPr="005D682F">
        <w:rPr>
          <w:rFonts w:asciiTheme="minorHAnsi" w:hAnsiTheme="minorHAnsi" w:cstheme="minorHAnsi"/>
          <w:color w:val="FF0000"/>
          <w:sz w:val="24"/>
        </w:rPr>
        <w:t>selected</w:t>
      </w:r>
      <w:r w:rsidR="0096104D" w:rsidRPr="001C2252">
        <w:rPr>
          <w:rFonts w:asciiTheme="minorHAnsi" w:hAnsiTheme="minorHAnsi" w:cstheme="minorHAnsi"/>
          <w:sz w:val="24"/>
        </w:rPr>
        <w:t>="no</w:t>
      </w:r>
      <w:r w:rsidRPr="001C2252">
        <w:rPr>
          <w:rFonts w:asciiTheme="minorHAnsi" w:hAnsiTheme="minorHAnsi" w:cstheme="minorHAnsi"/>
          <w:sz w:val="24"/>
        </w:rPr>
        <w:t xml:space="preserve">" </w:t>
      </w:r>
      <w:r w:rsidRPr="005D682F">
        <w:rPr>
          <w:rFonts w:asciiTheme="minorHAnsi" w:hAnsiTheme="minorHAnsi" w:cstheme="minorHAnsi"/>
          <w:color w:val="FF0000"/>
          <w:sz w:val="24"/>
        </w:rPr>
        <w:t>assigned-by</w:t>
      </w:r>
      <w:r w:rsidRPr="001C2252">
        <w:rPr>
          <w:rFonts w:asciiTheme="minorHAnsi" w:hAnsiTheme="minorHAnsi" w:cstheme="minorHAnsi"/>
          <w:sz w:val="24"/>
        </w:rPr>
        <w:t>="</w:t>
      </w:r>
      <w:r w:rsidR="0099564B" w:rsidRPr="001C2252">
        <w:rPr>
          <w:rFonts w:asciiTheme="minorHAnsi" w:hAnsiTheme="minorHAnsi" w:cstheme="minorHAnsi"/>
          <w:sz w:val="24"/>
          <w:szCs w:val="24"/>
        </w:rPr>
        <w:t>RLE-team</w:t>
      </w:r>
      <w:r w:rsidRPr="0096104D">
        <w:rPr>
          <w:rFonts w:asciiTheme="minorHAnsi" w:hAnsiTheme="minorHAnsi" w:cstheme="minorHAnsi"/>
          <w:sz w:val="24"/>
        </w:rPr>
        <w:t>"&gt;Only in the past and unlikely to return&lt;/</w:t>
      </w:r>
      <w:r w:rsidR="005222DD" w:rsidRPr="005222DD">
        <w:rPr>
          <w:rFonts w:asciiTheme="minorHAnsi" w:hAnsiTheme="minorHAnsi" w:cstheme="minorHAnsi"/>
          <w:color w:val="0070C0"/>
          <w:sz w:val="24"/>
        </w:rPr>
        <w:t>Threat-</w:t>
      </w:r>
      <w:r w:rsidRPr="0096104D">
        <w:rPr>
          <w:rFonts w:asciiTheme="minorHAnsi" w:hAnsiTheme="minorHAnsi" w:cstheme="minorHAnsi"/>
          <w:color w:val="0070C0"/>
          <w:sz w:val="24"/>
        </w:rPr>
        <w:t>Timing</w:t>
      </w:r>
      <w:r w:rsidRPr="0096104D">
        <w:rPr>
          <w:rFonts w:asciiTheme="minorHAnsi" w:hAnsiTheme="minorHAnsi" w:cstheme="minorHAnsi"/>
          <w:sz w:val="24"/>
        </w:rPr>
        <w:t>&gt;</w:t>
      </w:r>
    </w:p>
    <w:p w14:paraId="1BA63244" w14:textId="77777777" w:rsidR="0096104D" w:rsidRPr="0096104D" w:rsidRDefault="0096104D" w:rsidP="00CB2158">
      <w:pPr>
        <w:pStyle w:val="Standard"/>
        <w:spacing w:after="80" w:line="23" w:lineRule="atLeast"/>
        <w:ind w:left="1800"/>
        <w:jc w:val="both"/>
        <w:rPr>
          <w:rFonts w:asciiTheme="minorHAnsi" w:hAnsiTheme="minorHAnsi" w:cstheme="minorHAnsi"/>
          <w:sz w:val="24"/>
        </w:rPr>
      </w:pPr>
    </w:p>
    <w:p w14:paraId="393853BA" w14:textId="2A37C14C" w:rsidR="00AD7383" w:rsidRPr="00FB2003" w:rsidRDefault="00AD7383" w:rsidP="00FB2003">
      <w:pPr>
        <w:pStyle w:val="Ttulo1"/>
        <w:numPr>
          <w:ilvl w:val="6"/>
          <w:numId w:val="29"/>
        </w:numPr>
        <w:rPr>
          <w:rStyle w:val="ListLabel1"/>
          <w:b/>
          <w:sz w:val="28"/>
        </w:rPr>
      </w:pPr>
      <w:bookmarkStart w:id="645" w:name="_Toc10659971"/>
      <w:bookmarkStart w:id="646" w:name="_Toc10989901"/>
      <w:r w:rsidRPr="00FB2003">
        <w:rPr>
          <w:rStyle w:val="ListLabel1"/>
          <w:b/>
          <w:sz w:val="28"/>
        </w:rPr>
        <w:t xml:space="preserve">Node: </w:t>
      </w:r>
      <w:r w:rsidR="001C2252" w:rsidRPr="00581D46">
        <w:rPr>
          <w:rStyle w:val="ListLabel1"/>
          <w:b/>
          <w:sz w:val="28"/>
        </w:rPr>
        <w:t>Threat</w:t>
      </w:r>
      <w:r w:rsidR="001C2252" w:rsidRPr="00FB2003">
        <w:rPr>
          <w:rStyle w:val="ListLabel1"/>
          <w:b/>
          <w:sz w:val="28"/>
        </w:rPr>
        <w:t xml:space="preserve"> </w:t>
      </w:r>
      <w:r w:rsidR="001C2252">
        <w:rPr>
          <w:rStyle w:val="ListLabel1"/>
          <w:b/>
          <w:sz w:val="28"/>
        </w:rPr>
        <w:t>s</w:t>
      </w:r>
      <w:r w:rsidRPr="00FB2003">
        <w:rPr>
          <w:rStyle w:val="ListLabel1"/>
          <w:b/>
          <w:sz w:val="28"/>
        </w:rPr>
        <w:t>cope</w:t>
      </w:r>
      <w:bookmarkEnd w:id="645"/>
      <w:bookmarkEnd w:id="646"/>
    </w:p>
    <w:p w14:paraId="40F0E548" w14:textId="16BF1A73" w:rsidR="00AD7383" w:rsidRDefault="00AD7383" w:rsidP="001402D7">
      <w:pPr>
        <w:pStyle w:val="Standard"/>
        <w:spacing w:after="80" w:line="23" w:lineRule="atLeast"/>
      </w:pPr>
      <w:r>
        <w:rPr>
          <w:rFonts w:ascii="Bookman Old Style" w:hAnsi="Bookman Old Style"/>
          <w:sz w:val="24"/>
          <w:szCs w:val="24"/>
          <w:u w:val="single"/>
        </w:rPr>
        <w:t>Tag:</w:t>
      </w:r>
      <w:r w:rsidR="001402D7">
        <w:rPr>
          <w:rFonts w:ascii="Bookman Old Style" w:hAnsi="Bookman Old Style"/>
          <w:sz w:val="24"/>
          <w:szCs w:val="24"/>
        </w:rPr>
        <w:t xml:space="preserve">  </w:t>
      </w:r>
      <w:r>
        <w:rPr>
          <w:rFonts w:ascii="Bookman Old Style" w:hAnsi="Bookman Old Style"/>
          <w:sz w:val="24"/>
          <w:szCs w:val="24"/>
        </w:rPr>
        <w:t>&lt;</w:t>
      </w:r>
      <w:r w:rsidR="005222DD" w:rsidRPr="005222DD">
        <w:rPr>
          <w:rFonts w:ascii="Bookman Old Style" w:hAnsi="Bookman Old Style" w:cstheme="minorHAnsi"/>
          <w:sz w:val="24"/>
        </w:rPr>
        <w:t>Threat-</w:t>
      </w:r>
      <w:r>
        <w:rPr>
          <w:rFonts w:ascii="Bookman Old Style" w:hAnsi="Bookman Old Style"/>
          <w:sz w:val="24"/>
          <w:szCs w:val="24"/>
        </w:rPr>
        <w:t>Scope&gt;</w:t>
      </w:r>
    </w:p>
    <w:p w14:paraId="7498C568" w14:textId="270308FD" w:rsidR="00AD7383" w:rsidRDefault="00AD7383" w:rsidP="001402D7">
      <w:pPr>
        <w:pStyle w:val="Standard"/>
        <w:spacing w:after="80" w:line="23" w:lineRule="atLeast"/>
      </w:pPr>
      <w:r>
        <w:rPr>
          <w:rFonts w:ascii="Bookman Old Style" w:hAnsi="Bookman Old Style"/>
          <w:sz w:val="24"/>
          <w:szCs w:val="24"/>
          <w:u w:val="single"/>
        </w:rPr>
        <w:t>Parent</w:t>
      </w:r>
      <w:r w:rsidR="001402D7">
        <w:rPr>
          <w:rFonts w:ascii="Bookman Old Style" w:hAnsi="Bookman Old Style"/>
          <w:sz w:val="24"/>
          <w:szCs w:val="24"/>
        </w:rPr>
        <w:t>: Threat-I</w:t>
      </w:r>
      <w:r>
        <w:rPr>
          <w:rFonts w:ascii="Bookman Old Style" w:hAnsi="Bookman Old Style"/>
          <w:sz w:val="24"/>
          <w:szCs w:val="24"/>
        </w:rPr>
        <w:t>mpact</w:t>
      </w:r>
    </w:p>
    <w:p w14:paraId="23DA2736" w14:textId="77777777" w:rsidR="00AD7383" w:rsidRDefault="00AD7383" w:rsidP="001402D7">
      <w:pPr>
        <w:pStyle w:val="Standard"/>
        <w:spacing w:after="80" w:line="23" w:lineRule="atLeast"/>
      </w:pPr>
      <w:r>
        <w:rPr>
          <w:rFonts w:ascii="Bookman Old Style" w:hAnsi="Bookman Old Style"/>
          <w:sz w:val="24"/>
          <w:szCs w:val="24"/>
          <w:u w:val="single"/>
        </w:rPr>
        <w:t>Children</w:t>
      </w:r>
      <w:r>
        <w:rPr>
          <w:rFonts w:ascii="Bookman Old Style" w:hAnsi="Bookman Old Style"/>
          <w:sz w:val="24"/>
          <w:szCs w:val="24"/>
        </w:rPr>
        <w:t>: none</w:t>
      </w:r>
    </w:p>
    <w:p w14:paraId="031F02FC" w14:textId="305A83A8" w:rsidR="00AD7383" w:rsidRDefault="00AD7383" w:rsidP="001402D7">
      <w:pPr>
        <w:pStyle w:val="Standard"/>
        <w:spacing w:after="80" w:line="23" w:lineRule="atLeast"/>
        <w:jc w:val="both"/>
      </w:pPr>
      <w:r>
        <w:rPr>
          <w:rFonts w:ascii="Bookman Old Style" w:hAnsi="Bookman Old Style"/>
          <w:sz w:val="24"/>
          <w:szCs w:val="24"/>
          <w:u w:val="single"/>
        </w:rPr>
        <w:t>Content:</w:t>
      </w:r>
      <w:r w:rsidRPr="001402D7">
        <w:rPr>
          <w:rFonts w:ascii="Bookman Old Style" w:hAnsi="Bookman Old Style"/>
          <w:sz w:val="24"/>
          <w:szCs w:val="24"/>
        </w:rPr>
        <w:t xml:space="preserve"> </w:t>
      </w:r>
      <w:r>
        <w:rPr>
          <w:rFonts w:ascii="Bookman Old Style" w:hAnsi="Bookman Old Style"/>
          <w:sz w:val="24"/>
          <w:szCs w:val="24"/>
        </w:rPr>
        <w:t xml:space="preserve">Element containing the proportion of the total assessment target affected </w:t>
      </w:r>
      <w:r w:rsidR="001402D7">
        <w:rPr>
          <w:rFonts w:ascii="Bookman Old Style" w:hAnsi="Bookman Old Style"/>
          <w:sz w:val="24"/>
          <w:szCs w:val="24"/>
        </w:rPr>
        <w:t>by the threat</w:t>
      </w:r>
      <w:ins w:id="647" w:author="Michelle Castellanos" w:date="2019-09-01T22:53:00Z">
        <w:r w:rsidR="003B384E">
          <w:rPr>
            <w:rFonts w:ascii="Bookman Old Style" w:hAnsi="Bookman Old Style"/>
            <w:sz w:val="24"/>
            <w:szCs w:val="24"/>
          </w:rPr>
          <w:t xml:space="preserve"> as described in the IUCN threats classification scheme</w:t>
        </w:r>
      </w:ins>
      <w:r>
        <w:rPr>
          <w:rFonts w:ascii="Bookman Old Style" w:hAnsi="Bookman Old Style"/>
          <w:sz w:val="24"/>
          <w:szCs w:val="24"/>
        </w:rPr>
        <w:t xml:space="preserve">. </w:t>
      </w:r>
      <w:r w:rsidR="001402D7">
        <w:rPr>
          <w:rFonts w:ascii="Bookman Old Style" w:hAnsi="Bookman Old Style"/>
          <w:sz w:val="24"/>
          <w:szCs w:val="24"/>
        </w:rPr>
        <w:t>Possible values are</w:t>
      </w:r>
      <w:r>
        <w:rPr>
          <w:rFonts w:ascii="Bookman Old Style" w:hAnsi="Bookman Old Style"/>
          <w:sz w:val="24"/>
          <w:szCs w:val="24"/>
        </w:rPr>
        <w:t>: ¨Affects the whole assessment target (&gt;90%</w:t>
      </w:r>
      <w:r w:rsidR="0096104D">
        <w:rPr>
          <w:rFonts w:ascii="Bookman Old Style" w:hAnsi="Bookman Old Style"/>
          <w:sz w:val="24"/>
          <w:szCs w:val="24"/>
        </w:rPr>
        <w:t>)</w:t>
      </w:r>
      <w:r w:rsidR="00333A30">
        <w:rPr>
          <w:rFonts w:ascii="Bookman Old Style" w:hAnsi="Bookman Old Style"/>
          <w:sz w:val="24"/>
          <w:szCs w:val="24"/>
        </w:rPr>
        <w:t>¨</w:t>
      </w:r>
      <w:r w:rsidR="001402D7">
        <w:rPr>
          <w:rFonts w:ascii="Bookman Old Style" w:hAnsi="Bookman Old Style"/>
          <w:sz w:val="24"/>
          <w:szCs w:val="24"/>
        </w:rPr>
        <w:t>,</w:t>
      </w:r>
      <w:r>
        <w:rPr>
          <w:rFonts w:ascii="Bookman Old Style" w:hAnsi="Bookman Old Style"/>
          <w:sz w:val="24"/>
          <w:szCs w:val="24"/>
        </w:rPr>
        <w:t xml:space="preserve"> ¨Affects the majority of the assessment target (50-90%</w:t>
      </w:r>
      <w:r w:rsidR="0096104D">
        <w:rPr>
          <w:rFonts w:ascii="Bookman Old Style" w:hAnsi="Bookman Old Style"/>
          <w:sz w:val="24"/>
          <w:szCs w:val="24"/>
        </w:rPr>
        <w:t>)</w:t>
      </w:r>
      <w:r w:rsidR="00333A30">
        <w:rPr>
          <w:rFonts w:ascii="Bookman Old Style" w:hAnsi="Bookman Old Style"/>
          <w:sz w:val="24"/>
          <w:szCs w:val="24"/>
        </w:rPr>
        <w:t>¨</w:t>
      </w:r>
      <w:r>
        <w:rPr>
          <w:rFonts w:ascii="Bookman Old Style" w:hAnsi="Bookman Old Style"/>
          <w:sz w:val="24"/>
          <w:szCs w:val="24"/>
        </w:rPr>
        <w:t>, ¨Affects the minority of the assessment target (&lt;50%</w:t>
      </w:r>
      <w:r w:rsidR="0096104D">
        <w:rPr>
          <w:rFonts w:ascii="Bookman Old Style" w:hAnsi="Bookman Old Style"/>
          <w:sz w:val="24"/>
          <w:szCs w:val="24"/>
        </w:rPr>
        <w:t>)</w:t>
      </w:r>
      <w:r w:rsidR="00333A30">
        <w:rPr>
          <w:rFonts w:ascii="Bookman Old Style" w:hAnsi="Bookman Old Style"/>
          <w:sz w:val="24"/>
          <w:szCs w:val="24"/>
        </w:rPr>
        <w:t>¨</w:t>
      </w:r>
      <w:r>
        <w:rPr>
          <w:rFonts w:ascii="Bookman Old Style" w:hAnsi="Bookman Old Style"/>
          <w:sz w:val="24"/>
          <w:szCs w:val="24"/>
        </w:rPr>
        <w:t xml:space="preserve"> and ¨Unknown¨.</w:t>
      </w:r>
    </w:p>
    <w:p w14:paraId="500AA2EA" w14:textId="77777777" w:rsidR="00AD7383" w:rsidRDefault="00AD7383" w:rsidP="001402D7">
      <w:pPr>
        <w:pStyle w:val="Standard"/>
        <w:spacing w:after="80" w:line="23" w:lineRule="atLeast"/>
        <w:jc w:val="both"/>
      </w:pPr>
      <w:r>
        <w:rPr>
          <w:rFonts w:ascii="Bookman Old Style" w:hAnsi="Bookman Old Style"/>
          <w:sz w:val="24"/>
          <w:szCs w:val="24"/>
          <w:u w:val="single"/>
        </w:rPr>
        <w:t>Attribute:</w:t>
      </w:r>
      <w:r>
        <w:rPr>
          <w:rFonts w:ascii="Bookman Old Style" w:hAnsi="Bookman Old Style"/>
          <w:sz w:val="24"/>
          <w:szCs w:val="24"/>
        </w:rPr>
        <w:t xml:space="preserve"> id, version, selected, assigned-by</w:t>
      </w:r>
    </w:p>
    <w:p w14:paraId="30251F98" w14:textId="77777777" w:rsidR="0096104D" w:rsidRPr="009C3FF5" w:rsidRDefault="0096104D" w:rsidP="001402D7">
      <w:pPr>
        <w:pStyle w:val="Prrafodelista"/>
        <w:numPr>
          <w:ilvl w:val="0"/>
          <w:numId w:val="2"/>
        </w:numPr>
        <w:spacing w:after="80" w:line="23" w:lineRule="atLeast"/>
        <w:rPr>
          <w:rFonts w:ascii="Bookman Old Style" w:hAnsi="Bookman Old Style"/>
          <w:sz w:val="24"/>
          <w:szCs w:val="24"/>
        </w:rPr>
      </w:pPr>
      <w:r>
        <w:rPr>
          <w:rFonts w:ascii="Bookman Old Style" w:hAnsi="Bookman Old Style"/>
          <w:sz w:val="24"/>
          <w:szCs w:val="24"/>
        </w:rPr>
        <w:t xml:space="preserve">@id=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1B39D05B" w14:textId="77777777" w:rsidR="0096104D" w:rsidRDefault="0096104D" w:rsidP="001402D7">
      <w:pPr>
        <w:pStyle w:val="Prrafodelista"/>
        <w:numPr>
          <w:ilvl w:val="0"/>
          <w:numId w:val="3"/>
        </w:numPr>
        <w:spacing w:after="80" w:line="23" w:lineRule="atLeast"/>
        <w:jc w:val="both"/>
      </w:pPr>
      <w:r>
        <w:rPr>
          <w:rFonts w:ascii="Bookman Old Style" w:hAnsi="Bookman Old Style"/>
          <w:sz w:val="24"/>
          <w:szCs w:val="24"/>
        </w:rPr>
        <w:t xml:space="preserve">@version=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13FAE723" w14:textId="77777777" w:rsidR="0096104D" w:rsidRDefault="0096104D" w:rsidP="001402D7">
      <w:pPr>
        <w:pStyle w:val="Prrafodelista"/>
        <w:numPr>
          <w:ilvl w:val="0"/>
          <w:numId w:val="3"/>
        </w:numPr>
        <w:spacing w:after="80" w:line="23" w:lineRule="atLeast"/>
        <w:jc w:val="both"/>
      </w:pPr>
      <w:r>
        <w:rPr>
          <w:rFonts w:ascii="Bookman Old Style" w:hAnsi="Bookman Old Style"/>
          <w:sz w:val="24"/>
          <w:szCs w:val="24"/>
        </w:rPr>
        <w:t xml:space="preserve">@selected=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1B81E669" w14:textId="77777777" w:rsidR="0096104D" w:rsidRDefault="0096104D" w:rsidP="001402D7">
      <w:pPr>
        <w:pStyle w:val="Prrafodelista"/>
        <w:numPr>
          <w:ilvl w:val="0"/>
          <w:numId w:val="3"/>
        </w:numPr>
        <w:spacing w:after="80" w:line="23" w:lineRule="atLeast"/>
        <w:jc w:val="both"/>
      </w:pPr>
      <w:r>
        <w:rPr>
          <w:rFonts w:ascii="Bookman Old Style" w:hAnsi="Bookman Old Style"/>
          <w:sz w:val="24"/>
          <w:szCs w:val="24"/>
        </w:rPr>
        <w:t xml:space="preserve">@assigned-by=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44F28FBC" w14:textId="77777777" w:rsidR="00AD7383" w:rsidRDefault="00AD7383" w:rsidP="001402D7">
      <w:pPr>
        <w:pStyle w:val="Standard"/>
        <w:spacing w:after="80" w:line="23" w:lineRule="atLeast"/>
        <w:jc w:val="both"/>
        <w:rPr>
          <w:rFonts w:ascii="Bookman Old Style" w:hAnsi="Bookman Old Style"/>
          <w:sz w:val="24"/>
          <w:szCs w:val="24"/>
          <w:u w:val="single"/>
        </w:rPr>
      </w:pPr>
      <w:r>
        <w:rPr>
          <w:rFonts w:ascii="Bookman Old Style" w:hAnsi="Bookman Old Style"/>
          <w:sz w:val="24"/>
          <w:szCs w:val="24"/>
          <w:u w:val="single"/>
        </w:rPr>
        <w:t>Example:</w:t>
      </w:r>
    </w:p>
    <w:p w14:paraId="2880EEDF" w14:textId="48E12CF7" w:rsidR="00AD7383" w:rsidRPr="0096104D" w:rsidRDefault="00AD7383" w:rsidP="001402D7">
      <w:pPr>
        <w:pStyle w:val="Standard"/>
        <w:spacing w:after="80" w:line="23" w:lineRule="atLeast"/>
        <w:ind w:left="1440"/>
        <w:jc w:val="both"/>
        <w:rPr>
          <w:rFonts w:asciiTheme="minorHAnsi" w:hAnsiTheme="minorHAnsi" w:cstheme="minorHAnsi"/>
          <w:sz w:val="24"/>
        </w:rPr>
      </w:pPr>
      <w:r w:rsidRPr="0096104D">
        <w:rPr>
          <w:rFonts w:asciiTheme="minorHAnsi" w:hAnsiTheme="minorHAnsi" w:cstheme="minorHAnsi"/>
          <w:sz w:val="24"/>
        </w:rPr>
        <w:t>&lt;</w:t>
      </w:r>
      <w:r w:rsidR="005222DD" w:rsidRPr="005222DD">
        <w:rPr>
          <w:rFonts w:asciiTheme="minorHAnsi" w:hAnsiTheme="minorHAnsi" w:cstheme="minorHAnsi"/>
          <w:color w:val="0070C0"/>
          <w:sz w:val="24"/>
        </w:rPr>
        <w:t>Threat-</w:t>
      </w:r>
      <w:r w:rsidRPr="0096104D">
        <w:rPr>
          <w:rFonts w:asciiTheme="minorHAnsi" w:hAnsiTheme="minorHAnsi" w:cstheme="minorHAnsi"/>
          <w:color w:val="0070C0"/>
          <w:sz w:val="24"/>
        </w:rPr>
        <w:t>Scope</w:t>
      </w:r>
      <w:r w:rsidRPr="0096104D">
        <w:rPr>
          <w:rFonts w:asciiTheme="minorHAnsi" w:hAnsiTheme="minorHAnsi" w:cstheme="minorHAnsi"/>
          <w:sz w:val="24"/>
        </w:rPr>
        <w:t xml:space="preserve"> </w:t>
      </w:r>
      <w:r w:rsidRPr="003B384E">
        <w:rPr>
          <w:rFonts w:asciiTheme="minorHAnsi" w:hAnsiTheme="minorHAnsi" w:cstheme="minorHAnsi"/>
          <w:color w:val="FF0000"/>
          <w:sz w:val="24"/>
        </w:rPr>
        <w:t>id</w:t>
      </w:r>
      <w:r w:rsidRPr="001402D7">
        <w:rPr>
          <w:rFonts w:asciiTheme="minorHAnsi" w:hAnsiTheme="minorHAnsi" w:cstheme="minorHAnsi"/>
          <w:sz w:val="24"/>
        </w:rPr>
        <w:t xml:space="preserve">="IUCN" </w:t>
      </w:r>
      <w:r w:rsidRPr="003B384E">
        <w:rPr>
          <w:rFonts w:asciiTheme="minorHAnsi" w:hAnsiTheme="minorHAnsi" w:cstheme="minorHAnsi"/>
          <w:color w:val="FF0000"/>
          <w:sz w:val="24"/>
        </w:rPr>
        <w:t>version</w:t>
      </w:r>
      <w:r w:rsidRPr="001402D7">
        <w:rPr>
          <w:rFonts w:asciiTheme="minorHAnsi" w:hAnsiTheme="minorHAnsi" w:cstheme="minorHAnsi"/>
          <w:sz w:val="24"/>
        </w:rPr>
        <w:t xml:space="preserve">="3.2" </w:t>
      </w:r>
      <w:r w:rsidRPr="003B384E">
        <w:rPr>
          <w:rFonts w:asciiTheme="minorHAnsi" w:hAnsiTheme="minorHAnsi" w:cstheme="minorHAnsi"/>
          <w:color w:val="FF0000"/>
          <w:sz w:val="24"/>
        </w:rPr>
        <w:t>selected</w:t>
      </w:r>
      <w:r w:rsidR="0096104D" w:rsidRPr="001402D7">
        <w:rPr>
          <w:rFonts w:asciiTheme="minorHAnsi" w:hAnsiTheme="minorHAnsi" w:cstheme="minorHAnsi"/>
          <w:sz w:val="24"/>
        </w:rPr>
        <w:t>="no</w:t>
      </w:r>
      <w:r w:rsidRPr="001402D7">
        <w:rPr>
          <w:rFonts w:asciiTheme="minorHAnsi" w:hAnsiTheme="minorHAnsi" w:cstheme="minorHAnsi"/>
          <w:sz w:val="24"/>
        </w:rPr>
        <w:t xml:space="preserve">" </w:t>
      </w:r>
      <w:r w:rsidRPr="003B384E">
        <w:rPr>
          <w:rFonts w:asciiTheme="minorHAnsi" w:hAnsiTheme="minorHAnsi" w:cstheme="minorHAnsi"/>
          <w:color w:val="FF0000"/>
          <w:sz w:val="24"/>
        </w:rPr>
        <w:t>assigned-by</w:t>
      </w:r>
      <w:r w:rsidRPr="001402D7">
        <w:rPr>
          <w:rFonts w:asciiTheme="minorHAnsi" w:hAnsiTheme="minorHAnsi" w:cstheme="minorHAnsi"/>
          <w:sz w:val="24"/>
        </w:rPr>
        <w:t>="</w:t>
      </w:r>
      <w:r w:rsidR="001402D7">
        <w:rPr>
          <w:rFonts w:asciiTheme="minorHAnsi" w:hAnsiTheme="minorHAnsi" w:cstheme="minorHAnsi"/>
          <w:sz w:val="24"/>
        </w:rPr>
        <w:t>RLE Team</w:t>
      </w:r>
      <w:r w:rsidRPr="0096104D">
        <w:rPr>
          <w:rFonts w:asciiTheme="minorHAnsi" w:hAnsiTheme="minorHAnsi" w:cstheme="minorHAnsi"/>
          <w:sz w:val="24"/>
        </w:rPr>
        <w:t xml:space="preserve">"&gt;Affects the majority of the </w:t>
      </w:r>
      <w:r w:rsidR="0096104D">
        <w:rPr>
          <w:rFonts w:asciiTheme="minorHAnsi" w:hAnsiTheme="minorHAnsi" w:cstheme="minorHAnsi"/>
          <w:sz w:val="24"/>
        </w:rPr>
        <w:t>assessment target</w:t>
      </w:r>
      <w:r w:rsidRPr="0096104D">
        <w:rPr>
          <w:rFonts w:asciiTheme="minorHAnsi" w:hAnsiTheme="minorHAnsi" w:cstheme="minorHAnsi"/>
          <w:sz w:val="24"/>
        </w:rPr>
        <w:t xml:space="preserve"> (50-90%</w:t>
      </w:r>
      <w:r w:rsidR="00333A30" w:rsidRPr="0096104D">
        <w:rPr>
          <w:rFonts w:asciiTheme="minorHAnsi" w:hAnsiTheme="minorHAnsi" w:cstheme="minorHAnsi"/>
          <w:sz w:val="24"/>
        </w:rPr>
        <w:t>)&lt;</w:t>
      </w:r>
      <w:r w:rsidRPr="0096104D">
        <w:rPr>
          <w:rFonts w:asciiTheme="minorHAnsi" w:hAnsiTheme="minorHAnsi" w:cstheme="minorHAnsi"/>
          <w:sz w:val="24"/>
        </w:rPr>
        <w:t>/</w:t>
      </w:r>
      <w:r w:rsidR="005222DD" w:rsidRPr="005222DD">
        <w:rPr>
          <w:rFonts w:asciiTheme="minorHAnsi" w:hAnsiTheme="minorHAnsi" w:cstheme="minorHAnsi"/>
          <w:color w:val="0070C0"/>
          <w:sz w:val="24"/>
        </w:rPr>
        <w:t>Threat-</w:t>
      </w:r>
      <w:r w:rsidRPr="0096104D">
        <w:rPr>
          <w:rFonts w:asciiTheme="minorHAnsi" w:hAnsiTheme="minorHAnsi" w:cstheme="minorHAnsi"/>
          <w:color w:val="0070C0"/>
          <w:sz w:val="24"/>
        </w:rPr>
        <w:t>Scope</w:t>
      </w:r>
      <w:r w:rsidRPr="0096104D">
        <w:rPr>
          <w:rFonts w:asciiTheme="minorHAnsi" w:hAnsiTheme="minorHAnsi" w:cstheme="minorHAnsi"/>
          <w:sz w:val="24"/>
        </w:rPr>
        <w:t>&gt;</w:t>
      </w:r>
    </w:p>
    <w:p w14:paraId="7558B71A" w14:textId="7528B7BA" w:rsidR="00AD7383" w:rsidRPr="00FB2003" w:rsidRDefault="00AD7383" w:rsidP="00FB2003">
      <w:pPr>
        <w:pStyle w:val="Ttulo1"/>
        <w:numPr>
          <w:ilvl w:val="6"/>
          <w:numId w:val="29"/>
        </w:numPr>
        <w:rPr>
          <w:rStyle w:val="ListLabel1"/>
          <w:b/>
          <w:sz w:val="28"/>
        </w:rPr>
      </w:pPr>
      <w:bookmarkStart w:id="648" w:name="_Toc10659972"/>
      <w:bookmarkStart w:id="649" w:name="_Toc10989902"/>
      <w:r w:rsidRPr="00FB2003">
        <w:rPr>
          <w:rStyle w:val="ListLabel1"/>
          <w:b/>
          <w:sz w:val="28"/>
        </w:rPr>
        <w:t xml:space="preserve">Node: </w:t>
      </w:r>
      <w:r w:rsidR="001C2252" w:rsidRPr="00581D46">
        <w:rPr>
          <w:rStyle w:val="ListLabel1"/>
          <w:b/>
          <w:sz w:val="28"/>
        </w:rPr>
        <w:t>Threat</w:t>
      </w:r>
      <w:r w:rsidR="001C2252" w:rsidRPr="00FB2003">
        <w:rPr>
          <w:rStyle w:val="ListLabel1"/>
          <w:b/>
          <w:sz w:val="28"/>
        </w:rPr>
        <w:t xml:space="preserve"> </w:t>
      </w:r>
      <w:r w:rsidR="001C2252">
        <w:rPr>
          <w:rStyle w:val="ListLabel1"/>
          <w:b/>
          <w:sz w:val="28"/>
        </w:rPr>
        <w:t>s</w:t>
      </w:r>
      <w:r w:rsidRPr="00FB2003">
        <w:rPr>
          <w:rStyle w:val="ListLabel1"/>
          <w:b/>
          <w:sz w:val="28"/>
        </w:rPr>
        <w:t>everity</w:t>
      </w:r>
      <w:bookmarkEnd w:id="648"/>
      <w:bookmarkEnd w:id="649"/>
    </w:p>
    <w:p w14:paraId="67755555" w14:textId="355CEE4D" w:rsidR="00AD7383" w:rsidRDefault="00AD7383" w:rsidP="00953C09">
      <w:pPr>
        <w:pStyle w:val="Standard"/>
        <w:spacing w:after="80" w:line="23" w:lineRule="atLeast"/>
      </w:pPr>
      <w:r>
        <w:rPr>
          <w:rFonts w:ascii="Bookman Old Style" w:hAnsi="Bookman Old Style"/>
          <w:sz w:val="24"/>
          <w:szCs w:val="24"/>
          <w:u w:val="single"/>
        </w:rPr>
        <w:t>Tag:</w:t>
      </w:r>
      <w:r w:rsidR="001402D7">
        <w:rPr>
          <w:rFonts w:ascii="Bookman Old Style" w:hAnsi="Bookman Old Style"/>
          <w:sz w:val="24"/>
          <w:szCs w:val="24"/>
        </w:rPr>
        <w:t xml:space="preserve">  </w:t>
      </w:r>
      <w:r>
        <w:rPr>
          <w:rFonts w:ascii="Bookman Old Style" w:hAnsi="Bookman Old Style"/>
          <w:sz w:val="24"/>
          <w:szCs w:val="24"/>
        </w:rPr>
        <w:t>&lt;</w:t>
      </w:r>
      <w:r w:rsidR="005222DD" w:rsidRPr="005222DD">
        <w:rPr>
          <w:rFonts w:ascii="Bookman Old Style" w:hAnsi="Bookman Old Style" w:cstheme="minorHAnsi"/>
          <w:sz w:val="24"/>
        </w:rPr>
        <w:t>Threat-</w:t>
      </w:r>
      <w:r>
        <w:rPr>
          <w:rFonts w:ascii="Bookman Old Style" w:hAnsi="Bookman Old Style"/>
          <w:sz w:val="24"/>
          <w:szCs w:val="24"/>
        </w:rPr>
        <w:t>Severity&gt;</w:t>
      </w:r>
    </w:p>
    <w:p w14:paraId="1B578582" w14:textId="7415B7F6" w:rsidR="00AD7383" w:rsidRDefault="00AD7383" w:rsidP="00953C09">
      <w:pPr>
        <w:pStyle w:val="Standard"/>
        <w:spacing w:after="80" w:line="23" w:lineRule="atLeast"/>
      </w:pPr>
      <w:r>
        <w:rPr>
          <w:rFonts w:ascii="Bookman Old Style" w:hAnsi="Bookman Old Style"/>
          <w:sz w:val="24"/>
          <w:szCs w:val="24"/>
          <w:u w:val="single"/>
        </w:rPr>
        <w:t>Parent</w:t>
      </w:r>
      <w:r w:rsidR="001402D7">
        <w:rPr>
          <w:rFonts w:ascii="Bookman Old Style" w:hAnsi="Bookman Old Style"/>
          <w:sz w:val="24"/>
          <w:szCs w:val="24"/>
        </w:rPr>
        <w:t>: Threat-I</w:t>
      </w:r>
      <w:r>
        <w:rPr>
          <w:rFonts w:ascii="Bookman Old Style" w:hAnsi="Bookman Old Style"/>
          <w:sz w:val="24"/>
          <w:szCs w:val="24"/>
        </w:rPr>
        <w:t>mpact</w:t>
      </w:r>
    </w:p>
    <w:p w14:paraId="07A987B9" w14:textId="77777777" w:rsidR="00AD7383" w:rsidRDefault="00AD7383" w:rsidP="00953C09">
      <w:pPr>
        <w:pStyle w:val="Standard"/>
        <w:spacing w:after="80" w:line="23" w:lineRule="atLeast"/>
      </w:pPr>
      <w:r>
        <w:rPr>
          <w:rFonts w:ascii="Bookman Old Style" w:hAnsi="Bookman Old Style"/>
          <w:sz w:val="24"/>
          <w:szCs w:val="24"/>
          <w:u w:val="single"/>
        </w:rPr>
        <w:t>Children</w:t>
      </w:r>
      <w:r>
        <w:rPr>
          <w:rFonts w:ascii="Bookman Old Style" w:hAnsi="Bookman Old Style"/>
          <w:sz w:val="24"/>
          <w:szCs w:val="24"/>
        </w:rPr>
        <w:t>: none</w:t>
      </w:r>
    </w:p>
    <w:p w14:paraId="0DC8803A" w14:textId="46888E72" w:rsidR="00AD7383" w:rsidRDefault="00AD7383" w:rsidP="00953C09">
      <w:pPr>
        <w:pStyle w:val="Standard"/>
        <w:spacing w:after="80" w:line="23" w:lineRule="atLeast"/>
        <w:jc w:val="both"/>
      </w:pPr>
      <w:r>
        <w:rPr>
          <w:rFonts w:ascii="Bookman Old Style" w:hAnsi="Bookman Old Style"/>
          <w:sz w:val="24"/>
          <w:szCs w:val="24"/>
          <w:u w:val="single"/>
        </w:rPr>
        <w:t>Content</w:t>
      </w:r>
      <w:r w:rsidRPr="00953C09">
        <w:rPr>
          <w:rFonts w:ascii="Bookman Old Style" w:hAnsi="Bookman Old Style"/>
          <w:sz w:val="24"/>
          <w:szCs w:val="24"/>
        </w:rPr>
        <w:t xml:space="preserve">: </w:t>
      </w:r>
      <w:r>
        <w:rPr>
          <w:rFonts w:ascii="Bookman Old Style" w:hAnsi="Bookman Old Style"/>
          <w:sz w:val="24"/>
          <w:szCs w:val="24"/>
        </w:rPr>
        <w:t>Element containing the overall decline caused by a threat (severity)</w:t>
      </w:r>
      <w:ins w:id="650" w:author="Michelle Castellanos" w:date="2019-09-01T23:15:00Z">
        <w:r w:rsidR="00345246">
          <w:rPr>
            <w:rFonts w:ascii="Bookman Old Style" w:hAnsi="Bookman Old Style"/>
            <w:sz w:val="24"/>
            <w:szCs w:val="24"/>
          </w:rPr>
          <w:t xml:space="preserve"> as described in the IUCN threats classification scheme</w:t>
        </w:r>
      </w:ins>
      <w:r>
        <w:rPr>
          <w:rFonts w:ascii="Bookman Old Style" w:hAnsi="Bookman Old Style"/>
          <w:sz w:val="24"/>
          <w:szCs w:val="24"/>
        </w:rPr>
        <w:t xml:space="preserve">. </w:t>
      </w:r>
      <w:r w:rsidR="00953C09">
        <w:rPr>
          <w:rFonts w:ascii="Bookman Old Style" w:hAnsi="Bookman Old Style"/>
          <w:sz w:val="24"/>
          <w:szCs w:val="24"/>
        </w:rPr>
        <w:t>Possible values are: “</w:t>
      </w:r>
      <w:r>
        <w:rPr>
          <w:rFonts w:ascii="Bookman Old Style" w:hAnsi="Bookman Old Style"/>
          <w:sz w:val="24"/>
          <w:szCs w:val="24"/>
        </w:rPr>
        <w:t>Causing or likely to cause very rapid declines (&gt;30% over 10 years)</w:t>
      </w:r>
      <w:r w:rsidR="00953C09">
        <w:rPr>
          <w:rFonts w:ascii="Bookman Old Style" w:hAnsi="Bookman Old Style"/>
          <w:sz w:val="24"/>
          <w:szCs w:val="24"/>
        </w:rPr>
        <w:t>”</w:t>
      </w:r>
      <w:r>
        <w:rPr>
          <w:rFonts w:ascii="Bookman Old Style" w:hAnsi="Bookman Old Style"/>
          <w:sz w:val="24"/>
          <w:szCs w:val="24"/>
        </w:rPr>
        <w:t xml:space="preserve">, </w:t>
      </w:r>
      <w:r w:rsidR="00953C09">
        <w:rPr>
          <w:rFonts w:ascii="Bookman Old Style" w:hAnsi="Bookman Old Style"/>
          <w:sz w:val="24"/>
          <w:szCs w:val="24"/>
        </w:rPr>
        <w:t>“</w:t>
      </w:r>
      <w:r>
        <w:rPr>
          <w:rFonts w:ascii="Bookman Old Style" w:hAnsi="Bookman Old Style"/>
          <w:sz w:val="24"/>
          <w:szCs w:val="24"/>
        </w:rPr>
        <w:t xml:space="preserve">Causing </w:t>
      </w:r>
      <w:r>
        <w:rPr>
          <w:rFonts w:ascii="Bookman Old Style" w:hAnsi="Bookman Old Style"/>
          <w:sz w:val="24"/>
          <w:szCs w:val="24"/>
        </w:rPr>
        <w:lastRenderedPageBreak/>
        <w:t>or likely to cause rapid declines (20–30% over 10 years)</w:t>
      </w:r>
      <w:r w:rsidR="00953C09">
        <w:rPr>
          <w:rFonts w:ascii="Bookman Old Style" w:hAnsi="Bookman Old Style"/>
          <w:sz w:val="24"/>
          <w:szCs w:val="24"/>
        </w:rPr>
        <w:t>”</w:t>
      </w:r>
      <w:r>
        <w:rPr>
          <w:rFonts w:ascii="Bookman Old Style" w:hAnsi="Bookman Old Style"/>
          <w:sz w:val="24"/>
          <w:szCs w:val="24"/>
        </w:rPr>
        <w:t xml:space="preserve">, </w:t>
      </w:r>
      <w:r w:rsidR="00953C09">
        <w:rPr>
          <w:rFonts w:ascii="Bookman Old Style" w:hAnsi="Bookman Old Style"/>
          <w:sz w:val="24"/>
          <w:szCs w:val="24"/>
        </w:rPr>
        <w:t>“</w:t>
      </w:r>
      <w:r>
        <w:rPr>
          <w:rFonts w:ascii="Bookman Old Style" w:hAnsi="Bookman Old Style"/>
          <w:sz w:val="24"/>
          <w:szCs w:val="24"/>
        </w:rPr>
        <w:t>Causing or likely to cause relatively slow but significant declines (&lt;20% over 10 years)</w:t>
      </w:r>
      <w:r w:rsidR="00953C09">
        <w:rPr>
          <w:rFonts w:ascii="Bookman Old Style" w:hAnsi="Bookman Old Style"/>
          <w:sz w:val="24"/>
          <w:szCs w:val="24"/>
        </w:rPr>
        <w:t>”</w:t>
      </w:r>
      <w:r>
        <w:rPr>
          <w:rFonts w:ascii="Bookman Old Style" w:hAnsi="Bookman Old Style"/>
          <w:sz w:val="24"/>
          <w:szCs w:val="24"/>
        </w:rPr>
        <w:t xml:space="preserve">, </w:t>
      </w:r>
      <w:r w:rsidR="00953C09">
        <w:rPr>
          <w:rFonts w:ascii="Bookman Old Style" w:hAnsi="Bookman Old Style"/>
          <w:sz w:val="24"/>
          <w:szCs w:val="24"/>
        </w:rPr>
        <w:t>“</w:t>
      </w:r>
      <w:r>
        <w:rPr>
          <w:rFonts w:ascii="Bookman Old Style" w:hAnsi="Bookman Old Style"/>
          <w:sz w:val="24"/>
          <w:szCs w:val="24"/>
        </w:rPr>
        <w:t>Causing or likely to cause fluctuations</w:t>
      </w:r>
      <w:r w:rsidR="00953C09">
        <w:rPr>
          <w:rFonts w:ascii="Bookman Old Style" w:hAnsi="Bookman Old Style"/>
          <w:sz w:val="24"/>
          <w:szCs w:val="24"/>
        </w:rPr>
        <w:t>”</w:t>
      </w:r>
      <w:r>
        <w:rPr>
          <w:rFonts w:ascii="Bookman Old Style" w:hAnsi="Bookman Old Style"/>
          <w:sz w:val="24"/>
          <w:szCs w:val="24"/>
        </w:rPr>
        <w:t xml:space="preserve">, </w:t>
      </w:r>
      <w:r w:rsidR="00953C09">
        <w:rPr>
          <w:rFonts w:ascii="Bookman Old Style" w:hAnsi="Bookman Old Style"/>
          <w:sz w:val="24"/>
          <w:szCs w:val="24"/>
        </w:rPr>
        <w:t>“</w:t>
      </w:r>
      <w:r>
        <w:rPr>
          <w:rFonts w:ascii="Bookman Old Style" w:hAnsi="Bookman Old Style"/>
          <w:sz w:val="24"/>
          <w:szCs w:val="24"/>
        </w:rPr>
        <w:t>Causing or likely to cause negligible declines</w:t>
      </w:r>
      <w:r w:rsidR="00953C09">
        <w:rPr>
          <w:rFonts w:ascii="Bookman Old Style" w:hAnsi="Bookman Old Style"/>
          <w:sz w:val="24"/>
          <w:szCs w:val="24"/>
        </w:rPr>
        <w:t>”</w:t>
      </w:r>
      <w:r>
        <w:rPr>
          <w:rFonts w:ascii="Bookman Old Style" w:hAnsi="Bookman Old Style"/>
          <w:sz w:val="24"/>
          <w:szCs w:val="24"/>
        </w:rPr>
        <w:t xml:space="preserve">, </w:t>
      </w:r>
      <w:r w:rsidR="00953C09">
        <w:rPr>
          <w:rFonts w:ascii="Bookman Old Style" w:hAnsi="Bookman Old Style"/>
          <w:sz w:val="24"/>
          <w:szCs w:val="24"/>
        </w:rPr>
        <w:t>“</w:t>
      </w:r>
      <w:r>
        <w:rPr>
          <w:rFonts w:ascii="Bookman Old Style" w:hAnsi="Bookman Old Style"/>
          <w:sz w:val="24"/>
          <w:szCs w:val="24"/>
        </w:rPr>
        <w:t>No declines</w:t>
      </w:r>
      <w:r w:rsidR="00953C09">
        <w:rPr>
          <w:rFonts w:ascii="Bookman Old Style" w:hAnsi="Bookman Old Style"/>
          <w:sz w:val="24"/>
          <w:szCs w:val="24"/>
        </w:rPr>
        <w:t>”</w:t>
      </w:r>
      <w:r>
        <w:rPr>
          <w:rFonts w:ascii="Bookman Old Style" w:hAnsi="Bookman Old Style"/>
          <w:sz w:val="24"/>
          <w:szCs w:val="24"/>
        </w:rPr>
        <w:t xml:space="preserve"> and </w:t>
      </w:r>
      <w:r w:rsidR="00953C09">
        <w:rPr>
          <w:rFonts w:ascii="Bookman Old Style" w:hAnsi="Bookman Old Style"/>
          <w:sz w:val="24"/>
          <w:szCs w:val="24"/>
        </w:rPr>
        <w:t>“</w:t>
      </w:r>
      <w:r>
        <w:rPr>
          <w:rFonts w:ascii="Bookman Old Style" w:hAnsi="Bookman Old Style"/>
          <w:sz w:val="24"/>
          <w:szCs w:val="24"/>
        </w:rPr>
        <w:t>Unknown</w:t>
      </w:r>
      <w:r w:rsidR="00953C09">
        <w:rPr>
          <w:rFonts w:ascii="Bookman Old Style" w:hAnsi="Bookman Old Style"/>
          <w:sz w:val="24"/>
          <w:szCs w:val="24"/>
        </w:rPr>
        <w:t>”</w:t>
      </w:r>
      <w:r>
        <w:rPr>
          <w:rFonts w:ascii="Bookman Old Style" w:hAnsi="Bookman Old Style"/>
          <w:sz w:val="24"/>
          <w:szCs w:val="24"/>
        </w:rPr>
        <w:t>.</w:t>
      </w:r>
    </w:p>
    <w:p w14:paraId="5FEBF780" w14:textId="77777777" w:rsidR="00AD7383" w:rsidRDefault="00AD7383" w:rsidP="00953C09">
      <w:pPr>
        <w:pStyle w:val="Standard"/>
        <w:spacing w:after="80" w:line="23" w:lineRule="atLeast"/>
        <w:jc w:val="both"/>
        <w:rPr>
          <w:rFonts w:ascii="Bookman Old Style" w:hAnsi="Bookman Old Style"/>
          <w:sz w:val="24"/>
          <w:szCs w:val="24"/>
          <w:u w:val="single"/>
        </w:rPr>
      </w:pPr>
    </w:p>
    <w:p w14:paraId="7A82DFCF" w14:textId="77777777" w:rsidR="00AD7383" w:rsidRDefault="00AD7383" w:rsidP="00953C09">
      <w:pPr>
        <w:pStyle w:val="Standard"/>
        <w:spacing w:after="80" w:line="23" w:lineRule="atLeast"/>
        <w:jc w:val="both"/>
      </w:pPr>
      <w:r>
        <w:rPr>
          <w:rFonts w:ascii="Bookman Old Style" w:hAnsi="Bookman Old Style"/>
          <w:sz w:val="24"/>
          <w:szCs w:val="24"/>
          <w:u w:val="single"/>
        </w:rPr>
        <w:t>Attribute:</w:t>
      </w:r>
      <w:r>
        <w:rPr>
          <w:rFonts w:ascii="Bookman Old Style" w:hAnsi="Bookman Old Style"/>
          <w:sz w:val="24"/>
          <w:szCs w:val="24"/>
        </w:rPr>
        <w:t xml:space="preserve"> id, version, selected, assigned-by</w:t>
      </w:r>
    </w:p>
    <w:p w14:paraId="3D4C4C1B" w14:textId="77777777" w:rsidR="0096104D" w:rsidRPr="009C3FF5" w:rsidRDefault="0096104D" w:rsidP="00953C09">
      <w:pPr>
        <w:pStyle w:val="Prrafodelista"/>
        <w:numPr>
          <w:ilvl w:val="0"/>
          <w:numId w:val="2"/>
        </w:numPr>
        <w:spacing w:after="80" w:line="23" w:lineRule="atLeast"/>
        <w:rPr>
          <w:rFonts w:ascii="Bookman Old Style" w:hAnsi="Bookman Old Style"/>
          <w:sz w:val="24"/>
          <w:szCs w:val="24"/>
        </w:rPr>
      </w:pPr>
      <w:r>
        <w:rPr>
          <w:rFonts w:ascii="Bookman Old Style" w:hAnsi="Bookman Old Style"/>
          <w:sz w:val="24"/>
          <w:szCs w:val="24"/>
        </w:rPr>
        <w:t xml:space="preserve">@id=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33106D91" w14:textId="77777777" w:rsidR="0096104D" w:rsidRDefault="0096104D" w:rsidP="00953C09">
      <w:pPr>
        <w:pStyle w:val="Prrafodelista"/>
        <w:numPr>
          <w:ilvl w:val="0"/>
          <w:numId w:val="3"/>
        </w:numPr>
        <w:spacing w:after="80" w:line="23" w:lineRule="atLeast"/>
        <w:jc w:val="both"/>
      </w:pPr>
      <w:r>
        <w:rPr>
          <w:rFonts w:ascii="Bookman Old Style" w:hAnsi="Bookman Old Style"/>
          <w:sz w:val="24"/>
          <w:szCs w:val="24"/>
        </w:rPr>
        <w:t xml:space="preserve">@version=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184831A3" w14:textId="77777777" w:rsidR="0096104D" w:rsidRDefault="0096104D" w:rsidP="00953C09">
      <w:pPr>
        <w:pStyle w:val="Prrafodelista"/>
        <w:numPr>
          <w:ilvl w:val="0"/>
          <w:numId w:val="3"/>
        </w:numPr>
        <w:spacing w:after="80" w:line="23" w:lineRule="atLeast"/>
        <w:jc w:val="both"/>
      </w:pPr>
      <w:r>
        <w:rPr>
          <w:rFonts w:ascii="Bookman Old Style" w:hAnsi="Bookman Old Style"/>
          <w:sz w:val="24"/>
          <w:szCs w:val="24"/>
        </w:rPr>
        <w:t xml:space="preserve">@selected=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2A64A167" w14:textId="6EDFA541" w:rsidR="00AD7383" w:rsidRPr="0096104D" w:rsidRDefault="0096104D" w:rsidP="00953C09">
      <w:pPr>
        <w:pStyle w:val="Prrafodelista"/>
        <w:numPr>
          <w:ilvl w:val="0"/>
          <w:numId w:val="3"/>
        </w:numPr>
        <w:spacing w:after="80" w:line="23" w:lineRule="atLeast"/>
        <w:jc w:val="both"/>
      </w:pPr>
      <w:r>
        <w:rPr>
          <w:rFonts w:ascii="Bookman Old Style" w:hAnsi="Bookman Old Style"/>
          <w:sz w:val="24"/>
          <w:szCs w:val="24"/>
        </w:rPr>
        <w:t xml:space="preserve">@assigned-by=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57834122" w14:textId="77777777" w:rsidR="00AD7383" w:rsidRDefault="00AD7383" w:rsidP="00953C09">
      <w:pPr>
        <w:pStyle w:val="Standard"/>
        <w:spacing w:after="80" w:line="23" w:lineRule="atLeast"/>
        <w:jc w:val="both"/>
        <w:rPr>
          <w:rFonts w:asciiTheme="minorHAnsi" w:hAnsiTheme="minorHAnsi" w:cstheme="minorHAnsi"/>
          <w:sz w:val="24"/>
          <w:szCs w:val="24"/>
          <w:u w:val="single"/>
        </w:rPr>
      </w:pPr>
      <w:r w:rsidRPr="0096104D">
        <w:rPr>
          <w:rFonts w:asciiTheme="minorHAnsi" w:hAnsiTheme="minorHAnsi" w:cstheme="minorHAnsi"/>
          <w:sz w:val="24"/>
          <w:szCs w:val="24"/>
          <w:u w:val="single"/>
        </w:rPr>
        <w:t>Example:</w:t>
      </w:r>
    </w:p>
    <w:p w14:paraId="6166A1C5" w14:textId="74B21606" w:rsidR="00AD7383" w:rsidRPr="0096104D" w:rsidRDefault="00AD7383" w:rsidP="00953C09">
      <w:pPr>
        <w:pStyle w:val="Standard"/>
        <w:spacing w:after="80" w:line="23" w:lineRule="atLeast"/>
        <w:ind w:left="1440"/>
        <w:jc w:val="both"/>
        <w:rPr>
          <w:rFonts w:asciiTheme="minorHAnsi" w:hAnsiTheme="minorHAnsi" w:cstheme="minorHAnsi"/>
          <w:sz w:val="24"/>
          <w:szCs w:val="24"/>
        </w:rPr>
      </w:pPr>
      <w:r w:rsidRPr="0096104D">
        <w:rPr>
          <w:rFonts w:asciiTheme="minorHAnsi" w:hAnsiTheme="minorHAnsi" w:cstheme="minorHAnsi"/>
          <w:sz w:val="24"/>
          <w:szCs w:val="24"/>
        </w:rPr>
        <w:t>&lt;</w:t>
      </w:r>
      <w:r w:rsidR="005222DD" w:rsidRPr="005222DD">
        <w:rPr>
          <w:rFonts w:asciiTheme="minorHAnsi" w:hAnsiTheme="minorHAnsi" w:cstheme="minorHAnsi"/>
          <w:sz w:val="24"/>
        </w:rPr>
        <w:t>Threat-</w:t>
      </w:r>
      <w:r w:rsidRPr="0096104D">
        <w:rPr>
          <w:rFonts w:asciiTheme="minorHAnsi" w:hAnsiTheme="minorHAnsi" w:cstheme="minorHAnsi"/>
          <w:color w:val="0070C0"/>
          <w:sz w:val="24"/>
          <w:szCs w:val="24"/>
        </w:rPr>
        <w:t>Severity</w:t>
      </w:r>
      <w:r w:rsidRPr="0096104D">
        <w:rPr>
          <w:rFonts w:asciiTheme="minorHAnsi" w:hAnsiTheme="minorHAnsi" w:cstheme="minorHAnsi"/>
          <w:sz w:val="24"/>
          <w:szCs w:val="24"/>
        </w:rPr>
        <w:t xml:space="preserve"> </w:t>
      </w:r>
      <w:r w:rsidRPr="00953C09">
        <w:rPr>
          <w:rFonts w:asciiTheme="minorHAnsi" w:hAnsiTheme="minorHAnsi" w:cstheme="minorHAnsi"/>
          <w:sz w:val="24"/>
          <w:szCs w:val="24"/>
        </w:rPr>
        <w:t>id="IUCN" version="3.2" selected</w:t>
      </w:r>
      <w:r w:rsidR="0096104D" w:rsidRPr="00953C09">
        <w:rPr>
          <w:rFonts w:asciiTheme="minorHAnsi" w:hAnsiTheme="minorHAnsi" w:cstheme="minorHAnsi"/>
          <w:sz w:val="24"/>
          <w:szCs w:val="24"/>
        </w:rPr>
        <w:t>="no</w:t>
      </w:r>
      <w:r w:rsidRPr="00953C09">
        <w:rPr>
          <w:rFonts w:asciiTheme="minorHAnsi" w:hAnsiTheme="minorHAnsi" w:cstheme="minorHAnsi"/>
          <w:sz w:val="24"/>
          <w:szCs w:val="24"/>
        </w:rPr>
        <w:t>" assigned-by</w:t>
      </w:r>
      <w:r w:rsidR="0096104D" w:rsidRPr="00953C09">
        <w:rPr>
          <w:rFonts w:asciiTheme="minorHAnsi" w:hAnsiTheme="minorHAnsi" w:cstheme="minorHAnsi"/>
          <w:sz w:val="24"/>
          <w:szCs w:val="24"/>
        </w:rPr>
        <w:t>="</w:t>
      </w:r>
      <w:r w:rsidR="00953C09" w:rsidRPr="00953C09">
        <w:rPr>
          <w:rFonts w:asciiTheme="minorHAnsi" w:hAnsiTheme="minorHAnsi" w:cstheme="minorHAnsi"/>
          <w:sz w:val="24"/>
          <w:szCs w:val="24"/>
        </w:rPr>
        <w:t>RLE Team</w:t>
      </w:r>
      <w:r w:rsidR="0096104D" w:rsidRPr="00953C09">
        <w:rPr>
          <w:rFonts w:asciiTheme="minorHAnsi" w:hAnsiTheme="minorHAnsi" w:cstheme="minorHAnsi"/>
          <w:sz w:val="24"/>
          <w:szCs w:val="24"/>
        </w:rPr>
        <w:t>"&gt;U</w:t>
      </w:r>
      <w:r w:rsidRPr="00953C09">
        <w:rPr>
          <w:rFonts w:asciiTheme="minorHAnsi" w:hAnsiTheme="minorHAnsi" w:cstheme="minorHAnsi"/>
          <w:sz w:val="24"/>
          <w:szCs w:val="24"/>
        </w:rPr>
        <w:t>nknown</w:t>
      </w:r>
      <w:r w:rsidRPr="0096104D">
        <w:rPr>
          <w:rFonts w:asciiTheme="minorHAnsi" w:hAnsiTheme="minorHAnsi" w:cstheme="minorHAnsi"/>
          <w:sz w:val="24"/>
          <w:szCs w:val="24"/>
        </w:rPr>
        <w:t>&lt;/</w:t>
      </w:r>
      <w:r w:rsidR="005222DD" w:rsidRPr="005222DD">
        <w:rPr>
          <w:rFonts w:asciiTheme="minorHAnsi" w:hAnsiTheme="minorHAnsi" w:cstheme="minorHAnsi"/>
          <w:color w:val="0070C0"/>
          <w:sz w:val="24"/>
        </w:rPr>
        <w:t>Threat-</w:t>
      </w:r>
      <w:r w:rsidRPr="0096104D">
        <w:rPr>
          <w:rFonts w:asciiTheme="minorHAnsi" w:hAnsiTheme="minorHAnsi" w:cstheme="minorHAnsi"/>
          <w:color w:val="0070C0"/>
          <w:sz w:val="24"/>
          <w:szCs w:val="24"/>
        </w:rPr>
        <w:t>Severity</w:t>
      </w:r>
      <w:r w:rsidRPr="0096104D">
        <w:rPr>
          <w:rFonts w:asciiTheme="minorHAnsi" w:hAnsiTheme="minorHAnsi" w:cstheme="minorHAnsi"/>
          <w:sz w:val="24"/>
          <w:szCs w:val="24"/>
        </w:rPr>
        <w:t>&gt;</w:t>
      </w:r>
    </w:p>
    <w:p w14:paraId="3958FC67" w14:textId="77777777" w:rsidR="00AD7383" w:rsidRDefault="00AD7383" w:rsidP="00AD7383">
      <w:pPr>
        <w:pStyle w:val="Standard"/>
        <w:spacing w:after="0"/>
        <w:jc w:val="both"/>
        <w:rPr>
          <w:rFonts w:ascii="Courier New" w:hAnsi="Courier New" w:cs="Courier New"/>
        </w:rPr>
      </w:pPr>
    </w:p>
    <w:p w14:paraId="25D7BC3C" w14:textId="240CD2B6" w:rsidR="00AD7383" w:rsidRPr="00FB2003" w:rsidRDefault="00AD7383" w:rsidP="00FB2003">
      <w:pPr>
        <w:pStyle w:val="Ttulo1"/>
        <w:numPr>
          <w:ilvl w:val="5"/>
          <w:numId w:val="29"/>
        </w:numPr>
        <w:rPr>
          <w:rStyle w:val="ListLabel1"/>
          <w:b/>
          <w:sz w:val="28"/>
        </w:rPr>
      </w:pPr>
      <w:bookmarkStart w:id="651" w:name="_Toc10659973"/>
      <w:bookmarkStart w:id="652" w:name="_Toc10989903"/>
      <w:r w:rsidRPr="00FB2003">
        <w:rPr>
          <w:rStyle w:val="ListLabel1"/>
          <w:b/>
          <w:sz w:val="28"/>
        </w:rPr>
        <w:t>Node: Threat description</w:t>
      </w:r>
      <w:r w:rsidR="00AD2BD6">
        <w:rPr>
          <w:rStyle w:val="ListLabel1"/>
          <w:b/>
          <w:sz w:val="28"/>
        </w:rPr>
        <w:t>s</w:t>
      </w:r>
      <w:bookmarkEnd w:id="651"/>
      <w:bookmarkEnd w:id="652"/>
    </w:p>
    <w:p w14:paraId="605D01D7" w14:textId="62F45EEB" w:rsidR="00AD7383" w:rsidRDefault="00AD7383" w:rsidP="00AD7383">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&lt;Threat-description</w:t>
      </w:r>
      <w:r w:rsidR="00AD2BD6">
        <w:rPr>
          <w:rFonts w:ascii="Bookman Old Style" w:hAnsi="Bookman Old Style"/>
          <w:sz w:val="24"/>
          <w:szCs w:val="24"/>
        </w:rPr>
        <w:t>s</w:t>
      </w:r>
      <w:r>
        <w:rPr>
          <w:rFonts w:ascii="Bookman Old Style" w:hAnsi="Bookman Old Style"/>
          <w:sz w:val="24"/>
          <w:szCs w:val="24"/>
        </w:rPr>
        <w:t>&gt;</w:t>
      </w:r>
    </w:p>
    <w:p w14:paraId="6B1C9036" w14:textId="77777777" w:rsidR="00AD7383" w:rsidRDefault="00AD7383" w:rsidP="00AD7383">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Threat</w:t>
      </w:r>
    </w:p>
    <w:p w14:paraId="41D5522A" w14:textId="6739595E" w:rsidR="00AD7383" w:rsidRDefault="00AD7383" w:rsidP="00AD7383">
      <w:pPr>
        <w:pStyle w:val="Standard"/>
        <w:spacing w:line="276" w:lineRule="auto"/>
      </w:pPr>
      <w:r>
        <w:rPr>
          <w:rFonts w:ascii="Bookman Old Style" w:hAnsi="Bookman Old Style"/>
          <w:sz w:val="24"/>
          <w:szCs w:val="24"/>
          <w:u w:val="single"/>
        </w:rPr>
        <w:t>Children</w:t>
      </w:r>
      <w:r w:rsidR="00AD2BD6">
        <w:rPr>
          <w:rFonts w:ascii="Bookman Old Style" w:hAnsi="Bookman Old Style"/>
          <w:sz w:val="24"/>
          <w:szCs w:val="24"/>
        </w:rPr>
        <w:t>: Threat-description</w:t>
      </w:r>
    </w:p>
    <w:p w14:paraId="54744284" w14:textId="2EC38C46" w:rsidR="0096104D" w:rsidRPr="0096104D" w:rsidRDefault="00AD7383" w:rsidP="00AD7383">
      <w:pPr>
        <w:pStyle w:val="Standard"/>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w:t>
      </w:r>
      <w:r w:rsidR="0096104D">
        <w:rPr>
          <w:rFonts w:ascii="Bookman Old Style" w:hAnsi="Bookman Old Style"/>
          <w:sz w:val="24"/>
          <w:szCs w:val="24"/>
        </w:rPr>
        <w:t>t containing a list of</w:t>
      </w:r>
      <w:r>
        <w:rPr>
          <w:rFonts w:ascii="Bookman Old Style" w:hAnsi="Bookman Old Style"/>
          <w:sz w:val="24"/>
          <w:szCs w:val="24"/>
        </w:rPr>
        <w:t xml:space="preserve"> text description of one threat relevant for the assessment target </w:t>
      </w:r>
      <w:r w:rsidR="0096104D">
        <w:rPr>
          <w:rFonts w:ascii="Bookman Old Style" w:hAnsi="Bookman Old Style"/>
          <w:sz w:val="24"/>
          <w:szCs w:val="24"/>
        </w:rPr>
        <w:t>in the different languages available.</w:t>
      </w:r>
    </w:p>
    <w:p w14:paraId="263F5019" w14:textId="77777777" w:rsidR="00AD7383" w:rsidRDefault="00AD7383" w:rsidP="00AD7383">
      <w:pPr>
        <w:pStyle w:val="Standard"/>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65F09BE2" w14:textId="77777777" w:rsidR="00AD7383" w:rsidRDefault="00AD7383" w:rsidP="00AD7383">
      <w:pPr>
        <w:pStyle w:val="Standard"/>
        <w:jc w:val="both"/>
      </w:pPr>
      <w:r>
        <w:rPr>
          <w:rFonts w:ascii="Bookman Old Style" w:hAnsi="Bookman Old Style"/>
          <w:sz w:val="24"/>
          <w:szCs w:val="24"/>
          <w:u w:val="single"/>
        </w:rPr>
        <w:t>Example:</w:t>
      </w:r>
    </w:p>
    <w:p w14:paraId="56AAB00B" w14:textId="77777777" w:rsidR="0096104D" w:rsidRDefault="00AD7383" w:rsidP="00AD7383">
      <w:pPr>
        <w:pStyle w:val="Standard"/>
        <w:spacing w:after="0"/>
        <w:ind w:left="1440"/>
        <w:jc w:val="both"/>
        <w:rPr>
          <w:rFonts w:asciiTheme="minorHAnsi" w:hAnsiTheme="minorHAnsi" w:cstheme="minorHAnsi"/>
          <w:sz w:val="24"/>
        </w:rPr>
      </w:pPr>
      <w:r w:rsidRPr="0096104D">
        <w:rPr>
          <w:rFonts w:asciiTheme="minorHAnsi" w:hAnsiTheme="minorHAnsi" w:cstheme="minorHAnsi"/>
          <w:sz w:val="24"/>
        </w:rPr>
        <w:t>&lt;</w:t>
      </w:r>
      <w:r w:rsidRPr="0096104D">
        <w:rPr>
          <w:rFonts w:asciiTheme="minorHAnsi" w:hAnsiTheme="minorHAnsi" w:cstheme="minorHAnsi"/>
          <w:color w:val="0070C0"/>
          <w:sz w:val="24"/>
        </w:rPr>
        <w:t>Threat-description</w:t>
      </w:r>
      <w:r w:rsidR="0096104D">
        <w:rPr>
          <w:rFonts w:asciiTheme="minorHAnsi" w:hAnsiTheme="minorHAnsi" w:cstheme="minorHAnsi"/>
          <w:color w:val="0070C0"/>
          <w:sz w:val="24"/>
        </w:rPr>
        <w:t>s</w:t>
      </w:r>
      <w:r w:rsidRPr="0096104D">
        <w:rPr>
          <w:rFonts w:asciiTheme="minorHAnsi" w:hAnsiTheme="minorHAnsi" w:cstheme="minorHAnsi"/>
          <w:sz w:val="24"/>
        </w:rPr>
        <w:t>&gt;</w:t>
      </w:r>
    </w:p>
    <w:p w14:paraId="07E0E543" w14:textId="55DF4122" w:rsidR="0096104D" w:rsidRDefault="0096104D" w:rsidP="00B255C1">
      <w:pPr>
        <w:pStyle w:val="Standard"/>
        <w:spacing w:after="0"/>
        <w:ind w:left="2160"/>
        <w:jc w:val="both"/>
        <w:rPr>
          <w:rFonts w:asciiTheme="minorHAnsi" w:hAnsiTheme="minorHAnsi" w:cstheme="minorHAnsi"/>
          <w:sz w:val="24"/>
        </w:rPr>
      </w:pPr>
      <w:r>
        <w:rPr>
          <w:rFonts w:asciiTheme="minorHAnsi" w:hAnsiTheme="minorHAnsi" w:cstheme="minorHAnsi"/>
          <w:sz w:val="24"/>
        </w:rPr>
        <w:t>&lt;Threat-description lang=”en”&gt;</w:t>
      </w:r>
      <w:ins w:id="653" w:author="Michelle Castellanos" w:date="2019-09-01T23:17:00Z">
        <w:r w:rsidR="008B711F" w:rsidRPr="008B711F">
          <w:t xml:space="preserve"> </w:t>
        </w:r>
        <w:r w:rsidR="008B711F" w:rsidRPr="008B711F">
          <w:rPr>
            <w:rFonts w:asciiTheme="minorHAnsi" w:hAnsiTheme="minorHAnsi" w:cstheme="minorHAnsi"/>
            <w:sz w:val="24"/>
          </w:rPr>
          <w:t>Changes to ocean currents and temperatures, as concentrations of nutrients are inversely related to water temperature, and kelp forests are dependent for growth on cold waters with high nutrient availability. For example, nitrate concentrations decline by more than an order of magnitude as temperatures increase from 6 to14°C (Dayton et al. 1999). Thus, the kelp forests are likely to be susceptible to climate change that weakens cold water currents or increases frequency of thermal events.</w:t>
        </w:r>
      </w:ins>
      <w:del w:id="654" w:author="Michelle Castellanos" w:date="2019-09-01T23:17:00Z">
        <w:r w:rsidR="00AD7383" w:rsidRPr="0096104D" w:rsidDel="008B711F">
          <w:rPr>
            <w:rFonts w:asciiTheme="minorHAnsi" w:hAnsiTheme="minorHAnsi" w:cstheme="minorHAnsi"/>
            <w:sz w:val="24"/>
          </w:rPr>
          <w:delText xml:space="preserve">An intensive ostrich farming industry was established in the Little Karoo in the 19th century and has been the dominant activity and the primary cause of habitat degradation </w:delText>
        </w:r>
        <w:r w:rsidR="00AD7383" w:rsidRPr="0096104D" w:rsidDel="008B711F">
          <w:rPr>
            <w:rFonts w:asciiTheme="minorHAnsi" w:hAnsiTheme="minorHAnsi" w:cstheme="minorHAnsi"/>
            <w:sz w:val="24"/>
          </w:rPr>
          <w:lastRenderedPageBreak/>
          <w:delText xml:space="preserve">throughout the region (Hoffman </w:delText>
        </w:r>
        <w:r w:rsidR="00333A30" w:rsidRPr="0096104D" w:rsidDel="008B711F">
          <w:rPr>
            <w:rFonts w:asciiTheme="minorHAnsi" w:hAnsiTheme="minorHAnsi" w:cstheme="minorHAnsi"/>
            <w:sz w:val="24"/>
          </w:rPr>
          <w:delText>and</w:delText>
        </w:r>
        <w:r w:rsidR="00AD7383" w:rsidRPr="0096104D" w:rsidDel="008B711F">
          <w:rPr>
            <w:rFonts w:asciiTheme="minorHAnsi" w:hAnsiTheme="minorHAnsi" w:cstheme="minorHAnsi"/>
            <w:sz w:val="24"/>
          </w:rPr>
          <w:delText xml:space="preserve"> Ashwell 2001; Herling et al. 2009)</w:delText>
        </w:r>
        <w:r w:rsidRPr="0096104D" w:rsidDel="008B711F">
          <w:rPr>
            <w:rFonts w:asciiTheme="minorHAnsi" w:hAnsiTheme="minorHAnsi" w:cstheme="minorHAnsi"/>
            <w:sz w:val="24"/>
          </w:rPr>
          <w:delText xml:space="preserve"> </w:delText>
        </w:r>
      </w:del>
      <w:r>
        <w:rPr>
          <w:rFonts w:asciiTheme="minorHAnsi" w:hAnsiTheme="minorHAnsi" w:cstheme="minorHAnsi"/>
          <w:sz w:val="24"/>
        </w:rPr>
        <w:t>&lt;/Threat-description&gt;</w:t>
      </w:r>
    </w:p>
    <w:p w14:paraId="5A990DE8" w14:textId="59C7E72C" w:rsidR="00AD7383" w:rsidRPr="0096104D" w:rsidRDefault="00AD7383" w:rsidP="0096104D">
      <w:pPr>
        <w:pStyle w:val="Standard"/>
        <w:spacing w:after="0"/>
        <w:ind w:left="720" w:firstLine="720"/>
        <w:jc w:val="both"/>
        <w:rPr>
          <w:rFonts w:asciiTheme="minorHAnsi" w:hAnsiTheme="minorHAnsi" w:cstheme="minorHAnsi"/>
          <w:sz w:val="24"/>
        </w:rPr>
      </w:pPr>
      <w:r w:rsidRPr="0096104D">
        <w:rPr>
          <w:rFonts w:asciiTheme="minorHAnsi" w:hAnsiTheme="minorHAnsi" w:cstheme="minorHAnsi"/>
          <w:sz w:val="24"/>
        </w:rPr>
        <w:t>&lt;/</w:t>
      </w:r>
      <w:r w:rsidRPr="0096104D">
        <w:rPr>
          <w:rFonts w:asciiTheme="minorHAnsi" w:hAnsiTheme="minorHAnsi" w:cstheme="minorHAnsi"/>
          <w:color w:val="0070C0"/>
          <w:sz w:val="24"/>
        </w:rPr>
        <w:t>Threat-description</w:t>
      </w:r>
      <w:r w:rsidR="0096104D">
        <w:rPr>
          <w:rFonts w:asciiTheme="minorHAnsi" w:hAnsiTheme="minorHAnsi" w:cstheme="minorHAnsi"/>
          <w:color w:val="0070C0"/>
          <w:sz w:val="24"/>
        </w:rPr>
        <w:t>s</w:t>
      </w:r>
      <w:r w:rsidRPr="0096104D">
        <w:rPr>
          <w:rFonts w:asciiTheme="minorHAnsi" w:hAnsiTheme="minorHAnsi" w:cstheme="minorHAnsi"/>
          <w:sz w:val="24"/>
        </w:rPr>
        <w:t>&gt;</w:t>
      </w:r>
    </w:p>
    <w:p w14:paraId="2EF2FFCD" w14:textId="77777777" w:rsidR="00AD2BD6" w:rsidRDefault="00AD2BD6" w:rsidP="00AD7383">
      <w:pPr>
        <w:pStyle w:val="Standard"/>
        <w:spacing w:after="0"/>
        <w:ind w:left="1440"/>
        <w:jc w:val="both"/>
        <w:rPr>
          <w:rFonts w:ascii="Courier New" w:hAnsi="Courier New" w:cs="Courier New"/>
        </w:rPr>
      </w:pPr>
    </w:p>
    <w:p w14:paraId="798983AC" w14:textId="77777777" w:rsidR="00AD2BD6" w:rsidRPr="00FB2003" w:rsidRDefault="00AD2BD6" w:rsidP="00AD2BD6">
      <w:pPr>
        <w:pStyle w:val="Ttulo1"/>
        <w:numPr>
          <w:ilvl w:val="6"/>
          <w:numId w:val="29"/>
        </w:numPr>
        <w:rPr>
          <w:rStyle w:val="ListLabel1"/>
          <w:b/>
          <w:sz w:val="28"/>
        </w:rPr>
      </w:pPr>
      <w:bookmarkStart w:id="655" w:name="_Toc10659974"/>
      <w:bookmarkStart w:id="656" w:name="_Toc10989904"/>
      <w:r w:rsidRPr="00FB2003">
        <w:rPr>
          <w:rStyle w:val="ListLabel1"/>
          <w:b/>
          <w:sz w:val="28"/>
        </w:rPr>
        <w:t>Node: Threat description</w:t>
      </w:r>
      <w:bookmarkEnd w:id="655"/>
      <w:bookmarkEnd w:id="656"/>
    </w:p>
    <w:p w14:paraId="2B8D597E" w14:textId="77777777" w:rsidR="00AD2BD6" w:rsidRDefault="00AD2BD6" w:rsidP="00AD2BD6">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&lt;Threat-description&gt;</w:t>
      </w:r>
    </w:p>
    <w:p w14:paraId="68AF01ED" w14:textId="6DC98E5B" w:rsidR="00AD2BD6" w:rsidRDefault="00AD2BD6" w:rsidP="00AD2BD6">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Threat-descriptions</w:t>
      </w:r>
    </w:p>
    <w:p w14:paraId="1CE9C20F" w14:textId="77777777" w:rsidR="00AD2BD6" w:rsidRDefault="00AD2BD6" w:rsidP="00AD2BD6">
      <w:pPr>
        <w:pStyle w:val="Standard"/>
        <w:spacing w:line="276" w:lineRule="auto"/>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none</w:t>
      </w:r>
    </w:p>
    <w:p w14:paraId="4EC66E93" w14:textId="3AA4065C" w:rsidR="00AD2BD6" w:rsidRDefault="00AD2BD6" w:rsidP="00AD2BD6">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one threat relevant for</w:t>
      </w:r>
      <w:r w:rsidR="0096104D">
        <w:rPr>
          <w:rFonts w:ascii="Bookman Old Style" w:hAnsi="Bookman Old Style"/>
          <w:sz w:val="24"/>
          <w:szCs w:val="24"/>
        </w:rPr>
        <w:t xml:space="preserve"> the assessment target assigned. </w:t>
      </w:r>
      <w:r w:rsidR="00691C8F" w:rsidRPr="00E80092">
        <w:rPr>
          <w:rFonts w:ascii="Bookman Old Style" w:hAnsi="Bookman Old Style"/>
          <w:sz w:val="24"/>
          <w:szCs w:val="24"/>
        </w:rPr>
        <w:t>If the information is available in more than a language, add a &lt;</w:t>
      </w:r>
      <w:r w:rsidR="00691C8F">
        <w:rPr>
          <w:rFonts w:ascii="Bookman Old Style" w:hAnsi="Bookman Old Style"/>
          <w:sz w:val="24"/>
          <w:szCs w:val="24"/>
        </w:rPr>
        <w:t>Threat-description</w:t>
      </w:r>
      <w:r w:rsidR="00691C8F" w:rsidRPr="00E80092">
        <w:rPr>
          <w:rFonts w:ascii="Bookman Old Style" w:hAnsi="Bookman Old Style"/>
          <w:sz w:val="24"/>
          <w:szCs w:val="24"/>
        </w:rPr>
        <w:t>&gt; node for each language</w:t>
      </w:r>
      <w:r w:rsidR="00546737">
        <w:rPr>
          <w:rFonts w:ascii="Bookman Old Style" w:hAnsi="Bookman Old Style"/>
          <w:sz w:val="24"/>
          <w:szCs w:val="24"/>
        </w:rPr>
        <w:t>.</w:t>
      </w:r>
    </w:p>
    <w:p w14:paraId="00818620" w14:textId="77777777" w:rsidR="0096104D" w:rsidRPr="00361ED2" w:rsidRDefault="0096104D" w:rsidP="0096104D">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u w:val="single"/>
        </w:rPr>
        <w:t>Attributes:</w:t>
      </w:r>
      <w:r w:rsidRPr="00361ED2">
        <w:rPr>
          <w:rFonts w:ascii="Bookman Old Style" w:hAnsi="Bookman Old Style"/>
          <w:sz w:val="24"/>
          <w:szCs w:val="24"/>
        </w:rPr>
        <w:t xml:space="preserve"> lang</w:t>
      </w:r>
    </w:p>
    <w:p w14:paraId="04031893" w14:textId="77777777" w:rsidR="0096104D" w:rsidRPr="006101B2" w:rsidRDefault="0096104D" w:rsidP="0096104D">
      <w:pPr>
        <w:pStyle w:val="Prrafodelista"/>
        <w:numPr>
          <w:ilvl w:val="0"/>
          <w:numId w:val="2"/>
        </w:numPr>
        <w:spacing w:after="80" w:line="23" w:lineRule="atLeast"/>
        <w:rPr>
          <w:rFonts w:ascii="Bookman Old Style" w:hAnsi="Bookman Old Style"/>
          <w:sz w:val="24"/>
          <w:szCs w:val="24"/>
        </w:rPr>
      </w:pPr>
      <w:r w:rsidRPr="00361ED2">
        <w:rPr>
          <w:rFonts w:ascii="Bookman Old Style" w:hAnsi="Bookman Old Style"/>
          <w:sz w:val="24"/>
          <w:szCs w:val="24"/>
        </w:rPr>
        <w:t xml:space="preserve">@lang =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sidRPr="00E23777">
        <w:rPr>
          <w:rFonts w:ascii="Bookman Old Style" w:hAnsi="Bookman Old Style"/>
          <w:sz w:val="24"/>
          <w:szCs w:val="24"/>
          <w:highlight w:val="cyan"/>
        </w:rPr>
        <w:t>3.2.1.1 Case Study Name</w:t>
      </w:r>
      <w:r w:rsidRPr="00E23777">
        <w:rPr>
          <w:rFonts w:ascii="Bookman Old Style" w:hAnsi="Bookman Old Style"/>
          <w:sz w:val="24"/>
          <w:szCs w:val="24"/>
        </w:rPr>
        <w:t xml:space="preserve"> for more details.</w:t>
      </w:r>
    </w:p>
    <w:p w14:paraId="681F4674" w14:textId="77777777" w:rsidR="0096104D" w:rsidRDefault="0096104D" w:rsidP="0096104D">
      <w:pPr>
        <w:spacing w:line="276" w:lineRule="auto"/>
      </w:pPr>
    </w:p>
    <w:p w14:paraId="0DEB258E" w14:textId="77777777" w:rsidR="00AD2BD6" w:rsidRDefault="00AD2BD6" w:rsidP="00AD2BD6">
      <w:pPr>
        <w:pStyle w:val="Standard"/>
        <w:jc w:val="both"/>
      </w:pPr>
      <w:r>
        <w:rPr>
          <w:rFonts w:ascii="Bookman Old Style" w:hAnsi="Bookman Old Style"/>
          <w:sz w:val="24"/>
          <w:szCs w:val="24"/>
          <w:u w:val="single"/>
        </w:rPr>
        <w:t>Example:</w:t>
      </w:r>
    </w:p>
    <w:p w14:paraId="110C68B1" w14:textId="468AC2D8" w:rsidR="00AD2BD6" w:rsidRPr="00691C8F" w:rsidRDefault="00AD2BD6" w:rsidP="00AD2BD6">
      <w:pPr>
        <w:pStyle w:val="Standard"/>
        <w:spacing w:after="0"/>
        <w:ind w:left="1440"/>
        <w:jc w:val="both"/>
        <w:rPr>
          <w:rFonts w:asciiTheme="minorHAnsi" w:hAnsiTheme="minorHAnsi" w:cstheme="minorHAnsi"/>
          <w:sz w:val="24"/>
        </w:rPr>
      </w:pPr>
      <w:r w:rsidRPr="00691C8F">
        <w:rPr>
          <w:rFonts w:asciiTheme="minorHAnsi" w:hAnsiTheme="minorHAnsi" w:cstheme="minorHAnsi"/>
          <w:sz w:val="24"/>
        </w:rPr>
        <w:t>&lt;</w:t>
      </w:r>
      <w:r w:rsidRPr="00691C8F">
        <w:rPr>
          <w:rFonts w:asciiTheme="minorHAnsi" w:hAnsiTheme="minorHAnsi" w:cstheme="minorHAnsi"/>
          <w:color w:val="0070C0"/>
          <w:sz w:val="24"/>
        </w:rPr>
        <w:t>Threat-description</w:t>
      </w:r>
      <w:r w:rsidR="00691C8F">
        <w:rPr>
          <w:rFonts w:asciiTheme="minorHAnsi" w:hAnsiTheme="minorHAnsi" w:cstheme="minorHAnsi"/>
          <w:color w:val="0070C0"/>
          <w:sz w:val="24"/>
        </w:rPr>
        <w:t xml:space="preserve"> </w:t>
      </w:r>
      <w:r w:rsidR="00691C8F" w:rsidRPr="00691C8F">
        <w:rPr>
          <w:rFonts w:asciiTheme="minorHAnsi" w:hAnsiTheme="minorHAnsi" w:cstheme="minorHAnsi"/>
          <w:color w:val="FF0000"/>
          <w:sz w:val="24"/>
        </w:rPr>
        <w:t>lang</w:t>
      </w:r>
      <w:r w:rsidR="00691C8F" w:rsidRPr="00691C8F">
        <w:rPr>
          <w:rFonts w:asciiTheme="minorHAnsi" w:hAnsiTheme="minorHAnsi" w:cstheme="minorHAnsi"/>
          <w:color w:val="000000" w:themeColor="text1"/>
          <w:sz w:val="24"/>
        </w:rPr>
        <w:t>=”en”</w:t>
      </w:r>
      <w:r w:rsidRPr="00691C8F">
        <w:rPr>
          <w:rFonts w:asciiTheme="minorHAnsi" w:hAnsiTheme="minorHAnsi" w:cstheme="minorHAnsi"/>
          <w:color w:val="000000" w:themeColor="text1"/>
          <w:sz w:val="24"/>
        </w:rPr>
        <w:t>&gt;</w:t>
      </w:r>
      <w:ins w:id="657" w:author="Michelle Castellanos" w:date="2019-09-01T23:18:00Z">
        <w:r w:rsidR="008B711F" w:rsidRPr="008B711F">
          <w:t xml:space="preserve"> </w:t>
        </w:r>
        <w:r w:rsidR="008B711F" w:rsidRPr="008B711F">
          <w:rPr>
            <w:rFonts w:asciiTheme="minorHAnsi" w:hAnsiTheme="minorHAnsi" w:cstheme="minorHAnsi"/>
            <w:color w:val="000000" w:themeColor="text1"/>
            <w:sz w:val="24"/>
          </w:rPr>
          <w:t>Human effects are limited to localized impacts in the tepuis more visited by tourists, or to damage caused by the arrival of groups (tourists or scientists) in helicopters or small planes. Among the most common adverse effects are the disposal of garbage, fuel cans and other items left by visitors in their temporary camps (Huber,1995). Nevertheless, in many tepuis there are clear signs of deterioration of the vegetation due to trampling, helicopter landing, rock-climbing and rappelling, paragliding, introduction of exotic species and accumulation of rubbish. This damage, although limited to relatively small areas, is almost irreversible, as it has been shown that the affected vegetation recovers very slowly (Gorzula and Huber, 1992; MARN 2000; Riina and Huber, 2003).</w:t>
        </w:r>
      </w:ins>
      <w:del w:id="658" w:author="Michelle Castellanos" w:date="2019-09-01T23:18:00Z">
        <w:r w:rsidR="00691C8F" w:rsidDel="008B711F">
          <w:rPr>
            <w:rFonts w:asciiTheme="minorHAnsi" w:hAnsiTheme="minorHAnsi" w:cstheme="minorHAnsi"/>
            <w:color w:val="000000" w:themeColor="text1"/>
            <w:sz w:val="24"/>
          </w:rPr>
          <w:delText xml:space="preserve"> </w:delText>
        </w:r>
        <w:r w:rsidRPr="00691C8F" w:rsidDel="008B711F">
          <w:rPr>
            <w:rFonts w:asciiTheme="minorHAnsi" w:hAnsiTheme="minorHAnsi" w:cstheme="minorHAnsi"/>
            <w:sz w:val="24"/>
          </w:rPr>
          <w:delText>An intensive ostrich farming industry was established in the Little Karoo in the 19th century and has been the dominant activity and the primary cause of habitat degradation throughout the region (Hoffman and Ashwell 2001; Herling et al. 2009)</w:delText>
        </w:r>
        <w:r w:rsidR="00691C8F" w:rsidDel="008B711F">
          <w:rPr>
            <w:rFonts w:asciiTheme="minorHAnsi" w:hAnsiTheme="minorHAnsi" w:cstheme="minorHAnsi"/>
            <w:sz w:val="24"/>
          </w:rPr>
          <w:delText xml:space="preserve">. </w:delText>
        </w:r>
      </w:del>
      <w:r w:rsidRPr="00691C8F">
        <w:rPr>
          <w:rFonts w:asciiTheme="minorHAnsi" w:hAnsiTheme="minorHAnsi" w:cstheme="minorHAnsi"/>
          <w:sz w:val="24"/>
        </w:rPr>
        <w:t>&lt;/</w:t>
      </w:r>
      <w:r w:rsidRPr="00691C8F">
        <w:rPr>
          <w:rFonts w:asciiTheme="minorHAnsi" w:hAnsiTheme="minorHAnsi" w:cstheme="minorHAnsi"/>
          <w:color w:val="0070C0"/>
          <w:sz w:val="24"/>
        </w:rPr>
        <w:t>Threat-description</w:t>
      </w:r>
      <w:r w:rsidRPr="00691C8F">
        <w:rPr>
          <w:rFonts w:asciiTheme="minorHAnsi" w:hAnsiTheme="minorHAnsi" w:cstheme="minorHAnsi"/>
          <w:sz w:val="24"/>
        </w:rPr>
        <w:t>&gt;</w:t>
      </w:r>
    </w:p>
    <w:p w14:paraId="49B382CD" w14:textId="77777777" w:rsidR="00AD2BD6" w:rsidDel="008B711F" w:rsidRDefault="00AD2BD6" w:rsidP="00AD7383">
      <w:pPr>
        <w:pStyle w:val="Standard"/>
        <w:spacing w:after="0"/>
        <w:ind w:left="1440"/>
        <w:jc w:val="both"/>
        <w:rPr>
          <w:del w:id="659" w:author="Michelle Castellanos" w:date="2019-09-01T23:18:00Z"/>
        </w:rPr>
      </w:pPr>
    </w:p>
    <w:p w14:paraId="3CB77132" w14:textId="77777777" w:rsidR="00AD7383" w:rsidRDefault="00AD7383" w:rsidP="00AD7383">
      <w:pPr>
        <w:pStyle w:val="Standard"/>
        <w:spacing w:after="0"/>
        <w:jc w:val="both"/>
        <w:rPr>
          <w:rFonts w:ascii="Courier New" w:hAnsi="Courier New" w:cs="Courier New"/>
        </w:rPr>
      </w:pPr>
    </w:p>
    <w:p w14:paraId="647E64ED" w14:textId="647189C8" w:rsidR="00AD7383" w:rsidRPr="00FB2003" w:rsidRDefault="00AD7383" w:rsidP="00FB2003">
      <w:pPr>
        <w:pStyle w:val="Ttulo1"/>
        <w:numPr>
          <w:ilvl w:val="5"/>
          <w:numId w:val="29"/>
        </w:numPr>
        <w:rPr>
          <w:rStyle w:val="ListLabel1"/>
          <w:b/>
          <w:sz w:val="28"/>
        </w:rPr>
      </w:pPr>
      <w:bookmarkStart w:id="660" w:name="_Toc10659975"/>
      <w:bookmarkStart w:id="661" w:name="_Toc10989905"/>
      <w:r w:rsidRPr="00FB2003">
        <w:rPr>
          <w:rStyle w:val="ListLabel1"/>
          <w:b/>
          <w:sz w:val="28"/>
        </w:rPr>
        <w:t>Node: Threat classification</w:t>
      </w:r>
      <w:bookmarkEnd w:id="660"/>
      <w:bookmarkEnd w:id="661"/>
    </w:p>
    <w:p w14:paraId="5FF2C92A" w14:textId="404A5303" w:rsidR="00AD7383" w:rsidRDefault="00AD7383" w:rsidP="00AD7383">
      <w:pPr>
        <w:pStyle w:val="Standard"/>
        <w:spacing w:after="0" w:line="276" w:lineRule="auto"/>
      </w:pPr>
      <w:r>
        <w:rPr>
          <w:rFonts w:ascii="Bookman Old Style" w:hAnsi="Bookman Old Style"/>
          <w:sz w:val="24"/>
          <w:szCs w:val="24"/>
          <w:u w:val="single"/>
        </w:rPr>
        <w:t>Tag:</w:t>
      </w:r>
      <w:r w:rsidR="008B711F">
        <w:rPr>
          <w:rFonts w:ascii="Bookman Old Style" w:hAnsi="Bookman Old Style"/>
          <w:sz w:val="24"/>
          <w:szCs w:val="24"/>
        </w:rPr>
        <w:t xml:space="preserve">   &lt;</w:t>
      </w:r>
      <w:r>
        <w:rPr>
          <w:rFonts w:ascii="Bookman Old Style" w:hAnsi="Bookman Old Style"/>
          <w:sz w:val="24"/>
          <w:szCs w:val="24"/>
        </w:rPr>
        <w:t>Threat-classification&gt;</w:t>
      </w:r>
    </w:p>
    <w:p w14:paraId="001C2DC6" w14:textId="77777777" w:rsidR="00AD7383" w:rsidRDefault="00AD7383" w:rsidP="00AD7383">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Threat</w:t>
      </w:r>
    </w:p>
    <w:p w14:paraId="5414AC6A" w14:textId="77777777" w:rsidR="00AD7383" w:rsidRDefault="00AD7383" w:rsidP="00AD7383">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Threat-classification-element</w:t>
      </w:r>
    </w:p>
    <w:p w14:paraId="173FFFC2" w14:textId="77777777" w:rsidR="002F668B" w:rsidRPr="00361ED2" w:rsidRDefault="00AD7383" w:rsidP="002F668B">
      <w:pPr>
        <w:pStyle w:val="Standard"/>
        <w:spacing w:after="80" w:line="23" w:lineRule="atLeast"/>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classification assigned to one threat rel</w:t>
      </w:r>
      <w:r w:rsidR="002F668B">
        <w:rPr>
          <w:rFonts w:ascii="Bookman Old Style" w:hAnsi="Bookman Old Style"/>
          <w:sz w:val="24"/>
          <w:szCs w:val="24"/>
        </w:rPr>
        <w:t xml:space="preserve">evant for the assessment target. </w:t>
      </w:r>
      <w:r w:rsidR="002F668B" w:rsidRPr="00361ED2">
        <w:rPr>
          <w:rFonts w:ascii="Bookman Old Style" w:hAnsi="Bookman Old Style"/>
          <w:sz w:val="24"/>
          <w:szCs w:val="24"/>
        </w:rPr>
        <w:t xml:space="preserve">If the original author didn’t provide a classification </w:t>
      </w:r>
      <w:r w:rsidR="002F668B" w:rsidRPr="00361ED2">
        <w:rPr>
          <w:rFonts w:ascii="Bookman Old Style" w:hAnsi="Bookman Old Style"/>
          <w:sz w:val="24"/>
          <w:szCs w:val="24"/>
        </w:rPr>
        <w:lastRenderedPageBreak/>
        <w:t>scheme, we must use the classification scheme pro</w:t>
      </w:r>
      <w:r w:rsidR="002F668B">
        <w:rPr>
          <w:rFonts w:ascii="Bookman Old Style" w:hAnsi="Bookman Old Style"/>
          <w:sz w:val="24"/>
          <w:szCs w:val="24"/>
        </w:rPr>
        <w:t>vided by IUCN on its version 3.2</w:t>
      </w:r>
      <w:r w:rsidR="002F668B" w:rsidRPr="00361ED2">
        <w:rPr>
          <w:rFonts w:ascii="Bookman Old Style" w:hAnsi="Bookman Old Style"/>
          <w:sz w:val="24"/>
          <w:szCs w:val="24"/>
        </w:rPr>
        <w:t xml:space="preserve"> available in: </w:t>
      </w:r>
    </w:p>
    <w:p w14:paraId="0D437D56" w14:textId="77777777" w:rsidR="002F668B" w:rsidRPr="00361ED2" w:rsidRDefault="00160238" w:rsidP="002F668B">
      <w:pPr>
        <w:pStyle w:val="Standard"/>
        <w:spacing w:after="80" w:line="23" w:lineRule="atLeast"/>
        <w:jc w:val="both"/>
        <w:rPr>
          <w:rFonts w:ascii="Bookman Old Style" w:hAnsi="Bookman Old Style"/>
          <w:sz w:val="24"/>
          <w:szCs w:val="24"/>
        </w:rPr>
      </w:pPr>
      <w:hyperlink r:id="rId16" w:history="1">
        <w:r w:rsidR="002F668B" w:rsidRPr="00361ED2">
          <w:rPr>
            <w:rStyle w:val="Hipervnculo"/>
            <w:rFonts w:ascii="Bookman Old Style" w:hAnsi="Bookman Old Style"/>
            <w:sz w:val="24"/>
            <w:szCs w:val="24"/>
          </w:rPr>
          <w:t>https://www.iucnredlist.org/resources/threat-classification-scheme</w:t>
        </w:r>
      </w:hyperlink>
    </w:p>
    <w:p w14:paraId="712C0722" w14:textId="77777777" w:rsidR="002F668B" w:rsidRPr="00361ED2" w:rsidRDefault="002F668B" w:rsidP="002F668B">
      <w:pPr>
        <w:pStyle w:val="Standard"/>
        <w:spacing w:after="80" w:line="23" w:lineRule="atLeast"/>
        <w:jc w:val="both"/>
        <w:rPr>
          <w:rFonts w:ascii="Bookman Old Style" w:hAnsi="Bookman Old Style"/>
          <w:sz w:val="24"/>
          <w:szCs w:val="24"/>
        </w:rPr>
      </w:pPr>
      <w:r w:rsidRPr="00361ED2">
        <w:rPr>
          <w:rFonts w:ascii="Bookman Old Style" w:hAnsi="Bookman Old Style"/>
          <w:sz w:val="24"/>
          <w:szCs w:val="24"/>
        </w:rPr>
        <w:t>In this order, we must be aware the threats listed in this document are based in the IUCN Red List of Threatened Species, and some will not adjust for ecosystems context. A proper understanding of the assessment will allow an effective classification of the threats.</w:t>
      </w:r>
    </w:p>
    <w:p w14:paraId="38275426" w14:textId="5DBAF618" w:rsidR="00AD7383" w:rsidRPr="00557A69" w:rsidRDefault="00557A69" w:rsidP="00AD7383">
      <w:pPr>
        <w:pStyle w:val="Standard"/>
        <w:jc w:val="both"/>
        <w:rPr>
          <w:rFonts w:ascii="Bookman Old Style" w:hAnsi="Bookman Old Style"/>
          <w:sz w:val="24"/>
          <w:szCs w:val="24"/>
        </w:rPr>
      </w:pPr>
      <w:ins w:id="662" w:author="Michelle Castellanos" w:date="2019-09-01T23:24:00Z">
        <w:r w:rsidRPr="00557A69">
          <w:rPr>
            <w:rFonts w:ascii="Bookman Old Style" w:hAnsi="Bookman Old Style"/>
            <w:sz w:val="24"/>
            <w:szCs w:val="24"/>
          </w:rPr>
          <w:t>If more than one classification system is recorded by the author</w:t>
        </w:r>
      </w:ins>
      <w:ins w:id="663" w:author="Michelle Castellanos" w:date="2019-09-01T23:25:00Z">
        <w:r w:rsidRPr="00557A69">
          <w:rPr>
            <w:rFonts w:ascii="Bookman Old Style" w:hAnsi="Bookman Old Style"/>
            <w:sz w:val="24"/>
            <w:szCs w:val="24"/>
          </w:rPr>
          <w:t>s</w:t>
        </w:r>
      </w:ins>
      <w:ins w:id="664" w:author="Michelle Castellanos" w:date="2019-09-01T23:24:00Z">
        <w:r w:rsidRPr="00557A69">
          <w:rPr>
            <w:rFonts w:ascii="Bookman Old Style" w:hAnsi="Bookman Old Style"/>
            <w:sz w:val="24"/>
            <w:szCs w:val="24"/>
          </w:rPr>
          <w:t>,</w:t>
        </w:r>
      </w:ins>
      <w:ins w:id="665" w:author="Michelle Castellanos" w:date="2019-09-01T23:25:00Z">
        <w:r w:rsidRPr="00557A69">
          <w:rPr>
            <w:rFonts w:ascii="Bookman Old Style" w:hAnsi="Bookman Old Style"/>
            <w:sz w:val="24"/>
            <w:szCs w:val="24"/>
          </w:rPr>
          <w:t xml:space="preserve"> all of them should be included in the XML file. </w:t>
        </w:r>
      </w:ins>
    </w:p>
    <w:p w14:paraId="57D3FE69" w14:textId="770C7A03" w:rsidR="00AD7383" w:rsidRDefault="00AD7383" w:rsidP="00AD7383">
      <w:pPr>
        <w:pStyle w:val="Standard"/>
        <w:jc w:val="both"/>
      </w:pPr>
      <w:r>
        <w:rPr>
          <w:rFonts w:ascii="Bookman Old Style" w:hAnsi="Bookman Old Style"/>
          <w:sz w:val="24"/>
          <w:szCs w:val="24"/>
          <w:u w:val="single"/>
        </w:rPr>
        <w:t>A</w:t>
      </w:r>
      <w:r w:rsidR="00885323">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id, version, selected, assigned-by</w:t>
      </w:r>
    </w:p>
    <w:p w14:paraId="2774048D" w14:textId="77777777" w:rsidR="002F668B" w:rsidRPr="009C3FF5" w:rsidRDefault="002F668B" w:rsidP="002F668B">
      <w:pPr>
        <w:pStyle w:val="Prrafodelista"/>
        <w:numPr>
          <w:ilvl w:val="0"/>
          <w:numId w:val="2"/>
        </w:numPr>
        <w:spacing w:after="80" w:line="23" w:lineRule="atLeast"/>
        <w:rPr>
          <w:rFonts w:ascii="Bookman Old Style" w:hAnsi="Bookman Old Style"/>
          <w:sz w:val="24"/>
          <w:szCs w:val="24"/>
        </w:rPr>
      </w:pPr>
      <w:r>
        <w:rPr>
          <w:rFonts w:ascii="Bookman Old Style" w:hAnsi="Bookman Old Style"/>
          <w:sz w:val="24"/>
          <w:szCs w:val="24"/>
        </w:rPr>
        <w:t xml:space="preserve">@id=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28DF6BB1" w14:textId="77777777" w:rsidR="002F668B" w:rsidRDefault="002F668B" w:rsidP="002F668B">
      <w:pPr>
        <w:pStyle w:val="Prrafodelista"/>
        <w:numPr>
          <w:ilvl w:val="0"/>
          <w:numId w:val="3"/>
        </w:numPr>
        <w:jc w:val="both"/>
      </w:pPr>
      <w:r>
        <w:rPr>
          <w:rFonts w:ascii="Bookman Old Style" w:hAnsi="Bookman Old Style"/>
          <w:sz w:val="24"/>
          <w:szCs w:val="24"/>
        </w:rPr>
        <w:t xml:space="preserve">@version=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1E33304E" w14:textId="77777777" w:rsidR="002F668B" w:rsidRDefault="002F668B" w:rsidP="002F668B">
      <w:pPr>
        <w:pStyle w:val="Prrafodelista"/>
        <w:numPr>
          <w:ilvl w:val="0"/>
          <w:numId w:val="3"/>
        </w:numPr>
        <w:jc w:val="both"/>
      </w:pPr>
      <w:r>
        <w:rPr>
          <w:rFonts w:ascii="Bookman Old Style" w:hAnsi="Bookman Old Style"/>
          <w:sz w:val="24"/>
          <w:szCs w:val="24"/>
        </w:rPr>
        <w:t xml:space="preserve">@selected=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2CD0F35C" w14:textId="77777777" w:rsidR="002F668B" w:rsidRPr="0096104D" w:rsidRDefault="002F668B" w:rsidP="002F668B">
      <w:pPr>
        <w:pStyle w:val="Prrafodelista"/>
        <w:numPr>
          <w:ilvl w:val="0"/>
          <w:numId w:val="3"/>
        </w:numPr>
        <w:jc w:val="both"/>
      </w:pPr>
      <w:r>
        <w:rPr>
          <w:rFonts w:ascii="Bookman Old Style" w:hAnsi="Bookman Old Style"/>
          <w:sz w:val="24"/>
          <w:szCs w:val="24"/>
        </w:rPr>
        <w:t xml:space="preserve">@assigned-by=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51B7EA2B" w14:textId="77777777" w:rsidR="00AD7383" w:rsidRDefault="00AD7383" w:rsidP="00AD7383">
      <w:pPr>
        <w:pStyle w:val="Standard"/>
        <w:jc w:val="both"/>
      </w:pPr>
      <w:r>
        <w:rPr>
          <w:rFonts w:ascii="Bookman Old Style" w:hAnsi="Bookman Old Style"/>
          <w:sz w:val="24"/>
          <w:szCs w:val="24"/>
          <w:u w:val="single"/>
        </w:rPr>
        <w:t>Example:</w:t>
      </w:r>
    </w:p>
    <w:p w14:paraId="179F4C1D" w14:textId="1B603745" w:rsidR="00AD7383" w:rsidRPr="002F668B" w:rsidRDefault="00AD7383" w:rsidP="00B255C1">
      <w:pPr>
        <w:pStyle w:val="Ejemplos"/>
      </w:pPr>
      <w:r w:rsidRPr="002F668B">
        <w:t>&lt;</w:t>
      </w:r>
      <w:r w:rsidRPr="002F668B">
        <w:rPr>
          <w:color w:val="0070C0"/>
        </w:rPr>
        <w:t>Threat-classification</w:t>
      </w:r>
      <w:r w:rsidRPr="002F668B">
        <w:t xml:space="preserve"> </w:t>
      </w:r>
      <w:r w:rsidRPr="002F668B">
        <w:rPr>
          <w:color w:val="FF0000"/>
        </w:rPr>
        <w:t>id</w:t>
      </w:r>
      <w:r w:rsidRPr="002F668B">
        <w:t xml:space="preserve">="IUCN" </w:t>
      </w:r>
      <w:r w:rsidRPr="002F668B">
        <w:rPr>
          <w:color w:val="FF0000"/>
        </w:rPr>
        <w:t>version</w:t>
      </w:r>
      <w:r w:rsidRPr="002F668B">
        <w:t xml:space="preserve">="3.2" </w:t>
      </w:r>
      <w:r w:rsidRPr="002F668B">
        <w:rPr>
          <w:color w:val="FF0000"/>
        </w:rPr>
        <w:t>selected</w:t>
      </w:r>
      <w:r w:rsidRPr="002F668B">
        <w:t xml:space="preserve">="yes" </w:t>
      </w:r>
      <w:r w:rsidRPr="002F668B">
        <w:rPr>
          <w:color w:val="FF0000"/>
        </w:rPr>
        <w:t>assigned-by</w:t>
      </w:r>
      <w:r w:rsidR="002F668B">
        <w:t>="Assessment authors</w:t>
      </w:r>
      <w:r w:rsidRPr="002F668B">
        <w:t>"&gt;</w:t>
      </w:r>
    </w:p>
    <w:p w14:paraId="5537BBDE" w14:textId="61B9473D" w:rsidR="00AD7383" w:rsidRPr="002F668B" w:rsidRDefault="00AD7383" w:rsidP="00B255C1">
      <w:pPr>
        <w:pStyle w:val="Ejemplos"/>
        <w:ind w:left="1440"/>
      </w:pPr>
      <w:r w:rsidRPr="002F668B">
        <w:t>&lt;Threat-classification-element level="1"&gt;2</w:t>
      </w:r>
      <w:r w:rsidR="002F668B">
        <w:t>.</w:t>
      </w:r>
      <w:r w:rsidRPr="002F668B">
        <w:t xml:space="preserve"> Agriculture </w:t>
      </w:r>
      <w:r w:rsidR="00333A30" w:rsidRPr="002F668B">
        <w:t>and</w:t>
      </w:r>
      <w:r w:rsidR="008B6623">
        <w:t xml:space="preserve"> aquaculture</w:t>
      </w:r>
      <w:r w:rsidRPr="002F668B">
        <w:t>&lt;/Threat-classification-element&gt;</w:t>
      </w:r>
    </w:p>
    <w:p w14:paraId="562F0A7D" w14:textId="23DC71DA" w:rsidR="00AD7383" w:rsidRPr="002F668B" w:rsidRDefault="00AD7383" w:rsidP="00B255C1">
      <w:pPr>
        <w:pStyle w:val="Ejemplos"/>
        <w:ind w:left="1440"/>
      </w:pPr>
      <w:r w:rsidRPr="002F668B">
        <w:t>&lt;Threat-classification-element level="2"&gt;2.1</w:t>
      </w:r>
      <w:r w:rsidR="002F668B">
        <w:t>.</w:t>
      </w:r>
      <w:r w:rsidRPr="002F668B">
        <w:t xml:space="preserve"> Annual </w:t>
      </w:r>
      <w:r w:rsidR="00333A30" w:rsidRPr="002F668B">
        <w:t>and</w:t>
      </w:r>
      <w:r w:rsidR="008B6623">
        <w:t xml:space="preserve"> perennial non-timber crops</w:t>
      </w:r>
      <w:r w:rsidRPr="002F668B">
        <w:t>&lt;/Threat-classification-element&gt;</w:t>
      </w:r>
    </w:p>
    <w:p w14:paraId="65B24B41" w14:textId="433FA4D8" w:rsidR="00AD7383" w:rsidRPr="002F668B" w:rsidRDefault="00AD7383" w:rsidP="00B255C1">
      <w:pPr>
        <w:pStyle w:val="Ejemplos"/>
        <w:ind w:left="1440"/>
      </w:pPr>
      <w:r w:rsidRPr="002F668B">
        <w:t>&lt;Threat-classification-element level="3"&gt;2.1.3</w:t>
      </w:r>
      <w:r w:rsidR="002F668B">
        <w:t>.</w:t>
      </w:r>
      <w:r w:rsidR="008B6623">
        <w:t xml:space="preserve"> Agro-industry farming</w:t>
      </w:r>
      <w:r w:rsidRPr="002F668B">
        <w:t>&lt;/Threat-classification-element&gt;</w:t>
      </w:r>
    </w:p>
    <w:p w14:paraId="03FDE165" w14:textId="5C4F0F67" w:rsidR="00AD7383" w:rsidRDefault="00AD7383" w:rsidP="00B255C1">
      <w:pPr>
        <w:pStyle w:val="Ejemplos"/>
        <w:ind w:left="0" w:firstLine="720"/>
      </w:pPr>
      <w:r w:rsidRPr="002F668B">
        <w:t>&lt;/</w:t>
      </w:r>
      <w:r w:rsidRPr="002F668B">
        <w:rPr>
          <w:color w:val="0070C0"/>
        </w:rPr>
        <w:t>Threat-classification</w:t>
      </w:r>
      <w:r w:rsidRPr="002F668B">
        <w:t>&gt;</w:t>
      </w:r>
    </w:p>
    <w:p w14:paraId="1FDCE0F9" w14:textId="77777777" w:rsidR="002F668B" w:rsidRPr="002F668B" w:rsidRDefault="002F668B" w:rsidP="00AD7383">
      <w:pPr>
        <w:pStyle w:val="Standard"/>
        <w:spacing w:after="0"/>
        <w:jc w:val="both"/>
        <w:rPr>
          <w:rFonts w:asciiTheme="minorHAnsi" w:hAnsiTheme="minorHAnsi" w:cstheme="minorHAnsi"/>
          <w:sz w:val="24"/>
        </w:rPr>
      </w:pPr>
    </w:p>
    <w:p w14:paraId="3DBC9EEE" w14:textId="52AC598A" w:rsidR="00AD7383" w:rsidRPr="00AD2BD6" w:rsidRDefault="00AD7383" w:rsidP="00AD2BD6">
      <w:pPr>
        <w:pStyle w:val="Ttulo1"/>
        <w:numPr>
          <w:ilvl w:val="6"/>
          <w:numId w:val="29"/>
        </w:numPr>
        <w:rPr>
          <w:rStyle w:val="ListLabel1"/>
          <w:b/>
          <w:sz w:val="28"/>
        </w:rPr>
      </w:pPr>
      <w:bookmarkStart w:id="666" w:name="_Toc10659976"/>
      <w:bookmarkStart w:id="667" w:name="_Toc10989906"/>
      <w:r w:rsidRPr="00AD2BD6">
        <w:rPr>
          <w:rStyle w:val="ListLabel1"/>
          <w:b/>
          <w:sz w:val="28"/>
        </w:rPr>
        <w:t>Node: Threat classification element</w:t>
      </w:r>
      <w:bookmarkEnd w:id="666"/>
      <w:bookmarkEnd w:id="667"/>
    </w:p>
    <w:p w14:paraId="0829F5FE" w14:textId="77777777" w:rsidR="00AD7383" w:rsidRDefault="00AD7383" w:rsidP="00AD7383">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&lt;Threat-classification-element&gt;</w:t>
      </w:r>
    </w:p>
    <w:p w14:paraId="4CCEC978" w14:textId="77777777" w:rsidR="00AD7383" w:rsidRDefault="00AD7383" w:rsidP="00AD7383">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Threat-classification</w:t>
      </w:r>
    </w:p>
    <w:p w14:paraId="3413E346" w14:textId="77777777" w:rsidR="00AD7383" w:rsidRDefault="00AD7383" w:rsidP="00AD7383">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7A02D6BB" w14:textId="7FE34852" w:rsidR="00AD7383" w:rsidRDefault="00AD7383" w:rsidP="00AD7383">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level of classification for the threat relevant for the assessment target, according to the classification scheme selected.</w:t>
      </w:r>
      <w:ins w:id="668" w:author="Utility" w:date="2019-08-13T13:03:00Z">
        <w:r w:rsidR="002A49EB">
          <w:rPr>
            <w:rFonts w:ascii="Bookman Old Style" w:hAnsi="Bookman Old Style"/>
            <w:sz w:val="24"/>
            <w:szCs w:val="24"/>
          </w:rPr>
          <w:t xml:space="preserve"> In some cases</w:t>
        </w:r>
      </w:ins>
      <w:r w:rsidR="008B711F">
        <w:rPr>
          <w:rFonts w:ascii="Bookman Old Style" w:hAnsi="Bookman Old Style"/>
          <w:sz w:val="24"/>
          <w:szCs w:val="24"/>
        </w:rPr>
        <w:t xml:space="preserve"> </w:t>
      </w:r>
      <w:ins w:id="669" w:author="Michelle Castellanos" w:date="2019-09-01T23:21:00Z">
        <w:r w:rsidR="008B711F">
          <w:rPr>
            <w:rFonts w:ascii="Bookman Old Style" w:hAnsi="Bookman Old Style"/>
            <w:sz w:val="24"/>
            <w:szCs w:val="24"/>
          </w:rPr>
          <w:t xml:space="preserve">the threat </w:t>
        </w:r>
      </w:ins>
      <w:ins w:id="670" w:author="Michelle Castellanos" w:date="2019-09-01T23:22:00Z">
        <w:r w:rsidR="008B711F">
          <w:rPr>
            <w:rFonts w:ascii="Bookman Old Style" w:hAnsi="Bookman Old Style"/>
            <w:sz w:val="24"/>
            <w:szCs w:val="24"/>
          </w:rPr>
          <w:t>classifies</w:t>
        </w:r>
      </w:ins>
      <w:ins w:id="671" w:author="Michelle Castellanos" w:date="2019-09-01T23:21:00Z">
        <w:r w:rsidR="008B711F">
          <w:rPr>
            <w:rFonts w:ascii="Bookman Old Style" w:hAnsi="Bookman Old Style"/>
            <w:sz w:val="24"/>
            <w:szCs w:val="24"/>
          </w:rPr>
          <w:t xml:space="preserve"> </w:t>
        </w:r>
      </w:ins>
      <w:ins w:id="672" w:author="Michelle Castellanos" w:date="2019-09-01T23:22:00Z">
        <w:r w:rsidR="008B711F">
          <w:rPr>
            <w:rFonts w:ascii="Bookman Old Style" w:hAnsi="Bookman Old Style"/>
            <w:sz w:val="24"/>
            <w:szCs w:val="24"/>
          </w:rPr>
          <w:t xml:space="preserve">for more than one category into </w:t>
        </w:r>
      </w:ins>
      <w:ins w:id="673" w:author="Michelle Castellanos" w:date="2019-09-01T23:26:00Z">
        <w:r w:rsidR="00557A69">
          <w:rPr>
            <w:rFonts w:ascii="Bookman Old Style" w:hAnsi="Bookman Old Style"/>
            <w:sz w:val="24"/>
            <w:szCs w:val="24"/>
          </w:rPr>
          <w:t>a</w:t>
        </w:r>
      </w:ins>
      <w:ins w:id="674" w:author="Michelle Castellanos" w:date="2019-09-01T23:22:00Z">
        <w:r w:rsidR="008B711F">
          <w:rPr>
            <w:rFonts w:ascii="Bookman Old Style" w:hAnsi="Bookman Old Style"/>
            <w:sz w:val="24"/>
            <w:szCs w:val="24"/>
          </w:rPr>
          <w:t xml:space="preserve"> level</w:t>
        </w:r>
      </w:ins>
      <w:ins w:id="675" w:author="Michelle Castellanos" w:date="2019-09-01T23:26:00Z">
        <w:r w:rsidR="00557A69">
          <w:rPr>
            <w:rFonts w:ascii="Bookman Old Style" w:hAnsi="Bookman Old Style"/>
            <w:sz w:val="24"/>
            <w:szCs w:val="24"/>
          </w:rPr>
          <w:t xml:space="preserve"> and one node should be created for each category (see the example).</w:t>
        </w:r>
      </w:ins>
      <w:ins w:id="676" w:author="Michelle Castellanos" w:date="2019-09-01T23:22:00Z">
        <w:r w:rsidR="008B711F">
          <w:rPr>
            <w:rFonts w:ascii="Bookman Old Style" w:hAnsi="Bookman Old Style"/>
            <w:sz w:val="24"/>
            <w:szCs w:val="24"/>
          </w:rPr>
          <w:t xml:space="preserve"> </w:t>
        </w:r>
      </w:ins>
    </w:p>
    <w:p w14:paraId="59F4D020" w14:textId="1FACADAB" w:rsidR="00AD7383" w:rsidRDefault="00AD7383" w:rsidP="00AD7383">
      <w:pPr>
        <w:pStyle w:val="Standard"/>
        <w:jc w:val="both"/>
      </w:pPr>
      <w:r>
        <w:rPr>
          <w:rFonts w:ascii="Bookman Old Style" w:hAnsi="Bookman Old Style"/>
          <w:sz w:val="24"/>
          <w:szCs w:val="24"/>
          <w:u w:val="single"/>
        </w:rPr>
        <w:lastRenderedPageBreak/>
        <w:t>A</w:t>
      </w:r>
      <w:r w:rsidR="00885323">
        <w:rPr>
          <w:rFonts w:ascii="Bookman Old Style" w:hAnsi="Bookman Old Style"/>
          <w:sz w:val="24"/>
          <w:szCs w:val="24"/>
          <w:u w:val="single"/>
        </w:rPr>
        <w:t>t</w:t>
      </w:r>
      <w:r>
        <w:rPr>
          <w:rFonts w:ascii="Bookman Old Style" w:hAnsi="Bookman Old Style"/>
          <w:sz w:val="24"/>
          <w:szCs w:val="24"/>
          <w:u w:val="single"/>
        </w:rPr>
        <w:t>tributes:</w:t>
      </w:r>
      <w:r w:rsidR="008B711F">
        <w:rPr>
          <w:rFonts w:ascii="Bookman Old Style" w:hAnsi="Bookman Old Style"/>
          <w:sz w:val="24"/>
          <w:szCs w:val="24"/>
        </w:rPr>
        <w:t xml:space="preserve"> level</w:t>
      </w:r>
      <w:commentRangeStart w:id="677"/>
      <w:commentRangeStart w:id="678"/>
    </w:p>
    <w:p w14:paraId="1FE12FC6" w14:textId="77777777" w:rsidR="00AD7383" w:rsidRDefault="00AD7383" w:rsidP="00AD7383">
      <w:pPr>
        <w:pStyle w:val="Prrafodelista"/>
        <w:numPr>
          <w:ilvl w:val="0"/>
          <w:numId w:val="3"/>
        </w:numPr>
        <w:jc w:val="both"/>
      </w:pPr>
      <w:r>
        <w:rPr>
          <w:rFonts w:ascii="Bookman Old Style" w:hAnsi="Bookman Old Style"/>
          <w:sz w:val="24"/>
          <w:szCs w:val="24"/>
        </w:rPr>
        <w:t xml:space="preserve">@level= possible values “1”, “2” or “3” according the level of classification used in the threats </w:t>
      </w:r>
      <w:commentRangeEnd w:id="677"/>
      <w:r w:rsidR="00C2064B">
        <w:rPr>
          <w:rStyle w:val="Refdecomentario"/>
        </w:rPr>
        <w:commentReference w:id="677"/>
      </w:r>
      <w:commentRangeEnd w:id="678"/>
      <w:r w:rsidR="00625E68">
        <w:rPr>
          <w:rStyle w:val="Refdecomentario"/>
        </w:rPr>
        <w:commentReference w:id="678"/>
      </w:r>
      <w:r>
        <w:rPr>
          <w:rFonts w:ascii="Bookman Old Style" w:hAnsi="Bookman Old Style"/>
          <w:sz w:val="24"/>
          <w:szCs w:val="24"/>
        </w:rPr>
        <w:t>category.</w:t>
      </w:r>
    </w:p>
    <w:p w14:paraId="1CF271BC" w14:textId="77777777" w:rsidR="00AD7383" w:rsidRDefault="00AD7383" w:rsidP="00AD7383">
      <w:pPr>
        <w:pStyle w:val="Standard"/>
        <w:jc w:val="both"/>
      </w:pPr>
      <w:r>
        <w:rPr>
          <w:rFonts w:ascii="Bookman Old Style" w:hAnsi="Bookman Old Style"/>
          <w:sz w:val="24"/>
          <w:szCs w:val="24"/>
          <w:u w:val="single"/>
        </w:rPr>
        <w:t xml:space="preserve"> Example:</w:t>
      </w:r>
    </w:p>
    <w:p w14:paraId="11C56F84" w14:textId="77777777" w:rsidR="00AD7383" w:rsidRDefault="00AD7383" w:rsidP="00AD7383">
      <w:pPr>
        <w:pStyle w:val="Standard"/>
        <w:spacing w:after="0"/>
        <w:jc w:val="both"/>
        <w:rPr>
          <w:rFonts w:ascii="Courier New" w:hAnsi="Courier New" w:cs="Courier New"/>
        </w:rPr>
      </w:pPr>
    </w:p>
    <w:p w14:paraId="3EFC77DC" w14:textId="77777777" w:rsidR="00F740DD" w:rsidRPr="00F740DD" w:rsidRDefault="00557A69" w:rsidP="00557A69">
      <w:pPr>
        <w:pStyle w:val="Standard"/>
        <w:jc w:val="both"/>
        <w:rPr>
          <w:rFonts w:asciiTheme="minorHAnsi" w:hAnsiTheme="minorHAnsi" w:cstheme="minorHAnsi"/>
          <w:sz w:val="20"/>
        </w:rPr>
      </w:pPr>
      <w:ins w:id="679" w:author="Michelle Castellanos" w:date="2019-09-01T23:32:00Z">
        <w:r w:rsidRPr="00F740DD">
          <w:rPr>
            <w:rFonts w:asciiTheme="minorHAnsi" w:hAnsiTheme="minorHAnsi" w:cstheme="minorHAnsi"/>
            <w:sz w:val="20"/>
          </w:rPr>
          <w:t>&lt;Threat-name&gt;Change in land use&lt;/Threat-name&gt;</w:t>
        </w:r>
      </w:ins>
    </w:p>
    <w:p w14:paraId="1F6172C1" w14:textId="768F1B85" w:rsidR="00557A69" w:rsidRPr="00F740DD" w:rsidRDefault="00557A69" w:rsidP="00F740DD">
      <w:pPr>
        <w:pStyle w:val="Standard"/>
        <w:ind w:left="142"/>
        <w:jc w:val="both"/>
        <w:rPr>
          <w:ins w:id="680" w:author="Michelle Castellanos" w:date="2019-09-01T23:32:00Z"/>
          <w:rFonts w:asciiTheme="minorHAnsi" w:hAnsiTheme="minorHAnsi" w:cstheme="minorHAnsi"/>
          <w:sz w:val="20"/>
        </w:rPr>
      </w:pPr>
      <w:ins w:id="681" w:author="Michelle Castellanos" w:date="2019-09-01T23:32:00Z">
        <w:r w:rsidRPr="00F740DD">
          <w:rPr>
            <w:rFonts w:asciiTheme="minorHAnsi" w:hAnsiTheme="minorHAnsi" w:cstheme="minorHAnsi"/>
            <w:sz w:val="20"/>
          </w:rPr>
          <w:t>&lt;Threat-Impact&gt;&lt;/Threat-Impact&gt;</w:t>
        </w:r>
      </w:ins>
    </w:p>
    <w:p w14:paraId="787C1008" w14:textId="24573E80" w:rsidR="00557A69" w:rsidRPr="00F740DD" w:rsidRDefault="00557A69" w:rsidP="00F740DD">
      <w:pPr>
        <w:pStyle w:val="Standard"/>
        <w:ind w:left="142"/>
        <w:jc w:val="both"/>
        <w:rPr>
          <w:ins w:id="682" w:author="Michelle Castellanos" w:date="2019-09-01T23:32:00Z"/>
          <w:rFonts w:asciiTheme="minorHAnsi" w:hAnsiTheme="minorHAnsi" w:cstheme="minorHAnsi"/>
          <w:sz w:val="20"/>
        </w:rPr>
      </w:pPr>
      <w:ins w:id="683" w:author="Michelle Castellanos" w:date="2019-09-01T23:32:00Z">
        <w:r w:rsidRPr="00F740DD">
          <w:rPr>
            <w:rFonts w:asciiTheme="minorHAnsi" w:hAnsiTheme="minorHAnsi" w:cstheme="minorHAnsi"/>
            <w:sz w:val="20"/>
          </w:rPr>
          <w:t>&lt;Threat-descriptions&gt;</w:t>
        </w:r>
      </w:ins>
    </w:p>
    <w:p w14:paraId="66D786A7" w14:textId="77777777" w:rsidR="00F740DD" w:rsidRDefault="00557A69" w:rsidP="00F740DD">
      <w:pPr>
        <w:pStyle w:val="Standard"/>
        <w:ind w:left="426"/>
        <w:jc w:val="both"/>
        <w:rPr>
          <w:rFonts w:asciiTheme="minorHAnsi" w:hAnsiTheme="minorHAnsi" w:cstheme="minorHAnsi"/>
          <w:sz w:val="20"/>
        </w:rPr>
      </w:pPr>
      <w:ins w:id="684" w:author="Michelle Castellanos" w:date="2019-09-01T23:32:00Z">
        <w:r w:rsidRPr="00F740DD">
          <w:rPr>
            <w:rFonts w:asciiTheme="minorHAnsi" w:hAnsiTheme="minorHAnsi" w:cstheme="minorHAnsi"/>
            <w:sz w:val="20"/>
          </w:rPr>
          <w:t>&lt;Threat-description lang="en"&gt;Alpine snow patch herbfields are at risk by land developments including ski resort development and summer tourism. Of the 240 snow patch herbfields on the Bogong High Plains mapped by McDougall (1982), it is known that two have been destroyed as a consequence of ski resort development in Victoria in the past 50 years (W. Papst, unpublished data, 2014).&lt;/Threat-description&gt;</w:t>
        </w:r>
      </w:ins>
    </w:p>
    <w:p w14:paraId="289D2208" w14:textId="75559ACB" w:rsidR="00557A69" w:rsidRPr="00F740DD" w:rsidRDefault="00557A69" w:rsidP="00F740DD">
      <w:pPr>
        <w:pStyle w:val="Standard"/>
        <w:ind w:left="142"/>
        <w:jc w:val="both"/>
        <w:rPr>
          <w:ins w:id="685" w:author="Michelle Castellanos" w:date="2019-09-01T23:32:00Z"/>
          <w:rFonts w:asciiTheme="minorHAnsi" w:hAnsiTheme="minorHAnsi" w:cstheme="minorHAnsi"/>
          <w:sz w:val="20"/>
        </w:rPr>
      </w:pPr>
      <w:ins w:id="686" w:author="Michelle Castellanos" w:date="2019-09-01T23:32:00Z">
        <w:r w:rsidRPr="00F740DD">
          <w:rPr>
            <w:rFonts w:asciiTheme="minorHAnsi" w:hAnsiTheme="minorHAnsi" w:cstheme="minorHAnsi"/>
            <w:sz w:val="20"/>
          </w:rPr>
          <w:t>&lt;/Threat-descriptions&gt;</w:t>
        </w:r>
      </w:ins>
    </w:p>
    <w:p w14:paraId="2F2F54FD" w14:textId="7E1DE9C0" w:rsidR="00557A69" w:rsidRPr="00F740DD" w:rsidRDefault="00557A69" w:rsidP="00F740DD">
      <w:pPr>
        <w:pStyle w:val="Standard"/>
        <w:ind w:left="142"/>
        <w:jc w:val="both"/>
        <w:rPr>
          <w:ins w:id="687" w:author="Michelle Castellanos" w:date="2019-09-01T23:32:00Z"/>
          <w:rFonts w:asciiTheme="minorHAnsi" w:hAnsiTheme="minorHAnsi" w:cstheme="minorHAnsi"/>
          <w:sz w:val="20"/>
        </w:rPr>
      </w:pPr>
      <w:ins w:id="688" w:author="Michelle Castellanos" w:date="2019-09-01T23:32:00Z">
        <w:r w:rsidRPr="00F740DD">
          <w:rPr>
            <w:rFonts w:asciiTheme="minorHAnsi" w:hAnsiTheme="minorHAnsi" w:cstheme="minorHAnsi"/>
            <w:sz w:val="20"/>
          </w:rPr>
          <w:t>&lt;Threat-classification id="IUCN" version="3.2" selected="no" assigned-by="RLE team"&gt;</w:t>
        </w:r>
      </w:ins>
    </w:p>
    <w:p w14:paraId="4C9CF4B7" w14:textId="77777777" w:rsidR="00F740DD" w:rsidRDefault="00F740DD" w:rsidP="00F740DD">
      <w:pPr>
        <w:pStyle w:val="Standard"/>
        <w:ind w:left="426"/>
        <w:jc w:val="both"/>
        <w:rPr>
          <w:rFonts w:asciiTheme="minorHAnsi" w:hAnsiTheme="minorHAnsi" w:cstheme="minorHAnsi"/>
          <w:sz w:val="20"/>
        </w:rPr>
      </w:pPr>
      <w:r w:rsidRPr="00F740DD">
        <w:rPr>
          <w:rFonts w:asciiTheme="minorHAnsi" w:hAnsiTheme="minorHAnsi" w:cstheme="minorHAnsi"/>
          <w:sz w:val="20"/>
        </w:rPr>
        <w:t>&lt;</w:t>
      </w:r>
      <w:r w:rsidRPr="00F740DD">
        <w:rPr>
          <w:rFonts w:asciiTheme="minorHAnsi" w:hAnsiTheme="minorHAnsi" w:cstheme="minorHAnsi"/>
          <w:color w:val="0070C0"/>
          <w:sz w:val="20"/>
        </w:rPr>
        <w:t>Threat-classification-element</w:t>
      </w:r>
      <w:r w:rsidRPr="00F740DD">
        <w:rPr>
          <w:rFonts w:asciiTheme="minorHAnsi" w:hAnsiTheme="minorHAnsi" w:cstheme="minorHAnsi"/>
          <w:sz w:val="20"/>
        </w:rPr>
        <w:t xml:space="preserve"> </w:t>
      </w:r>
      <w:r w:rsidRPr="00F740DD">
        <w:rPr>
          <w:rFonts w:asciiTheme="minorHAnsi" w:hAnsiTheme="minorHAnsi" w:cstheme="minorHAnsi"/>
          <w:color w:val="FF0000"/>
          <w:sz w:val="20"/>
        </w:rPr>
        <w:t>level</w:t>
      </w:r>
      <w:r w:rsidRPr="00F740DD">
        <w:rPr>
          <w:rFonts w:asciiTheme="minorHAnsi" w:hAnsiTheme="minorHAnsi" w:cstheme="minorHAnsi"/>
          <w:sz w:val="20"/>
        </w:rPr>
        <w:t>="1"&gt;</w:t>
      </w:r>
      <w:ins w:id="689" w:author="Michelle Castellanos" w:date="2019-09-01T23:32:00Z">
        <w:r w:rsidR="00557A69" w:rsidRPr="00F740DD">
          <w:rPr>
            <w:rFonts w:asciiTheme="minorHAnsi" w:hAnsiTheme="minorHAnsi" w:cstheme="minorHAnsi"/>
            <w:sz w:val="20"/>
          </w:rPr>
          <w:t>1. Residential and commercial development</w:t>
        </w:r>
      </w:ins>
      <w:r w:rsidRPr="00F740DD">
        <w:rPr>
          <w:rFonts w:asciiTheme="minorHAnsi" w:hAnsiTheme="minorHAnsi" w:cstheme="minorHAnsi"/>
          <w:sz w:val="20"/>
        </w:rPr>
        <w:t>&lt;/</w:t>
      </w:r>
      <w:r w:rsidRPr="00F740DD">
        <w:rPr>
          <w:rFonts w:asciiTheme="minorHAnsi" w:hAnsiTheme="minorHAnsi" w:cstheme="minorHAnsi"/>
          <w:color w:val="0070C0"/>
          <w:sz w:val="20"/>
        </w:rPr>
        <w:t>Threat-classification-element</w:t>
      </w:r>
      <w:r w:rsidRPr="00F740DD">
        <w:rPr>
          <w:rFonts w:asciiTheme="minorHAnsi" w:hAnsiTheme="minorHAnsi" w:cstheme="minorHAnsi"/>
          <w:sz w:val="20"/>
        </w:rPr>
        <w:t>&gt;</w:t>
      </w:r>
    </w:p>
    <w:p w14:paraId="47135A6C" w14:textId="77777777" w:rsidR="00F740DD" w:rsidRDefault="00F740DD" w:rsidP="00F740DD">
      <w:pPr>
        <w:pStyle w:val="Standard"/>
        <w:ind w:left="426"/>
        <w:jc w:val="both"/>
        <w:rPr>
          <w:rFonts w:asciiTheme="minorHAnsi" w:hAnsiTheme="minorHAnsi" w:cstheme="minorHAnsi"/>
          <w:sz w:val="20"/>
        </w:rPr>
      </w:pPr>
      <w:r w:rsidRPr="00F740DD">
        <w:rPr>
          <w:rFonts w:asciiTheme="minorHAnsi" w:hAnsiTheme="minorHAnsi" w:cstheme="minorHAnsi"/>
          <w:sz w:val="20"/>
        </w:rPr>
        <w:t>&lt;</w:t>
      </w:r>
      <w:r w:rsidRPr="00F740DD">
        <w:rPr>
          <w:rFonts w:asciiTheme="minorHAnsi" w:hAnsiTheme="minorHAnsi" w:cstheme="minorHAnsi"/>
          <w:color w:val="0070C0"/>
          <w:sz w:val="20"/>
        </w:rPr>
        <w:t>Threat-classification-element</w:t>
      </w:r>
      <w:r w:rsidRPr="00F740DD">
        <w:rPr>
          <w:rFonts w:asciiTheme="minorHAnsi" w:hAnsiTheme="minorHAnsi" w:cstheme="minorHAnsi"/>
          <w:sz w:val="20"/>
        </w:rPr>
        <w:t xml:space="preserve"> </w:t>
      </w:r>
      <w:r w:rsidRPr="00F740DD">
        <w:rPr>
          <w:rFonts w:asciiTheme="minorHAnsi" w:hAnsiTheme="minorHAnsi" w:cstheme="minorHAnsi"/>
          <w:color w:val="FF0000"/>
          <w:sz w:val="20"/>
        </w:rPr>
        <w:t>level</w:t>
      </w:r>
      <w:r w:rsidRPr="00F740DD">
        <w:rPr>
          <w:rFonts w:asciiTheme="minorHAnsi" w:hAnsiTheme="minorHAnsi" w:cstheme="minorHAnsi"/>
          <w:sz w:val="20"/>
        </w:rPr>
        <w:t>="2"&gt;</w:t>
      </w:r>
      <w:ins w:id="690" w:author="Michelle Castellanos" w:date="2019-09-01T23:32:00Z">
        <w:r w:rsidR="00557A69" w:rsidRPr="00F740DD">
          <w:rPr>
            <w:rFonts w:asciiTheme="minorHAnsi" w:hAnsiTheme="minorHAnsi" w:cstheme="minorHAnsi"/>
            <w:sz w:val="20"/>
          </w:rPr>
          <w:t>1.3. Tourism and recreation areas&lt;/Threat-classification-element&gt;</w:t>
        </w:r>
      </w:ins>
    </w:p>
    <w:p w14:paraId="3EE04E76" w14:textId="77777777" w:rsidR="00F740DD" w:rsidRDefault="00F740DD" w:rsidP="00F740DD">
      <w:pPr>
        <w:pStyle w:val="Standard"/>
        <w:ind w:left="426"/>
        <w:jc w:val="both"/>
        <w:rPr>
          <w:rFonts w:asciiTheme="minorHAnsi" w:hAnsiTheme="minorHAnsi" w:cstheme="minorHAnsi"/>
          <w:sz w:val="20"/>
        </w:rPr>
      </w:pPr>
      <w:r w:rsidRPr="00F740DD">
        <w:rPr>
          <w:rFonts w:asciiTheme="minorHAnsi" w:hAnsiTheme="minorHAnsi" w:cstheme="minorHAnsi"/>
          <w:sz w:val="20"/>
        </w:rPr>
        <w:t>&lt;</w:t>
      </w:r>
      <w:r w:rsidRPr="00F740DD">
        <w:rPr>
          <w:rFonts w:asciiTheme="minorHAnsi" w:hAnsiTheme="minorHAnsi" w:cstheme="minorHAnsi"/>
          <w:color w:val="0070C0"/>
          <w:sz w:val="20"/>
        </w:rPr>
        <w:t>Threat-classification-element</w:t>
      </w:r>
      <w:r w:rsidRPr="00F740DD">
        <w:rPr>
          <w:rFonts w:asciiTheme="minorHAnsi" w:hAnsiTheme="minorHAnsi" w:cstheme="minorHAnsi"/>
          <w:sz w:val="20"/>
        </w:rPr>
        <w:t xml:space="preserve"> </w:t>
      </w:r>
      <w:r w:rsidRPr="00F740DD">
        <w:rPr>
          <w:rFonts w:asciiTheme="minorHAnsi" w:hAnsiTheme="minorHAnsi" w:cstheme="minorHAnsi"/>
          <w:color w:val="FF0000"/>
          <w:sz w:val="20"/>
        </w:rPr>
        <w:t>level</w:t>
      </w:r>
      <w:r w:rsidRPr="00F740DD">
        <w:rPr>
          <w:rFonts w:asciiTheme="minorHAnsi" w:hAnsiTheme="minorHAnsi" w:cstheme="minorHAnsi"/>
          <w:sz w:val="20"/>
        </w:rPr>
        <w:t>="1"&gt;</w:t>
      </w:r>
      <w:ins w:id="691" w:author="Michelle Castellanos" w:date="2019-09-01T23:32:00Z">
        <w:r w:rsidR="00557A69" w:rsidRPr="00F740DD">
          <w:rPr>
            <w:rFonts w:asciiTheme="minorHAnsi" w:hAnsiTheme="minorHAnsi" w:cstheme="minorHAnsi"/>
            <w:sz w:val="20"/>
          </w:rPr>
          <w:t>6. Human intrusions and disturbance</w:t>
        </w:r>
      </w:ins>
      <w:r w:rsidRPr="00F740DD">
        <w:rPr>
          <w:rFonts w:asciiTheme="minorHAnsi" w:hAnsiTheme="minorHAnsi" w:cstheme="minorHAnsi"/>
          <w:sz w:val="20"/>
        </w:rPr>
        <w:t>&lt;/</w:t>
      </w:r>
      <w:r w:rsidRPr="00F740DD">
        <w:rPr>
          <w:rFonts w:asciiTheme="minorHAnsi" w:hAnsiTheme="minorHAnsi" w:cstheme="minorHAnsi"/>
          <w:color w:val="0070C0"/>
          <w:sz w:val="20"/>
        </w:rPr>
        <w:t>Threat-classification-element</w:t>
      </w:r>
      <w:r w:rsidRPr="00F740DD">
        <w:rPr>
          <w:rFonts w:asciiTheme="minorHAnsi" w:hAnsiTheme="minorHAnsi" w:cstheme="minorHAnsi"/>
          <w:sz w:val="20"/>
        </w:rPr>
        <w:t>&gt;</w:t>
      </w:r>
    </w:p>
    <w:p w14:paraId="34D6A72E" w14:textId="3E2EED9E" w:rsidR="00557A69" w:rsidRPr="00F740DD" w:rsidRDefault="00F740DD" w:rsidP="00F740DD">
      <w:pPr>
        <w:pStyle w:val="Standard"/>
        <w:ind w:left="426"/>
        <w:jc w:val="both"/>
        <w:rPr>
          <w:ins w:id="692" w:author="Michelle Castellanos" w:date="2019-09-01T23:32:00Z"/>
          <w:rFonts w:asciiTheme="minorHAnsi" w:hAnsiTheme="minorHAnsi" w:cstheme="minorHAnsi"/>
          <w:sz w:val="20"/>
        </w:rPr>
      </w:pPr>
      <w:r w:rsidRPr="00F740DD">
        <w:rPr>
          <w:rFonts w:asciiTheme="minorHAnsi" w:hAnsiTheme="minorHAnsi" w:cstheme="minorHAnsi"/>
          <w:sz w:val="20"/>
        </w:rPr>
        <w:t>&lt;</w:t>
      </w:r>
      <w:r w:rsidRPr="00F740DD">
        <w:rPr>
          <w:rFonts w:asciiTheme="minorHAnsi" w:hAnsiTheme="minorHAnsi" w:cstheme="minorHAnsi"/>
          <w:color w:val="0070C0"/>
          <w:sz w:val="20"/>
        </w:rPr>
        <w:t>Threat-classification-element</w:t>
      </w:r>
      <w:r w:rsidRPr="00F740DD">
        <w:rPr>
          <w:rFonts w:asciiTheme="minorHAnsi" w:hAnsiTheme="minorHAnsi" w:cstheme="minorHAnsi"/>
          <w:sz w:val="20"/>
        </w:rPr>
        <w:t xml:space="preserve"> </w:t>
      </w:r>
      <w:r w:rsidRPr="00F740DD">
        <w:rPr>
          <w:rFonts w:asciiTheme="minorHAnsi" w:hAnsiTheme="minorHAnsi" w:cstheme="minorHAnsi"/>
          <w:color w:val="FF0000"/>
          <w:sz w:val="20"/>
        </w:rPr>
        <w:t>level</w:t>
      </w:r>
      <w:r w:rsidRPr="00F740DD">
        <w:rPr>
          <w:rFonts w:asciiTheme="minorHAnsi" w:hAnsiTheme="minorHAnsi" w:cstheme="minorHAnsi"/>
          <w:sz w:val="20"/>
        </w:rPr>
        <w:t>="2"&gt;</w:t>
      </w:r>
      <w:ins w:id="693" w:author="Michelle Castellanos" w:date="2019-09-01T23:32:00Z">
        <w:r w:rsidR="00557A69" w:rsidRPr="00F740DD">
          <w:rPr>
            <w:rFonts w:asciiTheme="minorHAnsi" w:hAnsiTheme="minorHAnsi" w:cstheme="minorHAnsi"/>
            <w:sz w:val="20"/>
          </w:rPr>
          <w:t>&gt;6.1. Recreational activities</w:t>
        </w:r>
      </w:ins>
      <w:r w:rsidRPr="00F740DD">
        <w:rPr>
          <w:rFonts w:asciiTheme="minorHAnsi" w:hAnsiTheme="minorHAnsi" w:cstheme="minorHAnsi"/>
          <w:sz w:val="20"/>
        </w:rPr>
        <w:t>&lt;/</w:t>
      </w:r>
      <w:r w:rsidRPr="00F740DD">
        <w:rPr>
          <w:rFonts w:asciiTheme="minorHAnsi" w:hAnsiTheme="minorHAnsi" w:cstheme="minorHAnsi"/>
          <w:color w:val="0070C0"/>
          <w:sz w:val="20"/>
        </w:rPr>
        <w:t>Threat-classification-element</w:t>
      </w:r>
      <w:r w:rsidRPr="00F740DD">
        <w:rPr>
          <w:rFonts w:asciiTheme="minorHAnsi" w:hAnsiTheme="minorHAnsi" w:cstheme="minorHAnsi"/>
          <w:sz w:val="20"/>
        </w:rPr>
        <w:t>&gt;</w:t>
      </w:r>
    </w:p>
    <w:p w14:paraId="5B57030F" w14:textId="0B1D43EF" w:rsidR="00AD7383" w:rsidRPr="00F740DD" w:rsidRDefault="00557A69" w:rsidP="00F740DD">
      <w:pPr>
        <w:pStyle w:val="Standard"/>
        <w:ind w:left="142"/>
        <w:jc w:val="both"/>
        <w:rPr>
          <w:rFonts w:asciiTheme="minorHAnsi" w:hAnsiTheme="minorHAnsi" w:cstheme="minorHAnsi"/>
          <w:sz w:val="20"/>
        </w:rPr>
      </w:pPr>
      <w:ins w:id="694" w:author="Michelle Castellanos" w:date="2019-09-01T23:32:00Z">
        <w:r w:rsidRPr="00F740DD">
          <w:rPr>
            <w:rFonts w:asciiTheme="minorHAnsi" w:hAnsiTheme="minorHAnsi" w:cstheme="minorHAnsi"/>
            <w:sz w:val="20"/>
          </w:rPr>
          <w:t>&lt;/Threat-classification&gt;</w:t>
        </w:r>
      </w:ins>
    </w:p>
    <w:p w14:paraId="35CA5BDE" w14:textId="27D533CC" w:rsidR="001D3F73" w:rsidRPr="00AE5BF5" w:rsidRDefault="00FC6AF8" w:rsidP="00AE5BF5">
      <w:pPr>
        <w:pStyle w:val="Ttulo1"/>
        <w:numPr>
          <w:ilvl w:val="3"/>
          <w:numId w:val="29"/>
        </w:numPr>
      </w:pPr>
      <w:bookmarkStart w:id="695" w:name="_Toc528812672"/>
      <w:bookmarkStart w:id="696" w:name="_Toc10659977"/>
      <w:bookmarkStart w:id="697" w:name="_Toc10989907"/>
      <w:bookmarkEnd w:id="695"/>
      <w:r w:rsidRPr="00AE5BF5">
        <w:t>Node: Conservation actions</w:t>
      </w:r>
      <w:bookmarkEnd w:id="696"/>
      <w:bookmarkEnd w:id="697"/>
    </w:p>
    <w:p w14:paraId="2F331C41" w14:textId="77777777" w:rsidR="001D3F73" w:rsidRPr="008508DA" w:rsidRDefault="00FC6AF8">
      <w:pPr>
        <w:pStyle w:val="Standard"/>
        <w:spacing w:after="0" w:line="240" w:lineRule="auto"/>
        <w:rPr>
          <w:lang w:val="fr-FR"/>
        </w:rPr>
      </w:pPr>
      <w:r w:rsidRPr="008508DA">
        <w:rPr>
          <w:rFonts w:ascii="Bookman Old Style" w:hAnsi="Bookman Old Style"/>
          <w:sz w:val="24"/>
          <w:szCs w:val="24"/>
          <w:u w:val="single"/>
          <w:lang w:val="fr-FR"/>
        </w:rPr>
        <w:t>Tag:</w:t>
      </w:r>
      <w:r w:rsidRPr="008508DA">
        <w:rPr>
          <w:rFonts w:ascii="Bookman Old Style" w:hAnsi="Bookman Old Style"/>
          <w:sz w:val="24"/>
          <w:szCs w:val="24"/>
          <w:lang w:val="fr-FR"/>
        </w:rPr>
        <w:t xml:space="preserve">   &lt;Conservation-actions&gt;</w:t>
      </w:r>
    </w:p>
    <w:p w14:paraId="56CFC3D3" w14:textId="50300F38" w:rsidR="001D3F73" w:rsidRDefault="00FC6AF8">
      <w:pPr>
        <w:pStyle w:val="Standard"/>
        <w:spacing w:after="0" w:line="240" w:lineRule="auto"/>
      </w:pPr>
      <w:r>
        <w:rPr>
          <w:rFonts w:ascii="Bookman Old Style" w:hAnsi="Bookman Old Style"/>
          <w:sz w:val="24"/>
          <w:szCs w:val="24"/>
          <w:u w:val="single"/>
        </w:rPr>
        <w:t>Parent:</w:t>
      </w:r>
      <w:r>
        <w:rPr>
          <w:rFonts w:ascii="Bookman Old Style" w:hAnsi="Bookman Old Style"/>
          <w:sz w:val="24"/>
          <w:szCs w:val="24"/>
        </w:rPr>
        <w:t xml:space="preserve"> Assessment-</w:t>
      </w:r>
      <w:r w:rsidR="00885323">
        <w:rPr>
          <w:rFonts w:ascii="Bookman Old Style" w:hAnsi="Bookman Old Style"/>
          <w:sz w:val="24"/>
          <w:szCs w:val="24"/>
        </w:rPr>
        <w:t>T</w:t>
      </w:r>
      <w:r>
        <w:rPr>
          <w:rFonts w:ascii="Bookman Old Style" w:hAnsi="Bookman Old Style"/>
          <w:sz w:val="24"/>
          <w:szCs w:val="24"/>
        </w:rPr>
        <w:t>arget</w:t>
      </w:r>
      <w:r>
        <w:rPr>
          <w:rFonts w:ascii="Bookman Old Style" w:hAnsi="Bookman Old Style"/>
          <w:sz w:val="24"/>
          <w:szCs w:val="24"/>
        </w:rPr>
        <w:br/>
      </w:r>
      <w:r>
        <w:rPr>
          <w:rFonts w:ascii="Bookman Old Style" w:hAnsi="Bookman Old Style"/>
          <w:sz w:val="24"/>
          <w:szCs w:val="24"/>
          <w:u w:val="single"/>
        </w:rPr>
        <w:t>Children</w:t>
      </w:r>
      <w:r w:rsidR="00AD2BD6">
        <w:rPr>
          <w:rFonts w:ascii="Bookman Old Style" w:hAnsi="Bookman Old Style"/>
          <w:sz w:val="24"/>
          <w:szCs w:val="24"/>
        </w:rPr>
        <w:t xml:space="preserve">: </w:t>
      </w:r>
      <w:r w:rsidR="00CE085D">
        <w:rPr>
          <w:rFonts w:ascii="Bookman Old Style" w:hAnsi="Bookman Old Style"/>
          <w:sz w:val="24"/>
          <w:szCs w:val="24"/>
        </w:rPr>
        <w:t>Conservation-</w:t>
      </w:r>
      <w:r w:rsidR="00AD2BD6">
        <w:rPr>
          <w:rFonts w:ascii="Bookman Old Style" w:hAnsi="Bookman Old Style"/>
          <w:sz w:val="24"/>
          <w:szCs w:val="24"/>
        </w:rPr>
        <w:t>Summaries</w:t>
      </w:r>
      <w:r>
        <w:rPr>
          <w:rFonts w:ascii="Bookman Old Style" w:hAnsi="Bookman Old Style"/>
          <w:sz w:val="24"/>
          <w:szCs w:val="24"/>
        </w:rPr>
        <w:t>, Conservation-action</w:t>
      </w:r>
    </w:p>
    <w:p w14:paraId="7B986A2A" w14:textId="77777777" w:rsidR="001D3F73" w:rsidRDefault="001D3F73">
      <w:pPr>
        <w:pStyle w:val="Standard"/>
        <w:spacing w:line="276" w:lineRule="auto"/>
        <w:rPr>
          <w:rFonts w:ascii="Bookman Old Style" w:hAnsi="Bookman Old Style"/>
          <w:sz w:val="24"/>
          <w:szCs w:val="24"/>
        </w:rPr>
      </w:pPr>
    </w:p>
    <w:p w14:paraId="72083E07" w14:textId="2DE8B947" w:rsidR="001D3F73" w:rsidRPr="001E78EB" w:rsidRDefault="00FC6AF8">
      <w:pPr>
        <w:pStyle w:val="Standard"/>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a list of conservation actions developed for the assessment target (ecosystem, biotope, habitat, </w:t>
      </w:r>
      <w:r w:rsidR="00313B1C">
        <w:rPr>
          <w:rFonts w:ascii="Bookman Old Style" w:hAnsi="Bookman Old Style"/>
          <w:sz w:val="24"/>
          <w:szCs w:val="24"/>
        </w:rPr>
        <w:t>etc.</w:t>
      </w:r>
      <w:r>
        <w:rPr>
          <w:rFonts w:ascii="Bookman Old Style" w:hAnsi="Bookman Old Style"/>
          <w:sz w:val="24"/>
          <w:szCs w:val="24"/>
        </w:rPr>
        <w:t>) at present time. This node contains a text description and a list of each conservation action with its classification and description.</w:t>
      </w:r>
      <w:r w:rsidR="00D96777">
        <w:rPr>
          <w:rFonts w:ascii="Bookman Old Style" w:hAnsi="Bookman Old Style"/>
          <w:sz w:val="24"/>
          <w:szCs w:val="24"/>
        </w:rPr>
        <w:t xml:space="preserve"> Will be considered only conservation actions identified by the assessment author, not conservation actions defined by the compiler.</w:t>
      </w:r>
      <w:r>
        <w:rPr>
          <w:rFonts w:ascii="Bookman Old Style" w:hAnsi="Bookman Old Style"/>
          <w:sz w:val="24"/>
          <w:szCs w:val="24"/>
        </w:rPr>
        <w:t xml:space="preserve"> If the original author</w:t>
      </w:r>
      <w:r w:rsidR="00D96777">
        <w:rPr>
          <w:rFonts w:ascii="Bookman Old Style" w:hAnsi="Bookman Old Style"/>
          <w:sz w:val="24"/>
          <w:szCs w:val="24"/>
        </w:rPr>
        <w:t xml:space="preserve"> identifies a conservation action but</w:t>
      </w:r>
      <w:r>
        <w:rPr>
          <w:rFonts w:ascii="Bookman Old Style" w:hAnsi="Bookman Old Style"/>
          <w:sz w:val="24"/>
          <w:szCs w:val="24"/>
        </w:rPr>
        <w:t xml:space="preserve"> didn’t provide a classification scheme, we must use the classification scheme provided by IUCN on its version </w:t>
      </w:r>
      <w:r w:rsidR="00803D7C">
        <w:rPr>
          <w:rFonts w:ascii="Bookman Old Style" w:hAnsi="Bookman Old Style"/>
          <w:sz w:val="24"/>
          <w:szCs w:val="24"/>
        </w:rPr>
        <w:t xml:space="preserve">2.0 </w:t>
      </w:r>
      <w:r>
        <w:rPr>
          <w:rFonts w:ascii="Bookman Old Style" w:hAnsi="Bookman Old Style"/>
          <w:sz w:val="24"/>
          <w:szCs w:val="24"/>
        </w:rPr>
        <w:t>available in:</w:t>
      </w:r>
      <w:r w:rsidR="001E78EB">
        <w:rPr>
          <w:rFonts w:ascii="Bookman Old Style" w:hAnsi="Bookman Old Style"/>
          <w:sz w:val="24"/>
          <w:szCs w:val="24"/>
        </w:rPr>
        <w:t xml:space="preserve"> </w:t>
      </w:r>
      <w:hyperlink r:id="rId17" w:history="1">
        <w:r w:rsidR="00313B1C">
          <w:rPr>
            <w:rStyle w:val="Hipervnculo"/>
          </w:rPr>
          <w:t>https://www.iucnredlist.org/resources/conservation-actions-classification-scheme</w:t>
        </w:r>
      </w:hyperlink>
      <w:r w:rsidR="001E78EB">
        <w:rPr>
          <w:rStyle w:val="Hipervnculo"/>
        </w:rPr>
        <w:t xml:space="preserve">. </w:t>
      </w:r>
      <w:r>
        <w:rPr>
          <w:rFonts w:ascii="Bookman Old Style" w:hAnsi="Bookman Old Style"/>
          <w:sz w:val="24"/>
          <w:szCs w:val="24"/>
        </w:rPr>
        <w:t>In this order, we must be aware the conservation actions listed in this document are based in the IUCN Red List of Threatened Species, and some will not adjust for ecosystems context. A proper understanding of the assessment will allow an effective classification of the conservation actions.</w:t>
      </w:r>
    </w:p>
    <w:p w14:paraId="414080FD" w14:textId="29F7A51D" w:rsidR="001D3F73" w:rsidRDefault="00FC6AF8">
      <w:pPr>
        <w:pStyle w:val="Standard"/>
        <w:jc w:val="both"/>
      </w:pPr>
      <w:r>
        <w:rPr>
          <w:rFonts w:ascii="Bookman Old Style" w:hAnsi="Bookman Old Style"/>
          <w:sz w:val="24"/>
          <w:szCs w:val="24"/>
          <w:u w:val="single"/>
        </w:rPr>
        <w:lastRenderedPageBreak/>
        <w:t>At</w:t>
      </w:r>
      <w:r w:rsidR="000C0DCD">
        <w:rPr>
          <w:rFonts w:ascii="Bookman Old Style" w:hAnsi="Bookman Old Style"/>
          <w:sz w:val="24"/>
          <w:szCs w:val="24"/>
          <w:u w:val="single"/>
        </w:rPr>
        <w:t>t</w:t>
      </w:r>
      <w:r>
        <w:rPr>
          <w:rFonts w:ascii="Bookman Old Style" w:hAnsi="Bookman Old Style"/>
          <w:sz w:val="24"/>
          <w:szCs w:val="24"/>
          <w:u w:val="single"/>
        </w:rPr>
        <w:t>ributes:</w:t>
      </w:r>
      <w:r>
        <w:rPr>
          <w:rFonts w:ascii="Bookman Old Style" w:hAnsi="Bookman Old Style"/>
          <w:sz w:val="24"/>
          <w:szCs w:val="24"/>
        </w:rPr>
        <w:t xml:space="preserve"> none</w:t>
      </w:r>
    </w:p>
    <w:p w14:paraId="115A84BB" w14:textId="77777777" w:rsidR="00B255C1" w:rsidRDefault="00FC6AF8" w:rsidP="00B255C1">
      <w:pPr>
        <w:pStyle w:val="Standard"/>
        <w:spacing w:after="0"/>
        <w:rPr>
          <w:rFonts w:ascii="Bookman Old Style" w:hAnsi="Bookman Old Style"/>
          <w:sz w:val="24"/>
          <w:szCs w:val="24"/>
          <w:u w:val="single"/>
        </w:rPr>
      </w:pPr>
      <w:r>
        <w:rPr>
          <w:rFonts w:ascii="Bookman Old Style" w:hAnsi="Bookman Old Style"/>
          <w:sz w:val="24"/>
          <w:szCs w:val="24"/>
          <w:u w:val="single"/>
        </w:rPr>
        <w:t>Example:</w:t>
      </w:r>
      <w:bookmarkStart w:id="698" w:name="_Toc10659978"/>
      <w:bookmarkStart w:id="699" w:name="_Toc10989908"/>
    </w:p>
    <w:p w14:paraId="7B112CB6" w14:textId="77777777" w:rsidR="00B255C1" w:rsidRDefault="00B255C1" w:rsidP="00B255C1">
      <w:pPr>
        <w:pStyle w:val="Ejemplos"/>
        <w:ind w:left="0"/>
        <w:rPr>
          <w:rFonts w:ascii="Bookman Old Style" w:hAnsi="Bookman Old Style" w:cs="Calibri"/>
          <w:szCs w:val="24"/>
          <w:u w:val="single"/>
        </w:rPr>
      </w:pPr>
    </w:p>
    <w:p w14:paraId="64817DB7" w14:textId="77777777" w:rsidR="00B255C1" w:rsidRDefault="005C3BA0" w:rsidP="00B255C1">
      <w:pPr>
        <w:pStyle w:val="Ejemplos"/>
        <w:ind w:left="0"/>
      </w:pPr>
      <w:r w:rsidRPr="00B255C1">
        <w:t>&lt;</w:t>
      </w:r>
      <w:r w:rsidRPr="00B255C1">
        <w:rPr>
          <w:color w:val="0070C0"/>
        </w:rPr>
        <w:t>Conservation-actions</w:t>
      </w:r>
      <w:r w:rsidRPr="00B255C1">
        <w:t>&gt;</w:t>
      </w:r>
    </w:p>
    <w:p w14:paraId="71BF369D" w14:textId="56C0D42F" w:rsidR="005C3BA0" w:rsidRPr="00B255C1" w:rsidRDefault="005C3BA0" w:rsidP="00B255C1">
      <w:pPr>
        <w:pStyle w:val="Ejemplos"/>
        <w:ind w:left="0" w:firstLine="720"/>
      </w:pPr>
      <w:r w:rsidRPr="00B255C1">
        <w:t>&lt;Conservation-Summaries&gt;</w:t>
      </w:r>
    </w:p>
    <w:p w14:paraId="4F9F0B3D" w14:textId="51B6D97F" w:rsidR="005C3BA0" w:rsidRPr="00B255C1" w:rsidRDefault="005C3BA0" w:rsidP="00B255C1">
      <w:pPr>
        <w:pStyle w:val="Ejemplos"/>
        <w:ind w:left="1440"/>
      </w:pPr>
      <w:r w:rsidRPr="00B255C1">
        <w:t>&lt;Conservation-Summary lang="en"&gt;Substantial stands of Tapia forest occur in the south and in Isalo National Park. Tapia also hosts silk worms and thereby supports village-based silk industries, which often afford it some local protection.&lt;/Conservation-Summary&gt;</w:t>
      </w:r>
    </w:p>
    <w:p w14:paraId="237EF3B6" w14:textId="23756F9F" w:rsidR="005C3BA0" w:rsidRPr="00B255C1" w:rsidRDefault="005C3BA0" w:rsidP="00B255C1">
      <w:pPr>
        <w:pStyle w:val="Ejemplos"/>
        <w:ind w:left="0" w:firstLine="720"/>
      </w:pPr>
      <w:r w:rsidRPr="00B255C1">
        <w:t>&lt;/Conservation-Summaries&gt;</w:t>
      </w:r>
    </w:p>
    <w:p w14:paraId="58584AB5" w14:textId="481123F1" w:rsidR="005C3BA0" w:rsidRPr="00B255C1" w:rsidRDefault="005C3BA0" w:rsidP="00B255C1">
      <w:pPr>
        <w:pStyle w:val="Ejemplos"/>
      </w:pPr>
      <w:r w:rsidRPr="00B255C1">
        <w:t>&lt;Conservation-action&gt;</w:t>
      </w:r>
    </w:p>
    <w:p w14:paraId="4E36E76E" w14:textId="49FC6BB7" w:rsidR="005C3BA0" w:rsidRPr="00B255C1" w:rsidRDefault="005C3BA0" w:rsidP="00B255C1">
      <w:pPr>
        <w:pStyle w:val="Ejemplos"/>
        <w:ind w:left="1440"/>
      </w:pPr>
      <w:r w:rsidRPr="00B255C1">
        <w:t>&lt;Conservation-action-name&gt;National park protection&lt;/Conservation-action-name&gt;</w:t>
      </w:r>
    </w:p>
    <w:p w14:paraId="602FC59B" w14:textId="3650D85C" w:rsidR="005C3BA0" w:rsidRPr="00B255C1" w:rsidRDefault="005C3BA0" w:rsidP="00B255C1">
      <w:pPr>
        <w:pStyle w:val="Ejemplos"/>
        <w:ind w:firstLine="720"/>
      </w:pPr>
      <w:r w:rsidRPr="00B255C1">
        <w:t>&lt;C</w:t>
      </w:r>
      <w:r w:rsidR="00B255C1">
        <w:t>onservation-action-descriptions&gt;</w:t>
      </w:r>
      <w:r w:rsidRPr="00B255C1">
        <w:t>&lt;/Conservation-action-descriptions&gt;</w:t>
      </w:r>
    </w:p>
    <w:p w14:paraId="29E0D2BA" w14:textId="7051C645" w:rsidR="005C3BA0" w:rsidRPr="00B255C1" w:rsidRDefault="005C3BA0" w:rsidP="00B255C1">
      <w:pPr>
        <w:pStyle w:val="Ejemplos"/>
        <w:ind w:left="1440"/>
      </w:pPr>
      <w:r w:rsidRPr="00B255C1">
        <w:t>&lt;Conservation-action-classification id="IUCN" version="2.0" select</w:t>
      </w:r>
      <w:r w:rsidR="00B255C1">
        <w:t>ed="no" assigned-by="RLE team"&gt;</w:t>
      </w:r>
      <w:r w:rsidRPr="00B255C1">
        <w:t>&lt;/Conservation-action-classification&gt;</w:t>
      </w:r>
    </w:p>
    <w:p w14:paraId="4C53B0A1" w14:textId="437BA8B8" w:rsidR="00B255C1" w:rsidRDefault="00B255C1" w:rsidP="00B255C1">
      <w:pPr>
        <w:pStyle w:val="Ejemplos"/>
      </w:pPr>
      <w:r w:rsidRPr="00B255C1">
        <w:t>&lt;/Conservation-action&gt;</w:t>
      </w:r>
    </w:p>
    <w:p w14:paraId="5689156A" w14:textId="2F9B4809" w:rsidR="00B255C1" w:rsidRPr="00B255C1" w:rsidRDefault="00B255C1" w:rsidP="00B255C1">
      <w:pPr>
        <w:pStyle w:val="Ejemplos"/>
        <w:ind w:left="0"/>
      </w:pPr>
      <w:r>
        <w:t>&lt;/</w:t>
      </w:r>
      <w:r w:rsidRPr="00B255C1">
        <w:rPr>
          <w:color w:val="0070C0"/>
        </w:rPr>
        <w:t>Conservation-actions</w:t>
      </w:r>
      <w:r>
        <w:t>&gt;</w:t>
      </w:r>
    </w:p>
    <w:p w14:paraId="22E0DC6F" w14:textId="54F94A6F" w:rsidR="00AD2BD6" w:rsidRPr="00AD2BD6" w:rsidRDefault="00B255C1" w:rsidP="005C3BA0">
      <w:pPr>
        <w:pStyle w:val="Ttulo1"/>
        <w:numPr>
          <w:ilvl w:val="4"/>
          <w:numId w:val="29"/>
        </w:numPr>
        <w:rPr>
          <w:rStyle w:val="ListLabel1"/>
          <w:b/>
          <w:sz w:val="28"/>
        </w:rPr>
      </w:pPr>
      <w:r>
        <w:rPr>
          <w:rFonts w:ascii="Courier New" w:hAnsi="Courier New" w:cs="Courier New"/>
          <w:b w:val="0"/>
          <w:sz w:val="22"/>
          <w:szCs w:val="22"/>
        </w:rPr>
        <w:t xml:space="preserve"> </w:t>
      </w:r>
      <w:r w:rsidR="005C3BA0" w:rsidRPr="005C3BA0">
        <w:rPr>
          <w:rFonts w:ascii="Courier New" w:hAnsi="Courier New" w:cs="Courier New"/>
          <w:b w:val="0"/>
          <w:sz w:val="22"/>
          <w:szCs w:val="22"/>
        </w:rPr>
        <w:t xml:space="preserve"> </w:t>
      </w:r>
      <w:r w:rsidR="00AD2BD6" w:rsidRPr="00AD2BD6">
        <w:rPr>
          <w:rStyle w:val="ListLabel1"/>
          <w:b/>
          <w:sz w:val="28"/>
        </w:rPr>
        <w:t xml:space="preserve">Node: </w:t>
      </w:r>
      <w:r w:rsidR="00C511A0">
        <w:rPr>
          <w:rStyle w:val="ListLabel1"/>
          <w:b/>
          <w:sz w:val="28"/>
        </w:rPr>
        <w:t xml:space="preserve">Conservation </w:t>
      </w:r>
      <w:r w:rsidR="00AD2BD6" w:rsidRPr="00AD2BD6">
        <w:rPr>
          <w:rStyle w:val="ListLabel1"/>
          <w:b/>
          <w:sz w:val="28"/>
        </w:rPr>
        <w:t>Summaries</w:t>
      </w:r>
      <w:bookmarkEnd w:id="698"/>
      <w:bookmarkEnd w:id="699"/>
    </w:p>
    <w:p w14:paraId="27756445" w14:textId="528C7AD2" w:rsidR="00AD2BD6" w:rsidRDefault="00AD2BD6" w:rsidP="00AD2BD6">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w:t>
      </w:r>
      <w:r w:rsidR="00C511A0">
        <w:rPr>
          <w:rFonts w:ascii="Bookman Old Style" w:hAnsi="Bookman Old Style"/>
          <w:sz w:val="24"/>
          <w:szCs w:val="24"/>
        </w:rPr>
        <w:t>Conservation-</w:t>
      </w:r>
      <w:r>
        <w:rPr>
          <w:rFonts w:ascii="Bookman Old Style" w:hAnsi="Bookman Old Style"/>
          <w:sz w:val="24"/>
          <w:szCs w:val="24"/>
        </w:rPr>
        <w:t>Summaries&gt;</w:t>
      </w:r>
    </w:p>
    <w:p w14:paraId="5D946BA7" w14:textId="77777777" w:rsidR="00AD2BD6" w:rsidRDefault="00AD2BD6" w:rsidP="00AD2BD6">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Conservation-actions</w:t>
      </w:r>
    </w:p>
    <w:p w14:paraId="21F2D58A" w14:textId="71C8F9EF" w:rsidR="00AD2BD6" w:rsidRDefault="00AD2BD6" w:rsidP="00AD2BD6">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C511A0">
        <w:rPr>
          <w:rFonts w:ascii="Bookman Old Style" w:hAnsi="Bookman Old Style"/>
          <w:sz w:val="24"/>
          <w:szCs w:val="24"/>
        </w:rPr>
        <w:t>Conservation-</w:t>
      </w:r>
      <w:r>
        <w:rPr>
          <w:rFonts w:ascii="Bookman Old Style" w:hAnsi="Bookman Old Style"/>
          <w:sz w:val="24"/>
          <w:szCs w:val="24"/>
        </w:rPr>
        <w:t>Summary</w:t>
      </w:r>
    </w:p>
    <w:p w14:paraId="7BF6C9E0" w14:textId="7D917E2F" w:rsidR="00AD2BD6" w:rsidRDefault="00AD2BD6" w:rsidP="00AD2BD6">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w:t>
      </w:r>
      <w:r w:rsidR="00C511A0">
        <w:rPr>
          <w:rFonts w:ascii="Bookman Old Style" w:hAnsi="Bookman Old Style"/>
          <w:sz w:val="24"/>
          <w:szCs w:val="24"/>
        </w:rPr>
        <w:t>a</w:t>
      </w:r>
      <w:r>
        <w:rPr>
          <w:rFonts w:ascii="Bookman Old Style" w:hAnsi="Bookman Old Style"/>
          <w:sz w:val="24"/>
          <w:szCs w:val="24"/>
        </w:rPr>
        <w:t xml:space="preserve"> </w:t>
      </w:r>
      <w:r w:rsidR="00C511A0">
        <w:rPr>
          <w:rFonts w:ascii="Bookman Old Style" w:hAnsi="Bookman Old Style"/>
          <w:sz w:val="24"/>
          <w:szCs w:val="24"/>
        </w:rPr>
        <w:t xml:space="preserve">list of </w:t>
      </w:r>
      <w:r>
        <w:rPr>
          <w:rFonts w:ascii="Bookman Old Style" w:hAnsi="Bookman Old Style"/>
          <w:sz w:val="24"/>
          <w:szCs w:val="24"/>
        </w:rPr>
        <w:t>text description</w:t>
      </w:r>
      <w:r w:rsidR="00C511A0">
        <w:rPr>
          <w:rFonts w:ascii="Bookman Old Style" w:hAnsi="Bookman Old Style"/>
          <w:sz w:val="24"/>
          <w:szCs w:val="24"/>
        </w:rPr>
        <w:t>s</w:t>
      </w:r>
      <w:r>
        <w:rPr>
          <w:rFonts w:ascii="Bookman Old Style" w:hAnsi="Bookman Old Style"/>
          <w:sz w:val="24"/>
          <w:szCs w:val="24"/>
        </w:rPr>
        <w:t xml:space="preserve"> of the conservation actions rel</w:t>
      </w:r>
      <w:r w:rsidR="00C65978">
        <w:rPr>
          <w:rFonts w:ascii="Bookman Old Style" w:hAnsi="Bookman Old Style"/>
          <w:sz w:val="24"/>
          <w:szCs w:val="24"/>
        </w:rPr>
        <w:t>evant for the assessment target in the different languages available.</w:t>
      </w:r>
    </w:p>
    <w:p w14:paraId="45AB7FCD" w14:textId="77777777" w:rsidR="00AD2BD6" w:rsidRDefault="00AD2BD6" w:rsidP="00AD2BD6">
      <w:pPr>
        <w:pStyle w:val="Standard"/>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5F52A4D3" w14:textId="77777777" w:rsidR="00AD2BD6" w:rsidRDefault="00AD2BD6" w:rsidP="00AD2BD6">
      <w:pPr>
        <w:pStyle w:val="Standard"/>
        <w:jc w:val="both"/>
      </w:pPr>
      <w:r>
        <w:rPr>
          <w:rFonts w:ascii="Bookman Old Style" w:hAnsi="Bookman Old Style"/>
          <w:sz w:val="24"/>
          <w:szCs w:val="24"/>
          <w:u w:val="single"/>
        </w:rPr>
        <w:t>Example:</w:t>
      </w:r>
    </w:p>
    <w:p w14:paraId="4E58C77B" w14:textId="77777777" w:rsidR="00C65978" w:rsidRPr="00B255C1" w:rsidRDefault="00C65978" w:rsidP="00C65978">
      <w:pPr>
        <w:pStyle w:val="Ejemplos"/>
        <w:ind w:left="0" w:firstLine="720"/>
      </w:pPr>
      <w:r w:rsidRPr="00B255C1">
        <w:t>&lt;</w:t>
      </w:r>
      <w:r w:rsidRPr="00C65978">
        <w:rPr>
          <w:color w:val="0070C0"/>
        </w:rPr>
        <w:t>Conservation-Summaries</w:t>
      </w:r>
      <w:r w:rsidRPr="00B255C1">
        <w:t>&gt;</w:t>
      </w:r>
    </w:p>
    <w:p w14:paraId="3EE995B2" w14:textId="0E4872D4" w:rsidR="00C65978" w:rsidRPr="00B255C1" w:rsidRDefault="00C65978" w:rsidP="00C65978">
      <w:pPr>
        <w:pStyle w:val="Ejemplos"/>
        <w:ind w:left="1440"/>
      </w:pPr>
      <w:r w:rsidRPr="00B255C1">
        <w:t>&lt;Conservation-Summary lang="en"&gt;</w:t>
      </w:r>
      <w:ins w:id="700" w:author="Michelle Castellanos" w:date="2019-09-01T23:42:00Z">
        <w:r w:rsidR="001E78EB" w:rsidRPr="001E78EB">
          <w:t>Australian snow patch herbfields are rare and consequently are of high conservation significance. Although not explicitly listed under national legislation (The Environment Protection and Biodiversity Conservation Act, 1999; EPBC), they are considered as ‘matters of National Environmental Significance’ under the EPBC Act.</w:t>
        </w:r>
      </w:ins>
      <w:del w:id="701" w:author="Michelle Castellanos" w:date="2019-09-01T23:42:00Z">
        <w:r w:rsidRPr="00B255C1" w:rsidDel="001E78EB">
          <w:delText>Substantial stands of Tapia forest occur in the south and in Isalo National Park. Tapia also hosts silk worms and thereby supports village-based silk industries, which often afford it some local protection.</w:delText>
        </w:r>
      </w:del>
      <w:r w:rsidRPr="00B255C1">
        <w:t>&lt;/Conservation-Summary&gt;</w:t>
      </w:r>
    </w:p>
    <w:p w14:paraId="2220A99A" w14:textId="77777777" w:rsidR="00C65978" w:rsidRPr="00B255C1" w:rsidRDefault="00C65978" w:rsidP="00C65978">
      <w:pPr>
        <w:pStyle w:val="Ejemplos"/>
        <w:ind w:left="0" w:firstLine="720"/>
      </w:pPr>
      <w:r w:rsidRPr="00B255C1">
        <w:t>&lt;/</w:t>
      </w:r>
      <w:r w:rsidRPr="00C65978">
        <w:rPr>
          <w:color w:val="0070C0"/>
        </w:rPr>
        <w:t>Conservation-Summaries</w:t>
      </w:r>
      <w:r w:rsidRPr="00B255C1">
        <w:t>&gt;</w:t>
      </w:r>
    </w:p>
    <w:p w14:paraId="152DAC85" w14:textId="77777777" w:rsidR="00AD2BD6" w:rsidRDefault="00AD2BD6">
      <w:pPr>
        <w:pStyle w:val="Standard"/>
        <w:jc w:val="both"/>
        <w:rPr>
          <w:rFonts w:ascii="Courier New" w:hAnsi="Courier New" w:cs="Courier New"/>
        </w:rPr>
      </w:pPr>
    </w:p>
    <w:p w14:paraId="61F7023F" w14:textId="1ED2A302" w:rsidR="001D3F73" w:rsidRPr="00AD2BD6" w:rsidRDefault="00FC6AF8" w:rsidP="00AD2BD6">
      <w:pPr>
        <w:pStyle w:val="Ttulo1"/>
        <w:numPr>
          <w:ilvl w:val="5"/>
          <w:numId w:val="29"/>
        </w:numPr>
        <w:rPr>
          <w:rStyle w:val="ListLabel1"/>
          <w:b/>
          <w:sz w:val="28"/>
        </w:rPr>
      </w:pPr>
      <w:bookmarkStart w:id="702" w:name="_Toc528812673"/>
      <w:bookmarkStart w:id="703" w:name="_Toc10659979"/>
      <w:bookmarkStart w:id="704" w:name="_Toc10989909"/>
      <w:bookmarkEnd w:id="702"/>
      <w:r w:rsidRPr="00AD2BD6">
        <w:rPr>
          <w:rStyle w:val="ListLabel1"/>
          <w:b/>
          <w:sz w:val="28"/>
        </w:rPr>
        <w:lastRenderedPageBreak/>
        <w:t xml:space="preserve">Node: </w:t>
      </w:r>
      <w:r w:rsidR="00C511A0">
        <w:rPr>
          <w:rStyle w:val="ListLabel1"/>
          <w:b/>
          <w:sz w:val="28"/>
        </w:rPr>
        <w:t>Conservation-</w:t>
      </w:r>
      <w:r w:rsidRPr="00AD2BD6">
        <w:rPr>
          <w:rStyle w:val="ListLabel1"/>
          <w:b/>
          <w:sz w:val="28"/>
        </w:rPr>
        <w:t>Summary</w:t>
      </w:r>
      <w:bookmarkEnd w:id="703"/>
      <w:bookmarkEnd w:id="704"/>
    </w:p>
    <w:p w14:paraId="5C1E1A61" w14:textId="741226FF"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w:t>
      </w:r>
      <w:r w:rsidR="00C511A0">
        <w:rPr>
          <w:rFonts w:ascii="Bookman Old Style" w:hAnsi="Bookman Old Style"/>
          <w:sz w:val="24"/>
          <w:szCs w:val="24"/>
        </w:rPr>
        <w:t>Conservation-</w:t>
      </w:r>
      <w:r>
        <w:rPr>
          <w:rFonts w:ascii="Bookman Old Style" w:hAnsi="Bookman Old Style"/>
          <w:sz w:val="24"/>
          <w:szCs w:val="24"/>
        </w:rPr>
        <w:t>Summary&gt;</w:t>
      </w:r>
    </w:p>
    <w:p w14:paraId="09E6DFDF" w14:textId="449D2499"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w:t>
      </w:r>
      <w:r w:rsidR="00C511A0">
        <w:rPr>
          <w:rFonts w:ascii="Bookman Old Style" w:hAnsi="Bookman Old Style"/>
          <w:sz w:val="24"/>
          <w:szCs w:val="24"/>
        </w:rPr>
        <w:t>Conservation-</w:t>
      </w:r>
      <w:r w:rsidR="001F7D50">
        <w:rPr>
          <w:rFonts w:ascii="Bookman Old Style" w:hAnsi="Bookman Old Style"/>
          <w:sz w:val="24"/>
          <w:szCs w:val="24"/>
        </w:rPr>
        <w:t>Summaries</w:t>
      </w:r>
    </w:p>
    <w:p w14:paraId="79271F50" w14:textId="77777777"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none</w:t>
      </w:r>
    </w:p>
    <w:p w14:paraId="6CE92DD4" w14:textId="2A23ACEB" w:rsidR="001D3F73" w:rsidRPr="003A1008" w:rsidRDefault="00FC6AF8" w:rsidP="003A1008">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conservation action</w:t>
      </w:r>
      <w:r w:rsidR="00362A1F">
        <w:rPr>
          <w:rFonts w:ascii="Bookman Old Style" w:hAnsi="Bookman Old Style"/>
          <w:sz w:val="24"/>
          <w:szCs w:val="24"/>
        </w:rPr>
        <w:t>s</w:t>
      </w:r>
      <w:r>
        <w:rPr>
          <w:rFonts w:ascii="Bookman Old Style" w:hAnsi="Bookman Old Style"/>
          <w:sz w:val="24"/>
          <w:szCs w:val="24"/>
        </w:rPr>
        <w:t xml:space="preserve"> relevant for the assessment target.</w:t>
      </w:r>
      <w:r w:rsidR="003A1008">
        <w:rPr>
          <w:rFonts w:ascii="Bookman Old Style" w:hAnsi="Bookman Old Style"/>
          <w:sz w:val="24"/>
          <w:szCs w:val="24"/>
        </w:rPr>
        <w:t xml:space="preserve"> </w:t>
      </w:r>
      <w:r w:rsidR="003A1008" w:rsidRPr="006101B2">
        <w:rPr>
          <w:rFonts w:ascii="Bookman Old Style" w:hAnsi="Bookman Old Style"/>
          <w:sz w:val="24"/>
          <w:szCs w:val="24"/>
        </w:rPr>
        <w:t>If the information is available in more t</w:t>
      </w:r>
      <w:r w:rsidR="003A1008">
        <w:rPr>
          <w:rFonts w:ascii="Bookman Old Style" w:hAnsi="Bookman Old Style"/>
          <w:sz w:val="24"/>
          <w:szCs w:val="24"/>
        </w:rPr>
        <w:t>han a language, add a &lt;Conservation-Summary</w:t>
      </w:r>
      <w:r w:rsidR="003A1008" w:rsidRPr="006101B2">
        <w:rPr>
          <w:rFonts w:ascii="Bookman Old Style" w:hAnsi="Bookman Old Style"/>
          <w:sz w:val="24"/>
          <w:szCs w:val="24"/>
        </w:rPr>
        <w:t>&gt; node fo</w:t>
      </w:r>
      <w:r w:rsidR="003A1008">
        <w:rPr>
          <w:rFonts w:ascii="Bookman Old Style" w:hAnsi="Bookman Old Style"/>
          <w:sz w:val="24"/>
          <w:szCs w:val="24"/>
        </w:rPr>
        <w:t>r each language (see examples).</w:t>
      </w:r>
    </w:p>
    <w:p w14:paraId="40350AB6" w14:textId="77777777" w:rsidR="001F7D50" w:rsidRDefault="001F7D50" w:rsidP="001F7D50">
      <w:pPr>
        <w:pStyle w:val="Standard"/>
        <w:jc w:val="both"/>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4DE8D12B" w14:textId="008FC804" w:rsidR="001F7D50" w:rsidRPr="00C65978" w:rsidRDefault="001F7D50" w:rsidP="00C65978">
      <w:pPr>
        <w:pStyle w:val="Prrafodelista"/>
        <w:numPr>
          <w:ilvl w:val="0"/>
          <w:numId w:val="2"/>
        </w:numPr>
        <w:spacing w:after="80" w:line="23" w:lineRule="atLeast"/>
        <w:rPr>
          <w:rFonts w:ascii="Bookman Old Style" w:hAnsi="Bookman Old Style"/>
          <w:sz w:val="24"/>
          <w:szCs w:val="24"/>
        </w:rPr>
      </w:pPr>
      <w:r>
        <w:rPr>
          <w:rFonts w:ascii="Bookman Old Style" w:hAnsi="Bookman Old Style"/>
          <w:sz w:val="24"/>
          <w:szCs w:val="24"/>
        </w:rPr>
        <w:t xml:space="preserve">@lang = </w:t>
      </w:r>
      <w:r w:rsidR="00C65978" w:rsidRPr="00E23777">
        <w:rPr>
          <w:rFonts w:ascii="Bookman Old Style" w:hAnsi="Bookman Old Style"/>
          <w:sz w:val="24"/>
          <w:szCs w:val="24"/>
        </w:rPr>
        <w:t xml:space="preserve">see </w:t>
      </w:r>
      <w:r w:rsidR="00C65978" w:rsidRPr="00E23777">
        <w:rPr>
          <w:rFonts w:ascii="Bookman Old Style" w:hAnsi="Bookman Old Style"/>
          <w:sz w:val="24"/>
          <w:szCs w:val="24"/>
          <w:highlight w:val="cyan"/>
        </w:rPr>
        <w:t>Glossary</w:t>
      </w:r>
      <w:r w:rsidR="00C65978" w:rsidRPr="00E23777">
        <w:rPr>
          <w:rFonts w:ascii="Bookman Old Style" w:hAnsi="Bookman Old Style"/>
          <w:sz w:val="24"/>
          <w:szCs w:val="24"/>
        </w:rPr>
        <w:t xml:space="preserve"> and node </w:t>
      </w:r>
      <w:r w:rsidR="00C65978" w:rsidRPr="00E23777">
        <w:rPr>
          <w:rFonts w:ascii="Bookman Old Style" w:hAnsi="Bookman Old Style"/>
          <w:sz w:val="24"/>
          <w:szCs w:val="24"/>
          <w:highlight w:val="cyan"/>
        </w:rPr>
        <w:t>3.2.1.1 Case Study Name</w:t>
      </w:r>
      <w:r w:rsidR="00C65978" w:rsidRPr="00E23777">
        <w:rPr>
          <w:rFonts w:ascii="Bookman Old Style" w:hAnsi="Bookman Old Style"/>
          <w:sz w:val="24"/>
          <w:szCs w:val="24"/>
        </w:rPr>
        <w:t xml:space="preserve"> for more details.</w:t>
      </w:r>
    </w:p>
    <w:p w14:paraId="5C7F551B" w14:textId="77777777" w:rsidR="001D3F73" w:rsidRDefault="00FC6AF8">
      <w:pPr>
        <w:pStyle w:val="Standard"/>
        <w:jc w:val="both"/>
      </w:pPr>
      <w:r>
        <w:rPr>
          <w:rFonts w:ascii="Bookman Old Style" w:hAnsi="Bookman Old Style"/>
          <w:sz w:val="24"/>
          <w:szCs w:val="24"/>
          <w:u w:val="single"/>
        </w:rPr>
        <w:t>Example:</w:t>
      </w:r>
    </w:p>
    <w:p w14:paraId="0C1D06AC" w14:textId="605F70BF" w:rsidR="00C65978" w:rsidRPr="00B255C1" w:rsidRDefault="00C65978" w:rsidP="00C65978">
      <w:pPr>
        <w:pStyle w:val="Ejemplos"/>
        <w:ind w:left="1440"/>
      </w:pPr>
      <w:r w:rsidRPr="00B255C1">
        <w:t>&lt;</w:t>
      </w:r>
      <w:r w:rsidRPr="00C65978">
        <w:rPr>
          <w:color w:val="0070C0"/>
        </w:rPr>
        <w:t xml:space="preserve">Conservation-Summary </w:t>
      </w:r>
      <w:r w:rsidRPr="00C65978">
        <w:rPr>
          <w:color w:val="FF0000"/>
        </w:rPr>
        <w:t>lang</w:t>
      </w:r>
      <w:r w:rsidRPr="00B255C1">
        <w:t>="en"&gt;</w:t>
      </w:r>
      <w:ins w:id="705" w:author="Michelle Castellanos" w:date="2019-09-01T23:43:00Z">
        <w:r w:rsidR="001E78EB" w:rsidRPr="001E78EB">
          <w:t>The assessment demonstrates an urgent need to arrest the decline of the</w:t>
        </w:r>
        <w:r w:rsidR="001E78EB">
          <w:t xml:space="preserve"> </w:t>
        </w:r>
        <w:r w:rsidR="001E78EB" w:rsidRPr="001E78EB">
          <w:t>Yellow Sea tidal flat ecosystem, which could be achieved by (i) improved coastal planning and management at regional and national levels, (ii) expansion of the coastal protected area network, and (iii) improved managed of existing protected areas to reduce illegal land reclamation and coastal exploitation.</w:t>
        </w:r>
      </w:ins>
      <w:del w:id="706" w:author="Michelle Castellanos" w:date="2019-09-01T23:43:00Z">
        <w:r w:rsidRPr="00B255C1" w:rsidDel="001E78EB">
          <w:delText>Substantial stands of Tapia forest occur in the south and in Isalo National Park. Tapia also hosts silk worms and thereby supports village-based silk industries, which often afford it some local protection.&lt;/</w:delText>
        </w:r>
      </w:del>
      <w:r w:rsidRPr="00C65978">
        <w:rPr>
          <w:color w:val="0070C0"/>
        </w:rPr>
        <w:t>Conservation-Summary</w:t>
      </w:r>
      <w:r w:rsidRPr="00B255C1">
        <w:t>&gt;</w:t>
      </w:r>
    </w:p>
    <w:p w14:paraId="68DFD31F" w14:textId="77777777" w:rsidR="001F7D50" w:rsidRDefault="001F7D50" w:rsidP="001E78EB">
      <w:pPr>
        <w:pStyle w:val="Standard"/>
        <w:spacing w:after="0"/>
        <w:jc w:val="both"/>
      </w:pPr>
    </w:p>
    <w:p w14:paraId="0120E78A" w14:textId="6780804D" w:rsidR="001D3F73" w:rsidRPr="00AD2BD6" w:rsidRDefault="00FC6AF8" w:rsidP="00AD2BD6">
      <w:pPr>
        <w:pStyle w:val="Ttulo1"/>
        <w:numPr>
          <w:ilvl w:val="4"/>
          <w:numId w:val="29"/>
        </w:numPr>
        <w:rPr>
          <w:rStyle w:val="ListLabel1"/>
          <w:b/>
          <w:sz w:val="28"/>
        </w:rPr>
      </w:pPr>
      <w:bookmarkStart w:id="707" w:name="_Toc528812674"/>
      <w:bookmarkStart w:id="708" w:name="_Toc10659980"/>
      <w:bookmarkStart w:id="709" w:name="_Toc10989910"/>
      <w:bookmarkEnd w:id="707"/>
      <w:r w:rsidRPr="00AD2BD6">
        <w:rPr>
          <w:rStyle w:val="ListLabel1"/>
          <w:b/>
          <w:sz w:val="28"/>
        </w:rPr>
        <w:t>Node: Conservation action</w:t>
      </w:r>
      <w:bookmarkEnd w:id="708"/>
      <w:bookmarkEnd w:id="709"/>
    </w:p>
    <w:p w14:paraId="665F408B" w14:textId="77777777" w:rsidR="001D3F73" w:rsidRPr="008508DA" w:rsidRDefault="00FC6AF8">
      <w:pPr>
        <w:pStyle w:val="Standard"/>
        <w:spacing w:after="0" w:line="276" w:lineRule="auto"/>
        <w:rPr>
          <w:lang w:val="fr-FR"/>
        </w:rPr>
      </w:pPr>
      <w:r w:rsidRPr="008508DA">
        <w:rPr>
          <w:rFonts w:ascii="Bookman Old Style" w:hAnsi="Bookman Old Style"/>
          <w:sz w:val="24"/>
          <w:szCs w:val="24"/>
          <w:u w:val="single"/>
          <w:lang w:val="fr-FR"/>
        </w:rPr>
        <w:t>Tag:</w:t>
      </w:r>
      <w:r w:rsidRPr="008508DA">
        <w:rPr>
          <w:rFonts w:ascii="Bookman Old Style" w:hAnsi="Bookman Old Style"/>
          <w:sz w:val="24"/>
          <w:szCs w:val="24"/>
          <w:lang w:val="fr-FR"/>
        </w:rPr>
        <w:t xml:space="preserve">   &lt;Conservation-action&gt;</w:t>
      </w:r>
    </w:p>
    <w:p w14:paraId="6F3C032A" w14:textId="77777777" w:rsidR="001D3F73" w:rsidRPr="008508DA" w:rsidRDefault="00FC6AF8">
      <w:pPr>
        <w:pStyle w:val="Standard"/>
        <w:spacing w:after="0" w:line="276" w:lineRule="auto"/>
        <w:rPr>
          <w:lang w:val="fr-FR"/>
        </w:rPr>
      </w:pPr>
      <w:r w:rsidRPr="008508DA">
        <w:rPr>
          <w:rFonts w:ascii="Bookman Old Style" w:hAnsi="Bookman Old Style"/>
          <w:sz w:val="24"/>
          <w:szCs w:val="24"/>
          <w:u w:val="single"/>
          <w:lang w:val="fr-FR"/>
        </w:rPr>
        <w:t>Parent</w:t>
      </w:r>
      <w:r w:rsidRPr="008508DA">
        <w:rPr>
          <w:rFonts w:ascii="Bookman Old Style" w:hAnsi="Bookman Old Style"/>
          <w:sz w:val="24"/>
          <w:szCs w:val="24"/>
          <w:lang w:val="fr-FR"/>
        </w:rPr>
        <w:t>: Conservation-actions</w:t>
      </w:r>
    </w:p>
    <w:p w14:paraId="6C52526C" w14:textId="004A092D" w:rsidR="001D3F73" w:rsidRPr="008508DA" w:rsidRDefault="00FC6AF8">
      <w:pPr>
        <w:pStyle w:val="Standard"/>
        <w:spacing w:after="0" w:line="276" w:lineRule="auto"/>
        <w:rPr>
          <w:lang w:val="fr-FR"/>
        </w:rPr>
      </w:pPr>
      <w:r w:rsidRPr="008508DA">
        <w:rPr>
          <w:rFonts w:ascii="Bookman Old Style" w:hAnsi="Bookman Old Style"/>
          <w:sz w:val="24"/>
          <w:szCs w:val="24"/>
          <w:u w:val="single"/>
          <w:lang w:val="fr-FR"/>
        </w:rPr>
        <w:t>Children</w:t>
      </w:r>
      <w:r w:rsidRPr="008508DA">
        <w:rPr>
          <w:rFonts w:ascii="Bookman Old Style" w:hAnsi="Bookman Old Style"/>
          <w:sz w:val="24"/>
          <w:szCs w:val="24"/>
          <w:lang w:val="fr-FR"/>
        </w:rPr>
        <w:t xml:space="preserve">: Conservation-action-name, </w:t>
      </w:r>
      <w:r w:rsidR="00885323" w:rsidRPr="008508DA">
        <w:rPr>
          <w:rFonts w:ascii="Bookman Old Style" w:hAnsi="Bookman Old Style"/>
          <w:sz w:val="24"/>
          <w:szCs w:val="24"/>
          <w:lang w:val="fr-FR"/>
        </w:rPr>
        <w:t>Conservation-action-description</w:t>
      </w:r>
      <w:r w:rsidR="00885323">
        <w:rPr>
          <w:rFonts w:ascii="Bookman Old Style" w:hAnsi="Bookman Old Style"/>
          <w:sz w:val="24"/>
          <w:szCs w:val="24"/>
          <w:lang w:val="fr-FR"/>
        </w:rPr>
        <w:t xml:space="preserve">, </w:t>
      </w:r>
      <w:r w:rsidRPr="008508DA">
        <w:rPr>
          <w:rFonts w:ascii="Bookman Old Style" w:hAnsi="Bookman Old Style"/>
          <w:sz w:val="24"/>
          <w:szCs w:val="24"/>
          <w:lang w:val="fr-FR"/>
        </w:rPr>
        <w:t xml:space="preserve">Conservation-action-classification </w:t>
      </w:r>
    </w:p>
    <w:p w14:paraId="2D30F64B" w14:textId="77777777" w:rsidR="001D3F73" w:rsidRPr="008508DA" w:rsidRDefault="001D3F73">
      <w:pPr>
        <w:pStyle w:val="Standard"/>
        <w:spacing w:after="0" w:line="276" w:lineRule="auto"/>
        <w:rPr>
          <w:rFonts w:ascii="Bookman Old Style" w:hAnsi="Bookman Old Style"/>
          <w:sz w:val="24"/>
          <w:szCs w:val="24"/>
          <w:lang w:val="fr-FR"/>
        </w:rPr>
      </w:pPr>
    </w:p>
    <w:p w14:paraId="4A6554DE" w14:textId="48E063AA" w:rsidR="001D3F73" w:rsidRDefault="00FC6AF8">
      <w:pPr>
        <w:pStyle w:val="Standard"/>
        <w:jc w:val="both"/>
      </w:pPr>
      <w:r w:rsidRPr="008508DA">
        <w:rPr>
          <w:rFonts w:ascii="Bookman Old Style" w:hAnsi="Bookman Old Style"/>
          <w:sz w:val="24"/>
          <w:szCs w:val="24"/>
          <w:u w:val="single"/>
          <w:lang w:val="fr-FR"/>
        </w:rPr>
        <w:t>Content:</w:t>
      </w:r>
      <w:r w:rsidRPr="008508DA">
        <w:rPr>
          <w:rFonts w:ascii="Bookman Old Style" w:hAnsi="Bookman Old Style"/>
          <w:sz w:val="24"/>
          <w:szCs w:val="24"/>
          <w:lang w:val="fr-FR"/>
        </w:rPr>
        <w:t xml:space="preserve"> Element containing </w:t>
      </w:r>
      <w:r w:rsidR="00906C62">
        <w:rPr>
          <w:rFonts w:ascii="Bookman Old Style" w:hAnsi="Bookman Old Style"/>
          <w:sz w:val="24"/>
          <w:szCs w:val="24"/>
          <w:lang w:val="fr-FR"/>
        </w:rPr>
        <w:t>the information of</w:t>
      </w:r>
      <w:r w:rsidR="00906C62" w:rsidRPr="008508DA">
        <w:rPr>
          <w:rFonts w:ascii="Bookman Old Style" w:hAnsi="Bookman Old Style"/>
          <w:sz w:val="24"/>
          <w:szCs w:val="24"/>
          <w:lang w:val="fr-FR"/>
        </w:rPr>
        <w:t xml:space="preserve"> </w:t>
      </w:r>
      <w:r w:rsidR="00E17DCE">
        <w:rPr>
          <w:rFonts w:ascii="Bookman Old Style" w:hAnsi="Bookman Old Style"/>
          <w:sz w:val="24"/>
          <w:szCs w:val="24"/>
          <w:lang w:val="fr-FR"/>
        </w:rPr>
        <w:t xml:space="preserve">one </w:t>
      </w:r>
      <w:r w:rsidRPr="008508DA">
        <w:rPr>
          <w:rFonts w:ascii="Bookman Old Style" w:hAnsi="Bookman Old Style"/>
          <w:sz w:val="24"/>
          <w:szCs w:val="24"/>
          <w:lang w:val="fr-FR"/>
        </w:rPr>
        <w:t xml:space="preserve">conservation action relevant for the assessment target. </w:t>
      </w:r>
      <w:r>
        <w:rPr>
          <w:rFonts w:ascii="Bookman Old Style" w:hAnsi="Bookman Old Style"/>
          <w:sz w:val="24"/>
          <w:szCs w:val="24"/>
        </w:rPr>
        <w:t>It contains the name and description of the conservation action assigned in the original document and its corresponding classification following IUCN scheme</w:t>
      </w:r>
      <w:r w:rsidR="00B10FA6">
        <w:rPr>
          <w:rFonts w:ascii="Bookman Old Style" w:hAnsi="Bookman Old Style"/>
          <w:sz w:val="24"/>
          <w:szCs w:val="24"/>
        </w:rPr>
        <w:t xml:space="preserve"> (</w:t>
      </w:r>
      <w:hyperlink r:id="rId18" w:history="1">
        <w:r w:rsidR="00B10FA6">
          <w:rPr>
            <w:rStyle w:val="Hipervnculo"/>
          </w:rPr>
          <w:t>https://www.iucnredlist.org/resources/conservation-actions-classification-scheme</w:t>
        </w:r>
      </w:hyperlink>
      <w:r w:rsidR="00B10FA6">
        <w:t>)</w:t>
      </w:r>
      <w:r>
        <w:rPr>
          <w:rFonts w:ascii="Bookman Old Style" w:hAnsi="Bookman Old Style"/>
          <w:sz w:val="24"/>
          <w:szCs w:val="24"/>
        </w:rPr>
        <w:t>.</w:t>
      </w:r>
    </w:p>
    <w:p w14:paraId="2C759647" w14:textId="7FE7B7CE" w:rsidR="001D3F73" w:rsidRDefault="00FC6AF8">
      <w:pPr>
        <w:pStyle w:val="Standard"/>
        <w:jc w:val="both"/>
      </w:pPr>
      <w:r>
        <w:rPr>
          <w:rFonts w:ascii="Bookman Old Style" w:hAnsi="Bookman Old Style"/>
          <w:sz w:val="24"/>
          <w:szCs w:val="24"/>
          <w:u w:val="single"/>
        </w:rPr>
        <w:t>A</w:t>
      </w:r>
      <w:r w:rsidR="000C0DCD">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3612DC2A" w14:textId="77777777" w:rsidR="001D3F73" w:rsidRDefault="00FC6AF8">
      <w:pPr>
        <w:pStyle w:val="Standard"/>
        <w:jc w:val="both"/>
      </w:pPr>
      <w:r>
        <w:rPr>
          <w:rFonts w:ascii="Bookman Old Style" w:hAnsi="Bookman Old Style"/>
          <w:sz w:val="24"/>
          <w:szCs w:val="24"/>
          <w:u w:val="single"/>
        </w:rPr>
        <w:t>Example:</w:t>
      </w:r>
    </w:p>
    <w:p w14:paraId="0339843B" w14:textId="77777777" w:rsidR="00D96777" w:rsidRPr="00D96777" w:rsidRDefault="00D96777" w:rsidP="00D96777">
      <w:pPr>
        <w:pStyle w:val="Ejemplos"/>
        <w:ind w:left="0"/>
      </w:pPr>
      <w:bookmarkStart w:id="710" w:name="_Toc528812675"/>
      <w:bookmarkStart w:id="711" w:name="_Toc10659981"/>
      <w:bookmarkStart w:id="712" w:name="_Toc10989911"/>
      <w:bookmarkEnd w:id="710"/>
      <w:r w:rsidRPr="00D96777">
        <w:t>&lt;</w:t>
      </w:r>
      <w:r w:rsidRPr="00D96777">
        <w:rPr>
          <w:color w:val="0070C0"/>
        </w:rPr>
        <w:t>Conservation-action</w:t>
      </w:r>
      <w:r w:rsidRPr="00D96777">
        <w:t>&gt;</w:t>
      </w:r>
    </w:p>
    <w:p w14:paraId="50929084" w14:textId="3594618A" w:rsidR="00D96777" w:rsidRPr="00D96777" w:rsidRDefault="00D96777" w:rsidP="00D96777">
      <w:pPr>
        <w:pStyle w:val="Ejemplos"/>
        <w:ind w:left="0" w:firstLine="720"/>
      </w:pPr>
      <w:r w:rsidRPr="00D96777">
        <w:t>&lt;Conservation-action-name&gt;National park protection&lt;/Conservation-action-name&gt;</w:t>
      </w:r>
    </w:p>
    <w:p w14:paraId="21BF03EE" w14:textId="19FF5895" w:rsidR="00D96777" w:rsidRPr="00D96777" w:rsidRDefault="00D96777" w:rsidP="00D96777">
      <w:pPr>
        <w:pStyle w:val="Ejemplos"/>
        <w:ind w:left="0" w:firstLine="720"/>
      </w:pPr>
      <w:r w:rsidRPr="00D96777">
        <w:t>&lt;Conservation-action-descriptions&gt;</w:t>
      </w:r>
    </w:p>
    <w:p w14:paraId="38068220" w14:textId="128BC012" w:rsidR="00D96777" w:rsidRPr="00D96777" w:rsidRDefault="00D96777" w:rsidP="00D96777">
      <w:pPr>
        <w:pStyle w:val="Ejemplos"/>
        <w:ind w:left="1440"/>
      </w:pPr>
      <w:r w:rsidRPr="00D96777">
        <w:lastRenderedPageBreak/>
        <w:t>&lt;Conservation-action-description lang="en"&gt;Substantial stands of Tapia forest occur in the south and in Isalo National Park.&lt;/Conservation-action-description&gt;</w:t>
      </w:r>
    </w:p>
    <w:p w14:paraId="6CBAD618" w14:textId="4B8097CA" w:rsidR="00D96777" w:rsidRPr="00D96777" w:rsidRDefault="00D96777" w:rsidP="00D96777">
      <w:pPr>
        <w:pStyle w:val="Ejemplos"/>
        <w:ind w:left="0" w:firstLine="720"/>
      </w:pPr>
      <w:r w:rsidRPr="00D96777">
        <w:t>&lt;/Conservation-action-descriptions&gt;</w:t>
      </w:r>
    </w:p>
    <w:p w14:paraId="56B45A11" w14:textId="1EEF9873" w:rsidR="00D96777" w:rsidRPr="00D96777" w:rsidRDefault="00D96777" w:rsidP="00D96777">
      <w:pPr>
        <w:pStyle w:val="Ejemplos"/>
      </w:pPr>
      <w:r w:rsidRPr="00D96777">
        <w:t>&lt;Conservation-action-classification id="IUCN" version="2.0" selected="no" assigned-by="RLE team"&gt;</w:t>
      </w:r>
    </w:p>
    <w:p w14:paraId="5FF0280C" w14:textId="327EB04E" w:rsidR="00D96777" w:rsidRPr="00D96777" w:rsidRDefault="00D96777" w:rsidP="00D96777">
      <w:pPr>
        <w:pStyle w:val="Ejemplos"/>
        <w:ind w:left="1440"/>
      </w:pPr>
      <w:r w:rsidRPr="00D96777">
        <w:t>&lt;Conservation-action-classification-element level="1"&gt;1. Land/water protection&lt;/Conservation-action-classification-element&gt;</w:t>
      </w:r>
    </w:p>
    <w:p w14:paraId="1B3D4774" w14:textId="48B0E5BF" w:rsidR="00D96777" w:rsidRPr="00D96777" w:rsidRDefault="00D96777" w:rsidP="00D96777">
      <w:pPr>
        <w:pStyle w:val="Ejemplos"/>
        <w:ind w:left="1440"/>
      </w:pPr>
      <w:r w:rsidRPr="00D96777">
        <w:t>&lt;Conservation-action-classification-element level="2"&gt; 1.1 Site/area protection&lt;/Conservation-action-classification-element&gt;</w:t>
      </w:r>
    </w:p>
    <w:p w14:paraId="18EAE09E" w14:textId="6F9DC9CC" w:rsidR="00D96777" w:rsidRPr="00D96777" w:rsidRDefault="00D96777" w:rsidP="00D96777">
      <w:pPr>
        <w:pStyle w:val="Ejemplos"/>
        <w:ind w:left="0" w:firstLine="720"/>
      </w:pPr>
      <w:r w:rsidRPr="00D96777">
        <w:t>&lt;/Conservation-action-classification&gt;</w:t>
      </w:r>
    </w:p>
    <w:p w14:paraId="3919A0F6" w14:textId="7240BE08" w:rsidR="00D96777" w:rsidRPr="00D96777" w:rsidRDefault="00D96777" w:rsidP="00D96777">
      <w:pPr>
        <w:pStyle w:val="Ejemplos"/>
        <w:ind w:left="0"/>
      </w:pPr>
      <w:r w:rsidRPr="00D96777">
        <w:t>&lt;/</w:t>
      </w:r>
      <w:r w:rsidRPr="00D96777">
        <w:rPr>
          <w:color w:val="0070C0"/>
        </w:rPr>
        <w:t>Conservation-action</w:t>
      </w:r>
      <w:r w:rsidRPr="00D96777">
        <w:t>&gt;</w:t>
      </w:r>
    </w:p>
    <w:p w14:paraId="283E8B83" w14:textId="0469A34D" w:rsidR="001D3F73" w:rsidRPr="00C517E2" w:rsidRDefault="00D96777" w:rsidP="00D96777">
      <w:pPr>
        <w:pStyle w:val="Ttulo1"/>
        <w:numPr>
          <w:ilvl w:val="5"/>
          <w:numId w:val="29"/>
        </w:numPr>
        <w:rPr>
          <w:rStyle w:val="ListLabel1"/>
          <w:b/>
          <w:sz w:val="28"/>
        </w:rPr>
      </w:pPr>
      <w:r w:rsidRPr="00D96777">
        <w:rPr>
          <w:rFonts w:ascii="Courier New" w:hAnsi="Courier New" w:cs="Courier New"/>
          <w:b w:val="0"/>
          <w:sz w:val="22"/>
          <w:szCs w:val="22"/>
        </w:rPr>
        <w:t xml:space="preserve">         </w:t>
      </w:r>
      <w:r w:rsidR="00FC6AF8" w:rsidRPr="00C517E2">
        <w:rPr>
          <w:rStyle w:val="ListLabel1"/>
          <w:b/>
          <w:sz w:val="28"/>
        </w:rPr>
        <w:t>Node: Conservation action name</w:t>
      </w:r>
      <w:bookmarkEnd w:id="711"/>
      <w:bookmarkEnd w:id="712"/>
    </w:p>
    <w:p w14:paraId="027AEE72"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&lt;Conservation-action-name&gt;</w:t>
      </w:r>
    </w:p>
    <w:p w14:paraId="411A3453"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Conservation-action</w:t>
      </w:r>
    </w:p>
    <w:p w14:paraId="255634BD" w14:textId="77777777"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7732064E"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name of one conservation action relevant for the assessment target. It contains the name of the conservation action assigned in the original document.</w:t>
      </w:r>
    </w:p>
    <w:p w14:paraId="5528E1C2" w14:textId="6552AC13" w:rsidR="001D3F73" w:rsidRDefault="00FC6AF8">
      <w:pPr>
        <w:pStyle w:val="Standard"/>
        <w:jc w:val="both"/>
      </w:pPr>
      <w:r>
        <w:rPr>
          <w:rFonts w:ascii="Bookman Old Style" w:hAnsi="Bookman Old Style"/>
          <w:sz w:val="24"/>
          <w:szCs w:val="24"/>
          <w:u w:val="single"/>
        </w:rPr>
        <w:t>At</w:t>
      </w:r>
      <w:r w:rsidR="000C0DCD">
        <w:rPr>
          <w:rFonts w:ascii="Bookman Old Style" w:hAnsi="Bookman Old Style"/>
          <w:sz w:val="24"/>
          <w:szCs w:val="24"/>
          <w:u w:val="single"/>
        </w:rPr>
        <w:t>t</w:t>
      </w:r>
      <w:r>
        <w:rPr>
          <w:rFonts w:ascii="Bookman Old Style" w:hAnsi="Bookman Old Style"/>
          <w:sz w:val="24"/>
          <w:szCs w:val="24"/>
          <w:u w:val="single"/>
        </w:rPr>
        <w:t>ributes:</w:t>
      </w:r>
      <w:r>
        <w:rPr>
          <w:rFonts w:ascii="Bookman Old Style" w:hAnsi="Bookman Old Style"/>
          <w:sz w:val="24"/>
          <w:szCs w:val="24"/>
        </w:rPr>
        <w:t xml:space="preserve"> none</w:t>
      </w:r>
    </w:p>
    <w:p w14:paraId="1C69C065" w14:textId="77777777" w:rsidR="001D3F73" w:rsidRDefault="00FC6AF8">
      <w:pPr>
        <w:pStyle w:val="Standard"/>
        <w:jc w:val="both"/>
      </w:pPr>
      <w:r>
        <w:rPr>
          <w:rFonts w:ascii="Bookman Old Style" w:hAnsi="Bookman Old Style"/>
          <w:sz w:val="24"/>
          <w:szCs w:val="24"/>
          <w:u w:val="single"/>
        </w:rPr>
        <w:t>Example:</w:t>
      </w:r>
    </w:p>
    <w:p w14:paraId="47BD4404" w14:textId="783FBB9D" w:rsidR="00D96777" w:rsidRDefault="00FC6AF8" w:rsidP="00D96777">
      <w:pPr>
        <w:pStyle w:val="Ejemplos"/>
        <w:ind w:left="0"/>
      </w:pPr>
      <w:r w:rsidRPr="00D96777">
        <w:t>&lt;</w:t>
      </w:r>
      <w:r w:rsidRPr="00D96777">
        <w:rPr>
          <w:color w:val="0070C0"/>
        </w:rPr>
        <w:t>Conservation-action-name</w:t>
      </w:r>
      <w:r w:rsidRPr="00D96777">
        <w:t>&gt;</w:t>
      </w:r>
      <w:r w:rsidR="00EC2C7F" w:rsidRPr="00EC2C7F">
        <w:t>Expansion of the coastal protected area network</w:t>
      </w:r>
      <w:r w:rsidRPr="00D96777">
        <w:t>&lt;/</w:t>
      </w:r>
      <w:r w:rsidRPr="00D96777">
        <w:rPr>
          <w:color w:val="0070C0"/>
        </w:rPr>
        <w:t>Conservation-action-name</w:t>
      </w:r>
      <w:r w:rsidRPr="00D96777">
        <w:t>&gt;</w:t>
      </w:r>
    </w:p>
    <w:p w14:paraId="01AE6D79" w14:textId="24AF25DB" w:rsidR="00D96777" w:rsidRDefault="00D96777" w:rsidP="00D96777">
      <w:pPr>
        <w:pStyle w:val="Ejemplos"/>
        <w:ind w:left="0"/>
      </w:pPr>
      <w:r w:rsidRPr="00D96777">
        <w:t>&lt;</w:t>
      </w:r>
      <w:r w:rsidRPr="00D96777">
        <w:rPr>
          <w:color w:val="0070C0"/>
        </w:rPr>
        <w:t>Conservation-action-name</w:t>
      </w:r>
      <w:r w:rsidRPr="00D96777">
        <w:t>&gt;</w:t>
      </w:r>
      <w:r w:rsidR="00EC2C7F" w:rsidRPr="00EC2C7F">
        <w:t>National Heritage areas and Flora and Fauna Guarantee Act 1988</w:t>
      </w:r>
      <w:r w:rsidRPr="00D96777">
        <w:t>&lt;/</w:t>
      </w:r>
      <w:r w:rsidRPr="00D96777">
        <w:rPr>
          <w:color w:val="0070C0"/>
        </w:rPr>
        <w:t>Conservation-action-name</w:t>
      </w:r>
      <w:r w:rsidRPr="00D96777">
        <w:t>&gt;</w:t>
      </w:r>
    </w:p>
    <w:p w14:paraId="3BF1B0CC" w14:textId="2D48236B" w:rsidR="001D3F73" w:rsidRPr="00C517E2" w:rsidRDefault="006657E5" w:rsidP="00C517E2">
      <w:pPr>
        <w:pStyle w:val="Ttulo1"/>
        <w:numPr>
          <w:ilvl w:val="5"/>
          <w:numId w:val="29"/>
        </w:numPr>
        <w:rPr>
          <w:rStyle w:val="ListLabel1"/>
          <w:b/>
          <w:sz w:val="28"/>
        </w:rPr>
      </w:pPr>
      <w:bookmarkStart w:id="713" w:name="_Toc528812676"/>
      <w:bookmarkStart w:id="714" w:name="_Toc10659982"/>
      <w:bookmarkStart w:id="715" w:name="_Toc10989912"/>
      <w:bookmarkEnd w:id="713"/>
      <w:r w:rsidRPr="00C517E2">
        <w:rPr>
          <w:rStyle w:val="ListLabel1"/>
          <w:b/>
          <w:sz w:val="28"/>
        </w:rPr>
        <w:t xml:space="preserve">Node: </w:t>
      </w:r>
      <w:r w:rsidR="00FC6AF8" w:rsidRPr="00C517E2">
        <w:rPr>
          <w:rStyle w:val="ListLabel1"/>
          <w:b/>
          <w:sz w:val="28"/>
        </w:rPr>
        <w:t>Conservation action description</w:t>
      </w:r>
      <w:r w:rsidR="00C517E2" w:rsidRPr="00C517E2">
        <w:rPr>
          <w:rStyle w:val="ListLabel1"/>
          <w:b/>
          <w:sz w:val="28"/>
        </w:rPr>
        <w:t>s</w:t>
      </w:r>
      <w:bookmarkEnd w:id="714"/>
      <w:bookmarkEnd w:id="715"/>
    </w:p>
    <w:p w14:paraId="421850A2" w14:textId="7BDA112E"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&lt;Conservation-action-description</w:t>
      </w:r>
      <w:r w:rsidR="00C517E2">
        <w:rPr>
          <w:rFonts w:ascii="Bookman Old Style" w:hAnsi="Bookman Old Style"/>
          <w:sz w:val="24"/>
          <w:szCs w:val="24"/>
        </w:rPr>
        <w:t>s</w:t>
      </w:r>
      <w:r>
        <w:rPr>
          <w:rFonts w:ascii="Bookman Old Style" w:hAnsi="Bookman Old Style"/>
          <w:sz w:val="24"/>
          <w:szCs w:val="24"/>
        </w:rPr>
        <w:t>&gt;</w:t>
      </w:r>
    </w:p>
    <w:p w14:paraId="39DA3E7A"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Conservation-action</w:t>
      </w:r>
    </w:p>
    <w:p w14:paraId="63C290BA" w14:textId="62951D14" w:rsidR="001D3F73" w:rsidRPr="001E4B64"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C517E2">
        <w:rPr>
          <w:rFonts w:ascii="Bookman Old Style" w:hAnsi="Bookman Old Style"/>
          <w:sz w:val="24"/>
          <w:szCs w:val="24"/>
        </w:rPr>
        <w:t>Conservation-action-description</w:t>
      </w:r>
    </w:p>
    <w:p w14:paraId="3A371C5E" w14:textId="24C8FA9E" w:rsidR="001D3F73" w:rsidRPr="001E4B64" w:rsidRDefault="00FC6AF8">
      <w:pPr>
        <w:pStyle w:val="Standard"/>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w:t>
      </w:r>
      <w:r w:rsidR="00906C62">
        <w:rPr>
          <w:rFonts w:ascii="Bookman Old Style" w:hAnsi="Bookman Old Style"/>
          <w:sz w:val="24"/>
          <w:szCs w:val="24"/>
        </w:rPr>
        <w:t xml:space="preserve"> list of nodes with</w:t>
      </w:r>
      <w:r>
        <w:rPr>
          <w:rFonts w:ascii="Bookman Old Style" w:hAnsi="Bookman Old Style"/>
          <w:sz w:val="24"/>
          <w:szCs w:val="24"/>
        </w:rPr>
        <w:t xml:space="preserve"> text description of one conservation action relevant for the assessment target assigned in the original document</w:t>
      </w:r>
      <w:r w:rsidR="001E4B64">
        <w:rPr>
          <w:rFonts w:ascii="Bookman Old Style" w:hAnsi="Bookman Old Style"/>
          <w:sz w:val="24"/>
          <w:szCs w:val="24"/>
        </w:rPr>
        <w:t xml:space="preserve"> in the different languages available.</w:t>
      </w:r>
    </w:p>
    <w:p w14:paraId="6F481218" w14:textId="0FD771BD" w:rsidR="001D3F73" w:rsidRDefault="00FC6AF8">
      <w:pPr>
        <w:pStyle w:val="Standard"/>
        <w:jc w:val="both"/>
      </w:pPr>
      <w:r>
        <w:rPr>
          <w:rFonts w:ascii="Bookman Old Style" w:hAnsi="Bookman Old Style"/>
          <w:sz w:val="24"/>
          <w:szCs w:val="24"/>
          <w:u w:val="single"/>
        </w:rPr>
        <w:t>A</w:t>
      </w:r>
      <w:r w:rsidR="000C0DCD">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3AEB1BA7" w14:textId="77777777" w:rsidR="001D3F73" w:rsidRDefault="00FC6AF8">
      <w:pPr>
        <w:pStyle w:val="Standard"/>
        <w:jc w:val="both"/>
      </w:pPr>
      <w:r>
        <w:rPr>
          <w:rFonts w:ascii="Bookman Old Style" w:hAnsi="Bookman Old Style"/>
          <w:sz w:val="24"/>
          <w:szCs w:val="24"/>
          <w:u w:val="single"/>
        </w:rPr>
        <w:t>Example:</w:t>
      </w:r>
    </w:p>
    <w:p w14:paraId="10CC3214" w14:textId="77777777" w:rsidR="002C1BD9" w:rsidRPr="00D96777" w:rsidRDefault="002C1BD9" w:rsidP="002C1BD9">
      <w:pPr>
        <w:pStyle w:val="Ejemplos"/>
        <w:ind w:left="0" w:firstLine="720"/>
      </w:pPr>
      <w:r w:rsidRPr="00D96777">
        <w:t>&lt;</w:t>
      </w:r>
      <w:r w:rsidRPr="002C1BD9">
        <w:rPr>
          <w:color w:val="0070C0"/>
        </w:rPr>
        <w:t>Conservation-action-descriptions</w:t>
      </w:r>
      <w:r w:rsidRPr="00D96777">
        <w:t>&gt;</w:t>
      </w:r>
    </w:p>
    <w:p w14:paraId="04A9E570" w14:textId="6566C92B" w:rsidR="002C1BD9" w:rsidRPr="00D96777" w:rsidRDefault="002C1BD9" w:rsidP="002C1BD9">
      <w:pPr>
        <w:pStyle w:val="Ejemplos"/>
        <w:ind w:left="1440"/>
      </w:pPr>
      <w:r w:rsidRPr="00D96777">
        <w:lastRenderedPageBreak/>
        <w:t>&lt;Conservation-action-description lang="en"&gt;</w:t>
      </w:r>
      <w:r w:rsidR="00EC2C7F" w:rsidRPr="00EC2C7F">
        <w:t>The Coorong, Lower Lakes and Murray Mouth region itself is a Wetland of International Importance under the Ramsar Convention (Phillips and Muller 2006), one of six identified icon sites under The Living Murray initiative, and a hydraulic indicator site under the draft Murray-Darling Basin Plan (MDBA 2010).</w:t>
      </w:r>
      <w:r w:rsidR="00EC2C7F">
        <w:t>&lt;/</w:t>
      </w:r>
      <w:r w:rsidRPr="00D96777">
        <w:t>Conservation-action-description&gt;</w:t>
      </w:r>
    </w:p>
    <w:p w14:paraId="04D3A7B3" w14:textId="77777777" w:rsidR="002C1BD9" w:rsidRPr="00D96777" w:rsidRDefault="002C1BD9" w:rsidP="002C1BD9">
      <w:pPr>
        <w:pStyle w:val="Ejemplos"/>
        <w:ind w:left="0" w:firstLine="720"/>
      </w:pPr>
      <w:r w:rsidRPr="00D96777">
        <w:t>&lt;/</w:t>
      </w:r>
      <w:r w:rsidRPr="002C1BD9">
        <w:rPr>
          <w:color w:val="0070C0"/>
        </w:rPr>
        <w:t>Conservation-action-descriptions</w:t>
      </w:r>
      <w:r w:rsidRPr="00D96777">
        <w:t>&gt;</w:t>
      </w:r>
    </w:p>
    <w:p w14:paraId="12A6D485" w14:textId="77777777" w:rsidR="001D3F73" w:rsidRDefault="001D3F73">
      <w:pPr>
        <w:pStyle w:val="Standard"/>
        <w:spacing w:after="0"/>
        <w:jc w:val="both"/>
        <w:rPr>
          <w:rFonts w:ascii="Courier New" w:hAnsi="Courier New" w:cs="Courier New"/>
        </w:rPr>
      </w:pPr>
    </w:p>
    <w:p w14:paraId="1BA92A60" w14:textId="77777777" w:rsidR="00C517E2" w:rsidRDefault="00C517E2">
      <w:pPr>
        <w:pStyle w:val="Standard"/>
        <w:spacing w:after="0"/>
        <w:jc w:val="both"/>
        <w:rPr>
          <w:rFonts w:ascii="Courier New" w:hAnsi="Courier New" w:cs="Courier New"/>
        </w:rPr>
      </w:pPr>
    </w:p>
    <w:p w14:paraId="257327B5" w14:textId="77777777" w:rsidR="00C517E2" w:rsidRPr="00C517E2" w:rsidRDefault="00C517E2" w:rsidP="00C517E2">
      <w:pPr>
        <w:pStyle w:val="Ttulo1"/>
        <w:numPr>
          <w:ilvl w:val="6"/>
          <w:numId w:val="29"/>
        </w:numPr>
        <w:rPr>
          <w:rStyle w:val="ListLabel1"/>
          <w:b/>
          <w:sz w:val="28"/>
        </w:rPr>
      </w:pPr>
      <w:bookmarkStart w:id="716" w:name="_Toc10659983"/>
      <w:bookmarkStart w:id="717" w:name="_Toc10989913"/>
      <w:r w:rsidRPr="00C517E2">
        <w:rPr>
          <w:rStyle w:val="ListLabel1"/>
          <w:b/>
          <w:sz w:val="28"/>
        </w:rPr>
        <w:t>Node: Conservation action description</w:t>
      </w:r>
      <w:bookmarkEnd w:id="716"/>
      <w:bookmarkEnd w:id="717"/>
    </w:p>
    <w:p w14:paraId="4DC707AC" w14:textId="77777777" w:rsidR="00C517E2" w:rsidRDefault="00C517E2" w:rsidP="00C517E2">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&lt;Conservation-action-description&gt;</w:t>
      </w:r>
    </w:p>
    <w:p w14:paraId="677E1ECF" w14:textId="77777777" w:rsidR="00C517E2" w:rsidRDefault="00C517E2" w:rsidP="00C517E2">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Conservation-action</w:t>
      </w:r>
    </w:p>
    <w:p w14:paraId="3FDEC44D" w14:textId="0D9C9713" w:rsidR="00C517E2" w:rsidRPr="002C1BD9" w:rsidRDefault="00C517E2" w:rsidP="00C517E2">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601D9A82" w14:textId="627F8D4A" w:rsidR="00C517E2" w:rsidRDefault="00C517E2" w:rsidP="00C517E2">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one conservation action relevant for the assessment target assigned in the original document.</w:t>
      </w:r>
      <w:r w:rsidR="001A5D02">
        <w:rPr>
          <w:rFonts w:ascii="Bookman Old Style" w:hAnsi="Bookman Old Style"/>
          <w:sz w:val="24"/>
          <w:szCs w:val="24"/>
        </w:rPr>
        <w:t xml:space="preserve"> </w:t>
      </w:r>
      <w:r w:rsidR="001A5D02" w:rsidRPr="006101B2">
        <w:rPr>
          <w:rFonts w:ascii="Bookman Old Style" w:hAnsi="Bookman Old Style"/>
          <w:sz w:val="24"/>
          <w:szCs w:val="24"/>
        </w:rPr>
        <w:t>If the information is available in more t</w:t>
      </w:r>
      <w:r w:rsidR="001A5D02">
        <w:rPr>
          <w:rFonts w:ascii="Bookman Old Style" w:hAnsi="Bookman Old Style"/>
          <w:sz w:val="24"/>
          <w:szCs w:val="24"/>
        </w:rPr>
        <w:t>han a language, add a &lt;Conservation-action-description</w:t>
      </w:r>
      <w:r w:rsidR="001A5D02" w:rsidRPr="006101B2">
        <w:rPr>
          <w:rFonts w:ascii="Bookman Old Style" w:hAnsi="Bookman Old Style"/>
          <w:sz w:val="24"/>
          <w:szCs w:val="24"/>
        </w:rPr>
        <w:t>&gt; node for each language (see examples).</w:t>
      </w:r>
    </w:p>
    <w:p w14:paraId="1D116F3D" w14:textId="77777777" w:rsidR="00C517E2" w:rsidRDefault="00C517E2" w:rsidP="00C517E2">
      <w:pPr>
        <w:pStyle w:val="Standard"/>
        <w:jc w:val="both"/>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40E52611" w14:textId="23F5D818" w:rsidR="00C517E2" w:rsidRDefault="00C517E2" w:rsidP="00C517E2">
      <w:pPr>
        <w:pStyle w:val="Prrafodelista"/>
        <w:numPr>
          <w:ilvl w:val="0"/>
          <w:numId w:val="2"/>
        </w:numPr>
        <w:spacing w:line="276" w:lineRule="auto"/>
      </w:pPr>
      <w:r>
        <w:rPr>
          <w:rFonts w:ascii="Bookman Old Style" w:hAnsi="Bookman Old Style"/>
          <w:sz w:val="24"/>
          <w:szCs w:val="24"/>
        </w:rPr>
        <w:t xml:space="preserve">@lang = </w:t>
      </w:r>
      <w:r w:rsidR="001A5D02" w:rsidRPr="00E23777">
        <w:rPr>
          <w:rFonts w:ascii="Bookman Old Style" w:hAnsi="Bookman Old Style"/>
          <w:sz w:val="24"/>
          <w:szCs w:val="24"/>
        </w:rPr>
        <w:t xml:space="preserve">see </w:t>
      </w:r>
      <w:r w:rsidR="001A5D02" w:rsidRPr="00E23777">
        <w:rPr>
          <w:rFonts w:ascii="Bookman Old Style" w:hAnsi="Bookman Old Style"/>
          <w:sz w:val="24"/>
          <w:szCs w:val="24"/>
          <w:highlight w:val="cyan"/>
        </w:rPr>
        <w:t>Glossary</w:t>
      </w:r>
      <w:r w:rsidR="001A5D02" w:rsidRPr="00E23777">
        <w:rPr>
          <w:rFonts w:ascii="Bookman Old Style" w:hAnsi="Bookman Old Style"/>
          <w:sz w:val="24"/>
          <w:szCs w:val="24"/>
        </w:rPr>
        <w:t xml:space="preserve"> and node </w:t>
      </w:r>
      <w:r w:rsidR="001A5D02" w:rsidRPr="00E23777">
        <w:rPr>
          <w:rFonts w:ascii="Bookman Old Style" w:hAnsi="Bookman Old Style"/>
          <w:sz w:val="24"/>
          <w:szCs w:val="24"/>
          <w:highlight w:val="cyan"/>
        </w:rPr>
        <w:t>3.2.1.1 Case Study Name</w:t>
      </w:r>
      <w:r w:rsidR="001A5D02" w:rsidRPr="00E23777">
        <w:rPr>
          <w:rFonts w:ascii="Bookman Old Style" w:hAnsi="Bookman Old Style"/>
          <w:sz w:val="24"/>
          <w:szCs w:val="24"/>
        </w:rPr>
        <w:t xml:space="preserve"> for more details.</w:t>
      </w:r>
    </w:p>
    <w:p w14:paraId="7C3C333F" w14:textId="77777777" w:rsidR="00C517E2" w:rsidRDefault="00C517E2" w:rsidP="00C517E2">
      <w:pPr>
        <w:pStyle w:val="Standard"/>
        <w:jc w:val="both"/>
      </w:pPr>
      <w:r>
        <w:rPr>
          <w:rFonts w:ascii="Bookman Old Style" w:hAnsi="Bookman Old Style"/>
          <w:sz w:val="24"/>
          <w:szCs w:val="24"/>
          <w:u w:val="single"/>
        </w:rPr>
        <w:t>Example:</w:t>
      </w:r>
    </w:p>
    <w:p w14:paraId="24D79B50" w14:textId="780CF28B" w:rsidR="001A5D02" w:rsidRPr="00D96777" w:rsidRDefault="001A5D02" w:rsidP="001A5D02">
      <w:pPr>
        <w:pStyle w:val="Ejemplos"/>
        <w:ind w:left="1440"/>
      </w:pPr>
      <w:r w:rsidRPr="00D96777">
        <w:t>&lt;</w:t>
      </w:r>
      <w:r w:rsidRPr="001A5D02">
        <w:rPr>
          <w:color w:val="0070C0"/>
        </w:rPr>
        <w:t xml:space="preserve">Conservation-action-description </w:t>
      </w:r>
      <w:r w:rsidRPr="001A5D02">
        <w:rPr>
          <w:color w:val="FF0000"/>
        </w:rPr>
        <w:t>lang</w:t>
      </w:r>
      <w:r w:rsidRPr="00D96777">
        <w:t>="en"&gt;</w:t>
      </w:r>
      <w:ins w:id="718" w:author="Michelle Castellanos" w:date="2019-09-01T23:51:00Z">
        <w:r w:rsidR="00EC2C7F" w:rsidRPr="00EC2C7F">
          <w:t>Australian snow patch herbfields are one of the rarest ecosystems in Australia and consequently, are of high conservation significance. Although not explicitly listed under national legislation (The Environment Protection and Biodiversity Conservation Act, 1999; EPBC), they are within National Heritage areas and therefore considered as ‘matters of National Environmental Significance’ under the EPBC Act. In Victoria, they are explicitly listed under the Flora and Fauna Guarantee Act 1988 (Government Gazette G 27, published on 5 July 2012).</w:t>
        </w:r>
      </w:ins>
      <w:del w:id="719" w:author="Michelle Castellanos" w:date="2019-09-01T23:51:00Z">
        <w:r w:rsidRPr="00D96777" w:rsidDel="00EC2C7F">
          <w:delText>Substantial stands of Tapia forest occur in the south and in Isalo National Park.</w:delText>
        </w:r>
      </w:del>
      <w:r w:rsidRPr="00D96777">
        <w:t>&lt;/</w:t>
      </w:r>
      <w:r w:rsidRPr="001A5D02">
        <w:rPr>
          <w:color w:val="0070C0"/>
        </w:rPr>
        <w:t>Conservation-action-description</w:t>
      </w:r>
      <w:r w:rsidRPr="00D96777">
        <w:t>&gt;</w:t>
      </w:r>
    </w:p>
    <w:p w14:paraId="31A96C50" w14:textId="77777777" w:rsidR="00C517E2" w:rsidRDefault="00C517E2">
      <w:pPr>
        <w:pStyle w:val="Standard"/>
        <w:spacing w:after="0"/>
        <w:jc w:val="both"/>
        <w:rPr>
          <w:rFonts w:ascii="Courier New" w:hAnsi="Courier New" w:cs="Courier New"/>
        </w:rPr>
      </w:pPr>
    </w:p>
    <w:p w14:paraId="2533BA53" w14:textId="07AC6641" w:rsidR="001D3F73" w:rsidRPr="00C517E2" w:rsidRDefault="00FC6AF8" w:rsidP="00C517E2">
      <w:pPr>
        <w:pStyle w:val="Ttulo1"/>
        <w:numPr>
          <w:ilvl w:val="5"/>
          <w:numId w:val="29"/>
        </w:numPr>
        <w:rPr>
          <w:rStyle w:val="ListLabel1"/>
          <w:b/>
          <w:sz w:val="28"/>
        </w:rPr>
      </w:pPr>
      <w:bookmarkStart w:id="720" w:name="_Toc528812677"/>
      <w:bookmarkStart w:id="721" w:name="_Toc10659984"/>
      <w:bookmarkStart w:id="722" w:name="_Toc10989914"/>
      <w:bookmarkEnd w:id="720"/>
      <w:r w:rsidRPr="00C517E2">
        <w:rPr>
          <w:rStyle w:val="ListLabel1"/>
          <w:b/>
          <w:sz w:val="28"/>
        </w:rPr>
        <w:t>Node: Conservation action classification</w:t>
      </w:r>
      <w:bookmarkEnd w:id="721"/>
      <w:bookmarkEnd w:id="722"/>
    </w:p>
    <w:p w14:paraId="4C7FCAFB" w14:textId="77777777" w:rsidR="001D3F73" w:rsidRPr="008508DA" w:rsidRDefault="00FC6AF8">
      <w:pPr>
        <w:pStyle w:val="Standard"/>
        <w:spacing w:after="0" w:line="276" w:lineRule="auto"/>
        <w:rPr>
          <w:lang w:val="fr-FR"/>
        </w:rPr>
      </w:pPr>
      <w:r w:rsidRPr="008508DA">
        <w:rPr>
          <w:rFonts w:ascii="Bookman Old Style" w:hAnsi="Bookman Old Style"/>
          <w:sz w:val="24"/>
          <w:szCs w:val="24"/>
          <w:u w:val="single"/>
          <w:lang w:val="fr-FR"/>
        </w:rPr>
        <w:t>Tag:</w:t>
      </w:r>
      <w:r w:rsidRPr="008508DA">
        <w:rPr>
          <w:rFonts w:ascii="Bookman Old Style" w:hAnsi="Bookman Old Style"/>
          <w:sz w:val="24"/>
          <w:szCs w:val="24"/>
          <w:lang w:val="fr-FR"/>
        </w:rPr>
        <w:t xml:space="preserve">   &lt;Conservation-action-classification&gt;</w:t>
      </w:r>
    </w:p>
    <w:p w14:paraId="5D9AEE4D"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Conservation-action</w:t>
      </w:r>
    </w:p>
    <w:p w14:paraId="0639D989" w14:textId="6D53579F" w:rsidR="001D3F73" w:rsidRDefault="00FC6AF8">
      <w:pPr>
        <w:pStyle w:val="Standard"/>
        <w:spacing w:line="276" w:lineRule="auto"/>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Conservation-action-classification-element</w:t>
      </w:r>
    </w:p>
    <w:p w14:paraId="745B224D" w14:textId="6B022514"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classification assigned to one conservation action relevant for the assessment target</w:t>
      </w:r>
      <w:ins w:id="723" w:author="Michelle Castellanos" w:date="2019-09-01T23:52:00Z">
        <w:r w:rsidR="00EC2C7F">
          <w:rPr>
            <w:rFonts w:ascii="Bookman Old Style" w:hAnsi="Bookman Old Style"/>
            <w:sz w:val="24"/>
            <w:szCs w:val="24"/>
          </w:rPr>
          <w:t xml:space="preserve"> following IUCN scheme </w:t>
        </w:r>
        <w:r w:rsidR="00EC2C7F">
          <w:rPr>
            <w:rFonts w:ascii="Bookman Old Style" w:hAnsi="Bookman Old Style"/>
            <w:sz w:val="24"/>
            <w:szCs w:val="24"/>
          </w:rPr>
          <w:lastRenderedPageBreak/>
          <w:t>(</w:t>
        </w:r>
        <w:r w:rsidR="00EC2C7F">
          <w:fldChar w:fldCharType="begin"/>
        </w:r>
        <w:r w:rsidR="00EC2C7F">
          <w:instrText xml:space="preserve"> HYPERLINK "https://www.iucnredlist.org/resources/conservation-actions-classification-scheme" </w:instrText>
        </w:r>
        <w:r w:rsidR="00EC2C7F">
          <w:fldChar w:fldCharType="separate"/>
        </w:r>
        <w:r w:rsidR="00EC2C7F">
          <w:rPr>
            <w:rStyle w:val="Hipervnculo"/>
          </w:rPr>
          <w:t>https://www.iucnredlist.org/resources/conservation-actions-classification-scheme</w:t>
        </w:r>
        <w:r w:rsidR="00EC2C7F">
          <w:rPr>
            <w:rStyle w:val="Hipervnculo"/>
          </w:rPr>
          <w:fldChar w:fldCharType="end"/>
        </w:r>
        <w:r w:rsidR="00EC2C7F">
          <w:t>)</w:t>
        </w:r>
      </w:ins>
      <w:r w:rsidR="001A5D02">
        <w:rPr>
          <w:rFonts w:ascii="Bookman Old Style" w:hAnsi="Bookman Old Style"/>
          <w:sz w:val="24"/>
          <w:szCs w:val="24"/>
        </w:rPr>
        <w:t>. It could be</w:t>
      </w:r>
      <w:r>
        <w:rPr>
          <w:rFonts w:ascii="Bookman Old Style" w:hAnsi="Bookman Old Style"/>
          <w:sz w:val="24"/>
          <w:szCs w:val="24"/>
        </w:rPr>
        <w:t xml:space="preserve"> assigned by the compiler.</w:t>
      </w:r>
    </w:p>
    <w:p w14:paraId="673FD364" w14:textId="33AD2753" w:rsidR="001D3F73" w:rsidRDefault="00FC6AF8">
      <w:pPr>
        <w:pStyle w:val="Standard"/>
        <w:jc w:val="both"/>
      </w:pPr>
      <w:r>
        <w:rPr>
          <w:rFonts w:ascii="Bookman Old Style" w:hAnsi="Bookman Old Style"/>
          <w:sz w:val="24"/>
          <w:szCs w:val="24"/>
          <w:u w:val="single"/>
        </w:rPr>
        <w:t>At</w:t>
      </w:r>
      <w:r w:rsidR="006B7A3C">
        <w:rPr>
          <w:rFonts w:ascii="Bookman Old Style" w:hAnsi="Bookman Old Style"/>
          <w:sz w:val="24"/>
          <w:szCs w:val="24"/>
          <w:u w:val="single"/>
        </w:rPr>
        <w:t>t</w:t>
      </w:r>
      <w:r>
        <w:rPr>
          <w:rFonts w:ascii="Bookman Old Style" w:hAnsi="Bookman Old Style"/>
          <w:sz w:val="24"/>
          <w:szCs w:val="24"/>
          <w:u w:val="single"/>
        </w:rPr>
        <w:t>ributes:</w:t>
      </w:r>
      <w:r>
        <w:rPr>
          <w:rFonts w:ascii="Bookman Old Style" w:hAnsi="Bookman Old Style"/>
          <w:sz w:val="24"/>
          <w:szCs w:val="24"/>
        </w:rPr>
        <w:t xml:space="preserve"> id, version, selected, assigned-by</w:t>
      </w:r>
    </w:p>
    <w:p w14:paraId="78D28E15" w14:textId="77777777" w:rsidR="001A5D02" w:rsidRPr="009C3FF5" w:rsidRDefault="001A5D02" w:rsidP="001A5D02">
      <w:pPr>
        <w:pStyle w:val="Prrafodelista"/>
        <w:numPr>
          <w:ilvl w:val="0"/>
          <w:numId w:val="2"/>
        </w:numPr>
        <w:spacing w:after="80" w:line="23" w:lineRule="atLeast"/>
        <w:rPr>
          <w:rFonts w:ascii="Bookman Old Style" w:hAnsi="Bookman Old Style"/>
          <w:sz w:val="24"/>
          <w:szCs w:val="24"/>
        </w:rPr>
      </w:pPr>
      <w:r>
        <w:rPr>
          <w:rFonts w:ascii="Bookman Old Style" w:hAnsi="Bookman Old Style"/>
          <w:sz w:val="24"/>
          <w:szCs w:val="24"/>
        </w:rPr>
        <w:t xml:space="preserve">@id=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40A1C56C" w14:textId="77777777" w:rsidR="001A5D02" w:rsidRDefault="001A5D02" w:rsidP="001A5D02">
      <w:pPr>
        <w:pStyle w:val="Prrafodelista"/>
        <w:numPr>
          <w:ilvl w:val="0"/>
          <w:numId w:val="3"/>
        </w:numPr>
        <w:jc w:val="both"/>
      </w:pPr>
      <w:r>
        <w:rPr>
          <w:rFonts w:ascii="Bookman Old Style" w:hAnsi="Bookman Old Style"/>
          <w:sz w:val="24"/>
          <w:szCs w:val="24"/>
        </w:rPr>
        <w:t xml:space="preserve">@version=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191F9B93" w14:textId="77777777" w:rsidR="001A5D02" w:rsidRDefault="001A5D02" w:rsidP="001A5D02">
      <w:pPr>
        <w:pStyle w:val="Prrafodelista"/>
        <w:numPr>
          <w:ilvl w:val="0"/>
          <w:numId w:val="3"/>
        </w:numPr>
        <w:jc w:val="both"/>
      </w:pPr>
      <w:r>
        <w:rPr>
          <w:rFonts w:ascii="Bookman Old Style" w:hAnsi="Bookman Old Style"/>
          <w:sz w:val="24"/>
          <w:szCs w:val="24"/>
        </w:rPr>
        <w:t xml:space="preserve">@selected=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6CA019FC" w14:textId="77777777" w:rsidR="001A5D02" w:rsidRPr="0096104D" w:rsidRDefault="001A5D02" w:rsidP="001A5D02">
      <w:pPr>
        <w:pStyle w:val="Prrafodelista"/>
        <w:numPr>
          <w:ilvl w:val="0"/>
          <w:numId w:val="3"/>
        </w:numPr>
        <w:jc w:val="both"/>
      </w:pPr>
      <w:r>
        <w:rPr>
          <w:rFonts w:ascii="Bookman Old Style" w:hAnsi="Bookman Old Style"/>
          <w:sz w:val="24"/>
          <w:szCs w:val="24"/>
        </w:rPr>
        <w:t xml:space="preserve">@assigned-by=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0FCF8AFF" w14:textId="77777777" w:rsidR="001D3F73" w:rsidRDefault="00FC6AF8">
      <w:pPr>
        <w:pStyle w:val="Standard"/>
        <w:jc w:val="both"/>
      </w:pPr>
      <w:r>
        <w:rPr>
          <w:rFonts w:ascii="Bookman Old Style" w:hAnsi="Bookman Old Style"/>
          <w:sz w:val="24"/>
          <w:szCs w:val="24"/>
          <w:u w:val="single"/>
        </w:rPr>
        <w:t>Example:</w:t>
      </w:r>
    </w:p>
    <w:p w14:paraId="6A98612B" w14:textId="77777777" w:rsidR="00051B01" w:rsidRPr="00D96777" w:rsidRDefault="00051B01" w:rsidP="00C167A4">
      <w:pPr>
        <w:pStyle w:val="Ejemplos"/>
        <w:ind w:left="360"/>
        <w:jc w:val="left"/>
      </w:pPr>
      <w:bookmarkStart w:id="724" w:name="_Toc528812678"/>
      <w:bookmarkStart w:id="725" w:name="_Toc10659985"/>
      <w:bookmarkStart w:id="726" w:name="_Toc10989915"/>
      <w:bookmarkEnd w:id="724"/>
      <w:r w:rsidRPr="00D96777">
        <w:t>&lt;</w:t>
      </w:r>
      <w:r w:rsidRPr="00051B01">
        <w:rPr>
          <w:color w:val="0070C0"/>
        </w:rPr>
        <w:t>Conservation-action-classification</w:t>
      </w:r>
      <w:r w:rsidRPr="00D96777">
        <w:t xml:space="preserve"> </w:t>
      </w:r>
      <w:r w:rsidRPr="00051B01">
        <w:rPr>
          <w:color w:val="FF0000"/>
        </w:rPr>
        <w:t>id</w:t>
      </w:r>
      <w:r w:rsidRPr="00D96777">
        <w:t xml:space="preserve">="IUCN" </w:t>
      </w:r>
      <w:r w:rsidRPr="00051B01">
        <w:rPr>
          <w:color w:val="FF0000"/>
        </w:rPr>
        <w:t>version</w:t>
      </w:r>
      <w:r w:rsidRPr="00D96777">
        <w:t xml:space="preserve">="2.0" </w:t>
      </w:r>
      <w:r w:rsidRPr="00051B01">
        <w:rPr>
          <w:color w:val="FF0000"/>
        </w:rPr>
        <w:t>selected</w:t>
      </w:r>
      <w:r w:rsidRPr="00D96777">
        <w:t xml:space="preserve">="no" </w:t>
      </w:r>
      <w:r w:rsidRPr="00051B01">
        <w:rPr>
          <w:color w:val="FF0000"/>
        </w:rPr>
        <w:t>assigned-by</w:t>
      </w:r>
      <w:r w:rsidRPr="00D96777">
        <w:t>="RLE team"&gt;</w:t>
      </w:r>
    </w:p>
    <w:p w14:paraId="72D4B052" w14:textId="08590172" w:rsidR="00051B01" w:rsidRPr="00D96777" w:rsidRDefault="00051B01" w:rsidP="00C167A4">
      <w:pPr>
        <w:pStyle w:val="Ejemplos"/>
        <w:jc w:val="left"/>
      </w:pPr>
      <w:r w:rsidRPr="00D96777">
        <w:t>&lt;Conservation-action-clas</w:t>
      </w:r>
      <w:r w:rsidR="00C167A4">
        <w:t xml:space="preserve">sification-element level="1"&gt;1. </w:t>
      </w:r>
      <w:r w:rsidRPr="00D96777">
        <w:t>Land/water protection&lt;/Conservation-action-classification-element&gt;</w:t>
      </w:r>
    </w:p>
    <w:p w14:paraId="647D23BC" w14:textId="77777777" w:rsidR="00051B01" w:rsidRPr="00D96777" w:rsidRDefault="00051B01" w:rsidP="00C167A4">
      <w:pPr>
        <w:pStyle w:val="Ejemplos"/>
        <w:jc w:val="left"/>
      </w:pPr>
      <w:r w:rsidRPr="00D96777">
        <w:t>&lt;Conservation-action-classification-element level="2"&gt; 1.1 Site/area protection&lt;/Conservation-action-classification-element&gt;</w:t>
      </w:r>
    </w:p>
    <w:p w14:paraId="2FD0DD82" w14:textId="77777777" w:rsidR="00051B01" w:rsidRPr="00D96777" w:rsidRDefault="00051B01" w:rsidP="00C167A4">
      <w:pPr>
        <w:pStyle w:val="Ejemplos"/>
        <w:ind w:left="360"/>
        <w:jc w:val="left"/>
      </w:pPr>
      <w:r w:rsidRPr="00D96777">
        <w:t>&lt;/</w:t>
      </w:r>
      <w:r w:rsidRPr="00051B01">
        <w:rPr>
          <w:color w:val="0070C0"/>
        </w:rPr>
        <w:t>Conservation-action-classification</w:t>
      </w:r>
      <w:r w:rsidRPr="00D96777">
        <w:t>&gt;</w:t>
      </w:r>
    </w:p>
    <w:p w14:paraId="58148364" w14:textId="51A9F4BA" w:rsidR="001D3F73" w:rsidRPr="00C517E2" w:rsidRDefault="00FC6AF8" w:rsidP="00C517E2">
      <w:pPr>
        <w:pStyle w:val="Ttulo1"/>
        <w:numPr>
          <w:ilvl w:val="6"/>
          <w:numId w:val="29"/>
        </w:numPr>
        <w:rPr>
          <w:rStyle w:val="ListLabel1"/>
          <w:b/>
          <w:sz w:val="28"/>
        </w:rPr>
      </w:pPr>
      <w:r w:rsidRPr="00C517E2">
        <w:rPr>
          <w:rStyle w:val="ListLabel1"/>
          <w:b/>
          <w:sz w:val="28"/>
        </w:rPr>
        <w:t>Node: Conservation action classification element</w:t>
      </w:r>
      <w:bookmarkEnd w:id="725"/>
      <w:bookmarkEnd w:id="726"/>
    </w:p>
    <w:p w14:paraId="260186CB" w14:textId="77777777" w:rsidR="001D3F73" w:rsidRPr="008508DA" w:rsidRDefault="00FC6AF8">
      <w:pPr>
        <w:pStyle w:val="Standard"/>
        <w:spacing w:after="0" w:line="276" w:lineRule="auto"/>
        <w:rPr>
          <w:lang w:val="fr-FR"/>
        </w:rPr>
      </w:pPr>
      <w:r w:rsidRPr="008508DA">
        <w:rPr>
          <w:rFonts w:ascii="Bookman Old Style" w:hAnsi="Bookman Old Style"/>
          <w:sz w:val="24"/>
          <w:szCs w:val="24"/>
          <w:u w:val="single"/>
          <w:lang w:val="fr-FR"/>
        </w:rPr>
        <w:t>Tag:</w:t>
      </w:r>
      <w:r w:rsidRPr="008508DA">
        <w:rPr>
          <w:rFonts w:ascii="Bookman Old Style" w:hAnsi="Bookman Old Style"/>
          <w:sz w:val="24"/>
          <w:szCs w:val="24"/>
          <w:lang w:val="fr-FR"/>
        </w:rPr>
        <w:t xml:space="preserve">   &lt;Conservation-action-classification-element&gt;</w:t>
      </w:r>
    </w:p>
    <w:p w14:paraId="239CF011" w14:textId="48F6BE09"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Con</w:t>
      </w:r>
      <w:r w:rsidR="00031823">
        <w:rPr>
          <w:rFonts w:ascii="Bookman Old Style" w:hAnsi="Bookman Old Style"/>
          <w:sz w:val="24"/>
          <w:szCs w:val="24"/>
        </w:rPr>
        <w:t>servation-action-classification</w:t>
      </w:r>
    </w:p>
    <w:p w14:paraId="56B2793E" w14:textId="77777777"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17E21ACA"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level of classification for the conservation action relevant for the assessment target, according the classification scheme selected.</w:t>
      </w:r>
    </w:p>
    <w:p w14:paraId="582A7400" w14:textId="3209FF8F" w:rsidR="001D3F73" w:rsidRDefault="00FC6AF8">
      <w:pPr>
        <w:pStyle w:val="Standard"/>
        <w:jc w:val="both"/>
      </w:pPr>
      <w:r>
        <w:rPr>
          <w:rFonts w:ascii="Bookman Old Style" w:hAnsi="Bookman Old Style"/>
          <w:sz w:val="24"/>
          <w:szCs w:val="24"/>
          <w:u w:val="single"/>
        </w:rPr>
        <w:t>A</w:t>
      </w:r>
      <w:r w:rsidR="00FC00B4">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level</w:t>
      </w:r>
    </w:p>
    <w:p w14:paraId="6FB0FBD0" w14:textId="514F0374" w:rsidR="001D3F73" w:rsidRDefault="00FC6AF8">
      <w:pPr>
        <w:pStyle w:val="Prrafodelista"/>
        <w:numPr>
          <w:ilvl w:val="0"/>
          <w:numId w:val="3"/>
        </w:numPr>
        <w:jc w:val="both"/>
      </w:pPr>
      <w:r>
        <w:rPr>
          <w:rFonts w:ascii="Bookman Old Style" w:hAnsi="Bookman Old Style"/>
          <w:sz w:val="24"/>
          <w:szCs w:val="24"/>
        </w:rPr>
        <w:t xml:space="preserve">@level= possible values “1”, “2” or “3” according the level of </w:t>
      </w:r>
      <w:r w:rsidR="00DE6E50">
        <w:rPr>
          <w:rFonts w:ascii="Bookman Old Style" w:hAnsi="Bookman Old Style"/>
          <w:sz w:val="24"/>
          <w:szCs w:val="24"/>
        </w:rPr>
        <w:t xml:space="preserve">hierarchical </w:t>
      </w:r>
      <w:r>
        <w:rPr>
          <w:rFonts w:ascii="Bookman Old Style" w:hAnsi="Bookman Old Style"/>
          <w:sz w:val="24"/>
          <w:szCs w:val="24"/>
        </w:rPr>
        <w:t>classification used in the Conservation action category.</w:t>
      </w:r>
    </w:p>
    <w:p w14:paraId="73B95644" w14:textId="77777777" w:rsidR="001D3F73" w:rsidRDefault="00FC6AF8">
      <w:pPr>
        <w:pStyle w:val="Standard"/>
        <w:jc w:val="both"/>
      </w:pPr>
      <w:r>
        <w:rPr>
          <w:rFonts w:ascii="Bookman Old Style" w:hAnsi="Bookman Old Style"/>
          <w:sz w:val="24"/>
          <w:szCs w:val="24"/>
          <w:u w:val="single"/>
        </w:rPr>
        <w:t xml:space="preserve"> Example:</w:t>
      </w:r>
    </w:p>
    <w:p w14:paraId="6E6A8325" w14:textId="77777777" w:rsidR="00C167A4" w:rsidRPr="00D96777" w:rsidRDefault="00C167A4" w:rsidP="00C167A4">
      <w:pPr>
        <w:pStyle w:val="Ejemplos"/>
        <w:ind w:left="360"/>
        <w:jc w:val="left"/>
      </w:pPr>
      <w:r w:rsidRPr="00D96777">
        <w:t>&lt;</w:t>
      </w:r>
      <w:r w:rsidRPr="00C167A4">
        <w:t>Conservation-action-classification id="IUCN" version="2.0" selected="no" assigned-by="RLE team"&gt;</w:t>
      </w:r>
    </w:p>
    <w:p w14:paraId="0736043A" w14:textId="77777777" w:rsidR="00C167A4" w:rsidRPr="00D96777" w:rsidRDefault="00C167A4" w:rsidP="00C167A4">
      <w:pPr>
        <w:pStyle w:val="Ejemplos"/>
        <w:jc w:val="left"/>
      </w:pPr>
      <w:r w:rsidRPr="00D96777">
        <w:t>&lt;</w:t>
      </w:r>
      <w:r w:rsidRPr="00C167A4">
        <w:rPr>
          <w:color w:val="0070C0"/>
        </w:rPr>
        <w:t>Conservation-action-classification-element</w:t>
      </w:r>
      <w:r>
        <w:t xml:space="preserve"> </w:t>
      </w:r>
      <w:r w:rsidRPr="00C167A4">
        <w:rPr>
          <w:color w:val="FF0000"/>
        </w:rPr>
        <w:t>level</w:t>
      </w:r>
      <w:r>
        <w:t xml:space="preserve">="1"&gt;1. </w:t>
      </w:r>
      <w:r w:rsidRPr="00D96777">
        <w:t>Land/water protection&lt;/</w:t>
      </w:r>
      <w:r w:rsidRPr="00C167A4">
        <w:rPr>
          <w:color w:val="0070C0"/>
        </w:rPr>
        <w:t>Conservation-action-classification-element</w:t>
      </w:r>
      <w:r w:rsidRPr="00D96777">
        <w:t>&gt;</w:t>
      </w:r>
    </w:p>
    <w:p w14:paraId="3E4CDA32" w14:textId="77777777" w:rsidR="00C167A4" w:rsidRPr="00D96777" w:rsidRDefault="00C167A4" w:rsidP="00C167A4">
      <w:pPr>
        <w:pStyle w:val="Ejemplos"/>
        <w:jc w:val="left"/>
      </w:pPr>
      <w:r w:rsidRPr="00D96777">
        <w:lastRenderedPageBreak/>
        <w:t>&lt;</w:t>
      </w:r>
      <w:r w:rsidRPr="00C167A4">
        <w:rPr>
          <w:color w:val="0070C0"/>
        </w:rPr>
        <w:t xml:space="preserve">Conservation-action-classification-element </w:t>
      </w:r>
      <w:r w:rsidRPr="00C167A4">
        <w:rPr>
          <w:color w:val="FF0000"/>
        </w:rPr>
        <w:t>level</w:t>
      </w:r>
      <w:r w:rsidRPr="00D96777">
        <w:t>="2"&gt; 1.1 Site/area protection&lt;/</w:t>
      </w:r>
      <w:r w:rsidRPr="00C167A4">
        <w:rPr>
          <w:color w:val="0070C0"/>
        </w:rPr>
        <w:t>Conservation-action-classification-element</w:t>
      </w:r>
      <w:r w:rsidRPr="00D96777">
        <w:t>&gt;</w:t>
      </w:r>
    </w:p>
    <w:p w14:paraId="255B81B0" w14:textId="77777777" w:rsidR="00C167A4" w:rsidRPr="00C167A4" w:rsidRDefault="00C167A4" w:rsidP="00C167A4">
      <w:pPr>
        <w:pStyle w:val="Ejemplos"/>
        <w:ind w:left="360"/>
        <w:jc w:val="left"/>
      </w:pPr>
      <w:r w:rsidRPr="00C167A4">
        <w:t>&lt;/Conservation-action-classification&gt;</w:t>
      </w:r>
    </w:p>
    <w:p w14:paraId="3E1D9345" w14:textId="77777777" w:rsidR="001D3F73" w:rsidRDefault="001D3F73">
      <w:pPr>
        <w:pStyle w:val="Standard"/>
        <w:spacing w:after="0"/>
        <w:jc w:val="both"/>
        <w:rPr>
          <w:rFonts w:ascii="Courier New" w:hAnsi="Courier New" w:cs="Courier New"/>
        </w:rPr>
      </w:pPr>
    </w:p>
    <w:p w14:paraId="0FA79F07" w14:textId="2E81C68E" w:rsidR="001D3F73" w:rsidRDefault="00FC6AF8" w:rsidP="00AE5BF5">
      <w:pPr>
        <w:pStyle w:val="Ttulo1"/>
        <w:numPr>
          <w:ilvl w:val="3"/>
          <w:numId w:val="29"/>
        </w:numPr>
      </w:pPr>
      <w:bookmarkStart w:id="727" w:name="_Toc528812679"/>
      <w:bookmarkStart w:id="728" w:name="_Toc10659986"/>
      <w:bookmarkStart w:id="729" w:name="_Toc10989916"/>
      <w:bookmarkEnd w:id="727"/>
      <w:r>
        <w:t>Node: Research need</w:t>
      </w:r>
      <w:r w:rsidR="000463E4">
        <w:t>s</w:t>
      </w:r>
      <w:bookmarkEnd w:id="728"/>
      <w:bookmarkEnd w:id="729"/>
    </w:p>
    <w:p w14:paraId="2C8C84AB" w14:textId="311B21FB"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&lt;Research-need</w:t>
      </w:r>
      <w:r w:rsidR="00885323">
        <w:rPr>
          <w:rFonts w:ascii="Bookman Old Style" w:hAnsi="Bookman Old Style"/>
          <w:sz w:val="24"/>
          <w:szCs w:val="24"/>
        </w:rPr>
        <w:t>s&gt;</w:t>
      </w:r>
    </w:p>
    <w:p w14:paraId="25CA65A5" w14:textId="78F378F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Assessment-</w:t>
      </w:r>
      <w:r w:rsidR="00423EC2">
        <w:rPr>
          <w:rFonts w:ascii="Bookman Old Style" w:hAnsi="Bookman Old Style"/>
          <w:sz w:val="24"/>
          <w:szCs w:val="24"/>
        </w:rPr>
        <w:t>T</w:t>
      </w:r>
      <w:r>
        <w:rPr>
          <w:rFonts w:ascii="Bookman Old Style" w:hAnsi="Bookman Old Style"/>
          <w:sz w:val="24"/>
          <w:szCs w:val="24"/>
        </w:rPr>
        <w:t>arget</w:t>
      </w:r>
    </w:p>
    <w:p w14:paraId="60AA3664" w14:textId="5CEFFB00"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286FA9">
        <w:rPr>
          <w:rFonts w:ascii="Bookman Old Style" w:hAnsi="Bookman Old Style"/>
          <w:sz w:val="24"/>
          <w:szCs w:val="24"/>
        </w:rPr>
        <w:t>Research-summaries</w:t>
      </w:r>
      <w:r>
        <w:rPr>
          <w:rFonts w:ascii="Bookman Old Style" w:hAnsi="Bookman Old Style"/>
          <w:sz w:val="24"/>
          <w:szCs w:val="24"/>
        </w:rPr>
        <w:t>, Research needed</w:t>
      </w:r>
    </w:p>
    <w:p w14:paraId="7CF59728" w14:textId="77777777" w:rsidR="001D3F73" w:rsidRDefault="001D3F73">
      <w:pPr>
        <w:pStyle w:val="Standard"/>
        <w:spacing w:line="276" w:lineRule="auto"/>
        <w:rPr>
          <w:rFonts w:ascii="Bookman Old Style" w:hAnsi="Bookman Old Style"/>
          <w:sz w:val="24"/>
          <w:szCs w:val="24"/>
        </w:rPr>
      </w:pPr>
    </w:p>
    <w:p w14:paraId="2FD5F01A" w14:textId="339A2D8B" w:rsidR="00C41DCF" w:rsidRDefault="00FC6AF8">
      <w:pPr>
        <w:pStyle w:val="Standard"/>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a list of research needs request for the assessment target (ecosystem, biotope, habitat, etc) after the risk classification. This node contains a text description (summary) and a list of each research need with its classification and description.</w:t>
      </w:r>
      <w:ins w:id="730" w:author="Michelle Castellanos" w:date="2019-09-01T23:53:00Z">
        <w:r w:rsidR="00747757">
          <w:rPr>
            <w:rFonts w:ascii="Bookman Old Style" w:hAnsi="Bookman Old Style"/>
            <w:sz w:val="24"/>
            <w:szCs w:val="24"/>
          </w:rPr>
          <w:t xml:space="preserve"> </w:t>
        </w:r>
      </w:ins>
      <w:ins w:id="731" w:author="Michelle Castellanos" w:date="2019-09-01T23:54:00Z">
        <w:r w:rsidR="004D330C">
          <w:rPr>
            <w:rFonts w:ascii="Bookman Old Style" w:hAnsi="Bookman Old Style"/>
            <w:sz w:val="24"/>
            <w:szCs w:val="24"/>
          </w:rPr>
          <w:t>Only research needs identified by the assessment author w</w:t>
        </w:r>
      </w:ins>
      <w:ins w:id="732" w:author="Michelle Castellanos" w:date="2019-09-01T23:53:00Z">
        <w:r w:rsidR="00747757">
          <w:rPr>
            <w:rFonts w:ascii="Bookman Old Style" w:hAnsi="Bookman Old Style"/>
            <w:sz w:val="24"/>
            <w:szCs w:val="24"/>
          </w:rPr>
          <w:t xml:space="preserve">ill be considered, not research needs defined by the compiler. </w:t>
        </w:r>
      </w:ins>
      <w:r>
        <w:rPr>
          <w:rFonts w:ascii="Bookman Old Style" w:hAnsi="Bookman Old Style"/>
          <w:sz w:val="24"/>
          <w:szCs w:val="24"/>
        </w:rPr>
        <w:t xml:space="preserve"> If the original author didn’t provide a classification scheme, we must use the classification scheme provided by IUCN on its version </w:t>
      </w:r>
      <w:r w:rsidR="000031AD">
        <w:rPr>
          <w:rFonts w:ascii="Bookman Old Style" w:hAnsi="Bookman Old Style"/>
          <w:sz w:val="24"/>
          <w:szCs w:val="24"/>
        </w:rPr>
        <w:t>2.0</w:t>
      </w:r>
      <w:r>
        <w:rPr>
          <w:rFonts w:ascii="Bookman Old Style" w:hAnsi="Bookman Old Style"/>
          <w:sz w:val="24"/>
          <w:szCs w:val="24"/>
        </w:rPr>
        <w:t xml:space="preserve"> available in: </w:t>
      </w:r>
    </w:p>
    <w:p w14:paraId="56D8ACA6" w14:textId="2C640663" w:rsidR="001D3F73" w:rsidRDefault="00160238">
      <w:pPr>
        <w:pStyle w:val="Standard"/>
        <w:jc w:val="both"/>
      </w:pPr>
      <w:hyperlink r:id="rId19" w:history="1">
        <w:r w:rsidR="00423EC2">
          <w:rPr>
            <w:rStyle w:val="Hipervnculo"/>
          </w:rPr>
          <w:t>https://www.iucnredlist.org/resources/research-needed-classification-scheme</w:t>
        </w:r>
      </w:hyperlink>
      <w:r w:rsidR="00FC6AF8">
        <w:rPr>
          <w:rFonts w:ascii="Bookman Old Style" w:hAnsi="Bookman Old Style"/>
          <w:sz w:val="24"/>
          <w:szCs w:val="24"/>
        </w:rPr>
        <w:t>In this order, we must be aware the research needs listed in this document are based in the IUCN Red List of Threatened Species, and some will not adjust for ecosystems context. A proper understanding of the assessment will allow an effective classification of the conservation actions.</w:t>
      </w:r>
    </w:p>
    <w:p w14:paraId="51644714" w14:textId="7D996A4C" w:rsidR="001D3F73" w:rsidRDefault="00FC6AF8">
      <w:pPr>
        <w:pStyle w:val="Standard"/>
        <w:jc w:val="both"/>
      </w:pPr>
      <w:r>
        <w:rPr>
          <w:rFonts w:ascii="Bookman Old Style" w:hAnsi="Bookman Old Style"/>
          <w:sz w:val="24"/>
          <w:szCs w:val="24"/>
          <w:u w:val="single"/>
        </w:rPr>
        <w:t>A</w:t>
      </w:r>
      <w:r w:rsidR="008C2142">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0F079DE4" w14:textId="77777777" w:rsidR="001D3F73" w:rsidRDefault="00FC6AF8">
      <w:pPr>
        <w:pStyle w:val="Standard"/>
        <w:spacing w:after="0"/>
      </w:pPr>
      <w:r>
        <w:rPr>
          <w:rFonts w:ascii="Bookman Old Style" w:hAnsi="Bookman Old Style"/>
          <w:sz w:val="24"/>
          <w:szCs w:val="24"/>
          <w:u w:val="single"/>
        </w:rPr>
        <w:t>Example:</w:t>
      </w:r>
    </w:p>
    <w:p w14:paraId="1D627CB3" w14:textId="5E141C2F" w:rsidR="00BF4A6E" w:rsidRDefault="00286FA9" w:rsidP="00BF4A6E">
      <w:pPr>
        <w:pStyle w:val="Standard"/>
        <w:spacing w:after="0" w:line="240" w:lineRule="auto"/>
        <w:jc w:val="both"/>
        <w:rPr>
          <w:rFonts w:ascii="Courier New" w:hAnsi="Courier New" w:cs="Courier New"/>
        </w:rPr>
      </w:pPr>
      <w:r w:rsidRPr="00286FA9">
        <w:rPr>
          <w:rFonts w:ascii="Courier New" w:hAnsi="Courier New" w:cs="Courier New"/>
        </w:rPr>
        <w:tab/>
      </w:r>
      <w:r w:rsidRPr="00286FA9">
        <w:rPr>
          <w:rFonts w:ascii="Courier New" w:hAnsi="Courier New" w:cs="Courier New"/>
        </w:rPr>
        <w:tab/>
      </w:r>
      <w:r w:rsidRPr="00286FA9">
        <w:rPr>
          <w:rFonts w:ascii="Courier New" w:hAnsi="Courier New" w:cs="Courier New"/>
        </w:rPr>
        <w:tab/>
        <w:t xml:space="preserve"> </w:t>
      </w:r>
    </w:p>
    <w:p w14:paraId="0B65DFEF" w14:textId="77777777" w:rsidR="00BF4A6E" w:rsidRDefault="00BF4A6E" w:rsidP="00BF4A6E">
      <w:pPr>
        <w:pStyle w:val="Ejemplos"/>
        <w:ind w:left="0"/>
        <w:jc w:val="left"/>
      </w:pPr>
      <w:r w:rsidRPr="00BF4A6E">
        <w:t>&lt;</w:t>
      </w:r>
      <w:r w:rsidRPr="00BF4A6E">
        <w:rPr>
          <w:color w:val="0070C0"/>
        </w:rPr>
        <w:t>Research-needs</w:t>
      </w:r>
      <w:r w:rsidRPr="00BF4A6E">
        <w:t>&gt;</w:t>
      </w:r>
    </w:p>
    <w:p w14:paraId="03858D31" w14:textId="5E4C93E3" w:rsidR="00BF4A6E" w:rsidRPr="00BF4A6E" w:rsidRDefault="00BF4A6E" w:rsidP="00BF4A6E">
      <w:pPr>
        <w:pStyle w:val="Ejemplos"/>
        <w:ind w:left="0" w:firstLine="720"/>
        <w:jc w:val="left"/>
      </w:pPr>
      <w:r w:rsidRPr="00BF4A6E">
        <w:t>&lt;Research-Summaries&gt;</w:t>
      </w:r>
    </w:p>
    <w:p w14:paraId="35863C56" w14:textId="1F5E2BFA" w:rsidR="00BF4A6E" w:rsidRPr="00BF4A6E" w:rsidRDefault="00BF4A6E" w:rsidP="00BF4A6E">
      <w:pPr>
        <w:pStyle w:val="Ejemplos"/>
        <w:ind w:left="1440"/>
        <w:jc w:val="left"/>
      </w:pPr>
      <w:r w:rsidRPr="00BF4A6E">
        <w:t>&lt;Research-Summary lang="en"&gt;Several aspects of Tapia forest nee</w:t>
      </w:r>
      <w:r w:rsidR="004D330C">
        <w:t>d further research, including: c</w:t>
      </w:r>
      <w:r w:rsidRPr="00BF4A6E">
        <w:t>urrent and future declines in area of distribution, effect of invasive species, degradation of biotic and abiotic environment, and key factors determining the distribution of Tapia forests.&lt;/Research-Summary&gt;</w:t>
      </w:r>
    </w:p>
    <w:p w14:paraId="79C5772C" w14:textId="6CDF5DE3" w:rsidR="00BF4A6E" w:rsidRPr="00BF4A6E" w:rsidRDefault="00BF4A6E" w:rsidP="00BF4A6E">
      <w:pPr>
        <w:pStyle w:val="Ejemplos"/>
        <w:ind w:left="0" w:firstLine="720"/>
        <w:jc w:val="left"/>
      </w:pPr>
      <w:r w:rsidRPr="00BF4A6E">
        <w:t>&lt;/Research-Summaries&gt;</w:t>
      </w:r>
    </w:p>
    <w:p w14:paraId="2779BB36" w14:textId="05697537" w:rsidR="00BF4A6E" w:rsidRPr="00BF4A6E" w:rsidRDefault="00BF4A6E" w:rsidP="00BF4A6E">
      <w:pPr>
        <w:pStyle w:val="Ejemplos"/>
        <w:ind w:left="360" w:firstLine="360"/>
        <w:jc w:val="left"/>
      </w:pPr>
      <w:r w:rsidRPr="00BF4A6E">
        <w:t>&lt;Research-needed&gt;</w:t>
      </w:r>
    </w:p>
    <w:p w14:paraId="040FD393" w14:textId="128561D4" w:rsidR="00BF4A6E" w:rsidRPr="00BF4A6E" w:rsidRDefault="00BF4A6E" w:rsidP="00BF4A6E">
      <w:pPr>
        <w:pStyle w:val="Ejemplos"/>
        <w:ind w:left="1440"/>
        <w:jc w:val="left"/>
      </w:pPr>
      <w:r w:rsidRPr="00BF4A6E">
        <w:t>&lt;Research-needed-name&gt;Current and future declines in area of distribution&lt;/Research-needed-name&gt;</w:t>
      </w:r>
    </w:p>
    <w:p w14:paraId="17012316" w14:textId="499DD331" w:rsidR="00BF4A6E" w:rsidRPr="00BF4A6E" w:rsidRDefault="00BF4A6E" w:rsidP="00BF4A6E">
      <w:pPr>
        <w:pStyle w:val="Ejemplos"/>
        <w:ind w:left="1080" w:firstLine="360"/>
        <w:jc w:val="left"/>
      </w:pPr>
      <w:r w:rsidRPr="00BF4A6E">
        <w:t>&lt;Research-needed-descriptions&gt;&lt;/Research-needed-descriptions&gt;</w:t>
      </w:r>
    </w:p>
    <w:p w14:paraId="1109A657" w14:textId="7B42D118" w:rsidR="00286FA9" w:rsidRDefault="00BF4A6E" w:rsidP="00BF4A6E">
      <w:pPr>
        <w:pStyle w:val="Ejemplos"/>
        <w:ind w:left="1440"/>
        <w:jc w:val="left"/>
      </w:pPr>
      <w:r w:rsidRPr="00BF4A6E">
        <w:t>&lt;Research-needed-classification id="IUCN" version="2.0" selected="no" assigned-by="RLE team"&gt;&lt;/Research-needed-classification&gt;</w:t>
      </w:r>
    </w:p>
    <w:p w14:paraId="088A52D1" w14:textId="0CBA53CE" w:rsidR="00BF4A6E" w:rsidRDefault="00BF4A6E" w:rsidP="00BF4A6E">
      <w:pPr>
        <w:pStyle w:val="Ejemplos"/>
        <w:ind w:left="360" w:firstLine="360"/>
        <w:jc w:val="left"/>
      </w:pPr>
      <w:r>
        <w:t>&lt;/Research-needed&gt;</w:t>
      </w:r>
    </w:p>
    <w:p w14:paraId="632DCE84" w14:textId="0F0FA4B1" w:rsidR="00BF4A6E" w:rsidRPr="00BF4A6E" w:rsidRDefault="00BF4A6E" w:rsidP="00BF4A6E">
      <w:pPr>
        <w:pStyle w:val="Ejemplos"/>
        <w:ind w:left="0"/>
        <w:jc w:val="left"/>
      </w:pPr>
      <w:r>
        <w:lastRenderedPageBreak/>
        <w:t>&lt;/</w:t>
      </w:r>
      <w:r w:rsidRPr="00BF4A6E">
        <w:rPr>
          <w:color w:val="0070C0"/>
        </w:rPr>
        <w:t>Research-needs</w:t>
      </w:r>
      <w:r>
        <w:t>&gt;</w:t>
      </w:r>
    </w:p>
    <w:p w14:paraId="595F5EAB" w14:textId="560C13A3" w:rsidR="001D3F73" w:rsidRPr="00BB6E23" w:rsidRDefault="00286FA9" w:rsidP="00BB6E23">
      <w:pPr>
        <w:pStyle w:val="Ttulo1"/>
        <w:numPr>
          <w:ilvl w:val="4"/>
          <w:numId w:val="29"/>
        </w:numPr>
        <w:rPr>
          <w:rStyle w:val="ListLabel1"/>
          <w:b/>
          <w:sz w:val="28"/>
        </w:rPr>
      </w:pPr>
      <w:r w:rsidRPr="00286FA9">
        <w:rPr>
          <w:rFonts w:ascii="Courier New" w:hAnsi="Courier New" w:cs="Courier New"/>
        </w:rPr>
        <w:t xml:space="preserve">       </w:t>
      </w:r>
      <w:bookmarkStart w:id="733" w:name="_Toc528812680"/>
      <w:bookmarkStart w:id="734" w:name="_Toc10659987"/>
      <w:bookmarkStart w:id="735" w:name="_Toc10989917"/>
      <w:bookmarkEnd w:id="733"/>
      <w:r w:rsidR="00FC6AF8" w:rsidRPr="00BB6E23">
        <w:rPr>
          <w:rStyle w:val="ListLabel1"/>
          <w:b/>
          <w:sz w:val="28"/>
        </w:rPr>
        <w:t xml:space="preserve">Node: </w:t>
      </w:r>
      <w:r w:rsidR="00BB6E23" w:rsidRPr="00BB6E23">
        <w:rPr>
          <w:rStyle w:val="ListLabel1"/>
          <w:b/>
          <w:sz w:val="28"/>
        </w:rPr>
        <w:t>Research needs s</w:t>
      </w:r>
      <w:r w:rsidR="00FC6AF8" w:rsidRPr="00BB6E23">
        <w:rPr>
          <w:rStyle w:val="ListLabel1"/>
          <w:b/>
          <w:sz w:val="28"/>
        </w:rPr>
        <w:t>ummar</w:t>
      </w:r>
      <w:r w:rsidR="00BB6E23" w:rsidRPr="00BB6E23">
        <w:rPr>
          <w:rStyle w:val="ListLabel1"/>
          <w:b/>
          <w:sz w:val="28"/>
        </w:rPr>
        <w:t>ies</w:t>
      </w:r>
      <w:bookmarkEnd w:id="734"/>
      <w:bookmarkEnd w:id="735"/>
    </w:p>
    <w:p w14:paraId="3ABFAA00" w14:textId="660D2060"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w:t>
      </w:r>
      <w:r w:rsidR="00BB6E23">
        <w:rPr>
          <w:rFonts w:ascii="Bookman Old Style" w:hAnsi="Bookman Old Style"/>
          <w:sz w:val="24"/>
          <w:szCs w:val="24"/>
        </w:rPr>
        <w:t>Research-Summaries</w:t>
      </w:r>
      <w:r>
        <w:rPr>
          <w:rFonts w:ascii="Bookman Old Style" w:hAnsi="Bookman Old Style"/>
          <w:sz w:val="24"/>
          <w:szCs w:val="24"/>
        </w:rPr>
        <w:t>&gt;</w:t>
      </w:r>
    </w:p>
    <w:p w14:paraId="65E9A0B5" w14:textId="32FB4A35" w:rsidR="001D3F73" w:rsidRDefault="00FC6AF8">
      <w:pPr>
        <w:pStyle w:val="Standard"/>
        <w:spacing w:after="0" w:line="276" w:lineRule="auto"/>
      </w:pPr>
      <w:r>
        <w:rPr>
          <w:rFonts w:ascii="Bookman Old Style" w:hAnsi="Bookman Old Style"/>
          <w:sz w:val="24"/>
          <w:szCs w:val="24"/>
          <w:u w:val="single"/>
        </w:rPr>
        <w:t>Parent</w:t>
      </w:r>
      <w:r w:rsidR="00513901">
        <w:rPr>
          <w:rFonts w:ascii="Bookman Old Style" w:hAnsi="Bookman Old Style"/>
          <w:sz w:val="24"/>
          <w:szCs w:val="24"/>
        </w:rPr>
        <w:t>: Research-need</w:t>
      </w:r>
      <w:r>
        <w:rPr>
          <w:rFonts w:ascii="Bookman Old Style" w:hAnsi="Bookman Old Style"/>
          <w:sz w:val="24"/>
          <w:szCs w:val="24"/>
        </w:rPr>
        <w:t>s</w:t>
      </w:r>
    </w:p>
    <w:p w14:paraId="4EC7305F" w14:textId="7151BF20" w:rsidR="001D3F73" w:rsidRDefault="00FC6AF8">
      <w:pPr>
        <w:pStyle w:val="Standard"/>
        <w:spacing w:line="276" w:lineRule="auto"/>
      </w:pPr>
      <w:r>
        <w:rPr>
          <w:rFonts w:ascii="Bookman Old Style" w:hAnsi="Bookman Old Style"/>
          <w:sz w:val="24"/>
          <w:szCs w:val="24"/>
          <w:u w:val="single"/>
        </w:rPr>
        <w:t>Children</w:t>
      </w:r>
      <w:r w:rsidR="00BB6E23">
        <w:rPr>
          <w:rFonts w:ascii="Bookman Old Style" w:hAnsi="Bookman Old Style"/>
          <w:sz w:val="24"/>
          <w:szCs w:val="24"/>
        </w:rPr>
        <w:t>: Research-Summary</w:t>
      </w:r>
    </w:p>
    <w:p w14:paraId="4A978693" w14:textId="2536F7F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w:t>
      </w:r>
      <w:r w:rsidR="009937A0">
        <w:rPr>
          <w:rFonts w:ascii="Bookman Old Style" w:hAnsi="Bookman Old Style"/>
          <w:sz w:val="24"/>
          <w:szCs w:val="24"/>
        </w:rPr>
        <w:t xml:space="preserve">a list of </w:t>
      </w:r>
      <w:r>
        <w:rPr>
          <w:rFonts w:ascii="Bookman Old Style" w:hAnsi="Bookman Old Style"/>
          <w:sz w:val="24"/>
          <w:szCs w:val="24"/>
        </w:rPr>
        <w:t>text description of the research needs rel</w:t>
      </w:r>
      <w:r w:rsidR="00A106F2">
        <w:rPr>
          <w:rFonts w:ascii="Bookman Old Style" w:hAnsi="Bookman Old Style"/>
          <w:sz w:val="24"/>
          <w:szCs w:val="24"/>
        </w:rPr>
        <w:t>evant for the assessment target in the different languages available.</w:t>
      </w:r>
    </w:p>
    <w:p w14:paraId="32129BFB" w14:textId="2CF8E543" w:rsidR="001D3F73" w:rsidRDefault="00FC6AF8">
      <w:pPr>
        <w:pStyle w:val="Standard"/>
        <w:jc w:val="both"/>
      </w:pPr>
      <w:r>
        <w:rPr>
          <w:rFonts w:ascii="Bookman Old Style" w:hAnsi="Bookman Old Style"/>
          <w:sz w:val="24"/>
          <w:szCs w:val="24"/>
          <w:u w:val="single"/>
        </w:rPr>
        <w:t>A</w:t>
      </w:r>
      <w:r w:rsidR="008C2142">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0EF6B937" w14:textId="77777777" w:rsidR="001D3F73" w:rsidRDefault="00FC6AF8">
      <w:pPr>
        <w:pStyle w:val="Standard"/>
        <w:jc w:val="both"/>
      </w:pPr>
      <w:r>
        <w:rPr>
          <w:rFonts w:ascii="Bookman Old Style" w:hAnsi="Bookman Old Style"/>
          <w:sz w:val="24"/>
          <w:szCs w:val="24"/>
          <w:u w:val="single"/>
        </w:rPr>
        <w:t>Example:</w:t>
      </w:r>
    </w:p>
    <w:p w14:paraId="74156CF5" w14:textId="77777777" w:rsidR="00A106F2" w:rsidRPr="00BF4A6E" w:rsidRDefault="00A106F2" w:rsidP="00A106F2">
      <w:pPr>
        <w:pStyle w:val="Ejemplos"/>
        <w:ind w:left="0" w:firstLine="720"/>
        <w:jc w:val="left"/>
      </w:pPr>
      <w:r w:rsidRPr="00BF4A6E">
        <w:t>&lt;</w:t>
      </w:r>
      <w:r w:rsidRPr="00A106F2">
        <w:rPr>
          <w:color w:val="0070C0"/>
        </w:rPr>
        <w:t>Research-Summaries</w:t>
      </w:r>
      <w:r w:rsidRPr="00BF4A6E">
        <w:t>&gt;</w:t>
      </w:r>
    </w:p>
    <w:p w14:paraId="7501F4B4" w14:textId="30B4313E" w:rsidR="00A106F2" w:rsidRPr="00BF4A6E" w:rsidRDefault="00A106F2" w:rsidP="00A106F2">
      <w:pPr>
        <w:pStyle w:val="Ejemplos"/>
        <w:ind w:left="1440"/>
        <w:jc w:val="left"/>
      </w:pPr>
      <w:r w:rsidRPr="00BF4A6E">
        <w:t>&lt;Research-Summary lang="en"&gt;</w:t>
      </w:r>
      <w:ins w:id="736" w:author="Michelle Castellanos" w:date="2019-09-01T23:56:00Z">
        <w:r w:rsidR="004D330C" w:rsidRPr="004D330C">
          <w:t xml:space="preserve"> Several areas of research are needed including assessing the potential of snow patch herbfields as refugia for some alpine species, continued monitoring of fauna and flora dynamics in the ecosystem, management strategies to reduce disturbance in the ecosystem and scenario planing to manage threats and their outcomes.</w:t>
        </w:r>
        <w:r w:rsidR="004D330C" w:rsidRPr="004D330C" w:rsidDel="004D330C">
          <w:t xml:space="preserve"> </w:t>
        </w:r>
      </w:ins>
      <w:del w:id="737" w:author="Michelle Castellanos" w:date="2019-09-01T23:56:00Z">
        <w:r w:rsidRPr="00BF4A6E" w:rsidDel="004D330C">
          <w:delText>Several aspects of Tapia forest need further research, including: Current and future declines in area of distribution, effect of invasive species, degradation of biotic and abiotic environment, and key factors determining the distribution of Tapia forests.</w:delText>
        </w:r>
      </w:del>
      <w:r w:rsidRPr="00BF4A6E">
        <w:t>&lt;/Research-Summary&gt;</w:t>
      </w:r>
    </w:p>
    <w:p w14:paraId="67158769" w14:textId="77777777" w:rsidR="00A106F2" w:rsidRPr="00BF4A6E" w:rsidRDefault="00A106F2" w:rsidP="00A106F2">
      <w:pPr>
        <w:pStyle w:val="Ejemplos"/>
        <w:ind w:left="0" w:firstLine="720"/>
        <w:jc w:val="left"/>
      </w:pPr>
      <w:r w:rsidRPr="00BF4A6E">
        <w:t>&lt;/</w:t>
      </w:r>
      <w:r w:rsidRPr="00A106F2">
        <w:rPr>
          <w:color w:val="0070C0"/>
        </w:rPr>
        <w:t>Research-Summaries</w:t>
      </w:r>
      <w:r w:rsidRPr="00BF4A6E">
        <w:t>&gt;</w:t>
      </w:r>
    </w:p>
    <w:p w14:paraId="2A2C1BF8" w14:textId="4C30B8DC" w:rsidR="001D3F73" w:rsidRDefault="001D3F73">
      <w:pPr>
        <w:pStyle w:val="Standard"/>
        <w:spacing w:after="0"/>
        <w:ind w:left="1440"/>
        <w:jc w:val="both"/>
        <w:rPr>
          <w:rFonts w:ascii="Courier New" w:hAnsi="Courier New" w:cs="Courier New"/>
        </w:rPr>
      </w:pPr>
    </w:p>
    <w:p w14:paraId="3E358A49" w14:textId="77777777" w:rsidR="00BB6E23" w:rsidRDefault="00BB6E23">
      <w:pPr>
        <w:pStyle w:val="Standard"/>
        <w:spacing w:after="0"/>
        <w:ind w:left="1440"/>
        <w:jc w:val="both"/>
        <w:rPr>
          <w:rFonts w:ascii="Courier New" w:hAnsi="Courier New" w:cs="Courier New"/>
        </w:rPr>
      </w:pPr>
    </w:p>
    <w:p w14:paraId="37F555BD" w14:textId="071F7352" w:rsidR="00BB6E23" w:rsidRPr="00BB6E23" w:rsidRDefault="00BB6E23" w:rsidP="00BB6E23">
      <w:pPr>
        <w:pStyle w:val="Ttulo1"/>
        <w:numPr>
          <w:ilvl w:val="5"/>
          <w:numId w:val="29"/>
        </w:numPr>
        <w:rPr>
          <w:rStyle w:val="ListLabel1"/>
          <w:b/>
          <w:sz w:val="28"/>
        </w:rPr>
      </w:pPr>
      <w:bookmarkStart w:id="738" w:name="_Toc10659988"/>
      <w:bookmarkStart w:id="739" w:name="_Toc10989918"/>
      <w:r w:rsidRPr="00BB6E23">
        <w:rPr>
          <w:rStyle w:val="ListLabel1"/>
          <w:b/>
          <w:sz w:val="28"/>
        </w:rPr>
        <w:t>Node: Research needs summar</w:t>
      </w:r>
      <w:r>
        <w:rPr>
          <w:rStyle w:val="ListLabel1"/>
          <w:b/>
          <w:sz w:val="28"/>
        </w:rPr>
        <w:t>y</w:t>
      </w:r>
      <w:bookmarkEnd w:id="738"/>
      <w:bookmarkEnd w:id="739"/>
    </w:p>
    <w:p w14:paraId="59E7027C" w14:textId="777FF7E4" w:rsidR="00BB6E23" w:rsidRDefault="00BB6E23" w:rsidP="00BB6E23">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&lt;Research-Summary&gt;</w:t>
      </w:r>
    </w:p>
    <w:p w14:paraId="0E572C30" w14:textId="5DAACDC6" w:rsidR="00BB6E23" w:rsidRDefault="00BB6E23" w:rsidP="00BB6E23">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Research-Summaries</w:t>
      </w:r>
    </w:p>
    <w:p w14:paraId="4146D872" w14:textId="47A0DF03" w:rsidR="00BB6E23" w:rsidRDefault="00BB6E23" w:rsidP="00BB6E23">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7C6DBA99" w14:textId="371E3F72" w:rsidR="00A106F2" w:rsidRPr="006101B2" w:rsidRDefault="00BB6E23" w:rsidP="00A106F2">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w:t>
      </w:r>
      <w:r w:rsidR="004D330C">
        <w:rPr>
          <w:rFonts w:ascii="Bookman Old Style" w:hAnsi="Bookman Old Style"/>
          <w:sz w:val="24"/>
          <w:szCs w:val="24"/>
        </w:rPr>
        <w:t>a</w:t>
      </w:r>
      <w:r>
        <w:rPr>
          <w:rFonts w:ascii="Bookman Old Style" w:hAnsi="Bookman Old Style"/>
          <w:sz w:val="24"/>
          <w:szCs w:val="24"/>
        </w:rPr>
        <w:t xml:space="preserve"> text description of</w:t>
      </w:r>
      <w:ins w:id="740" w:author="Michelle Castellanos" w:date="2019-09-01T23:57:00Z">
        <w:r w:rsidR="004D330C">
          <w:rPr>
            <w:rFonts w:ascii="Bookman Old Style" w:hAnsi="Bookman Old Style"/>
            <w:sz w:val="24"/>
            <w:szCs w:val="24"/>
          </w:rPr>
          <w:t xml:space="preserve"> a summary of</w:t>
        </w:r>
      </w:ins>
      <w:r>
        <w:rPr>
          <w:rFonts w:ascii="Bookman Old Style" w:hAnsi="Bookman Old Style"/>
          <w:sz w:val="24"/>
          <w:szCs w:val="24"/>
        </w:rPr>
        <w:t xml:space="preserve"> the research needs relevant for the assessment target.</w:t>
      </w:r>
      <w:r w:rsidR="004D330C">
        <w:rPr>
          <w:rFonts w:ascii="Bookman Old Style" w:hAnsi="Bookman Old Style"/>
          <w:sz w:val="24"/>
          <w:szCs w:val="24"/>
        </w:rPr>
        <w:t xml:space="preserve"> </w:t>
      </w:r>
      <w:r w:rsidR="00A106F2" w:rsidRPr="006101B2">
        <w:rPr>
          <w:rFonts w:ascii="Bookman Old Style" w:hAnsi="Bookman Old Style"/>
          <w:sz w:val="24"/>
          <w:szCs w:val="24"/>
        </w:rPr>
        <w:t>If the information is available in more t</w:t>
      </w:r>
      <w:r w:rsidR="00A106F2">
        <w:rPr>
          <w:rFonts w:ascii="Bookman Old Style" w:hAnsi="Bookman Old Style"/>
          <w:sz w:val="24"/>
          <w:szCs w:val="24"/>
        </w:rPr>
        <w:t>han a language, add a &lt;</w:t>
      </w:r>
      <w:r w:rsidR="00A106F2" w:rsidRPr="00A106F2">
        <w:rPr>
          <w:rFonts w:ascii="Bookman Old Style" w:hAnsi="Bookman Old Style"/>
          <w:sz w:val="24"/>
          <w:szCs w:val="24"/>
        </w:rPr>
        <w:t xml:space="preserve"> </w:t>
      </w:r>
      <w:r w:rsidR="00A106F2">
        <w:rPr>
          <w:rFonts w:ascii="Bookman Old Style" w:hAnsi="Bookman Old Style"/>
          <w:sz w:val="24"/>
          <w:szCs w:val="24"/>
        </w:rPr>
        <w:t>Research-Summary</w:t>
      </w:r>
      <w:r w:rsidR="00A106F2" w:rsidRPr="006101B2">
        <w:rPr>
          <w:rFonts w:ascii="Bookman Old Style" w:hAnsi="Bookman Old Style"/>
          <w:sz w:val="24"/>
          <w:szCs w:val="24"/>
        </w:rPr>
        <w:t xml:space="preserve"> &gt; node for each language (see examples).</w:t>
      </w:r>
    </w:p>
    <w:p w14:paraId="55EA714B" w14:textId="612C52B4" w:rsidR="00BB6E23" w:rsidRDefault="00BB6E23" w:rsidP="00BB6E23">
      <w:pPr>
        <w:pStyle w:val="Standard"/>
        <w:jc w:val="both"/>
      </w:pPr>
    </w:p>
    <w:p w14:paraId="1E0928F5" w14:textId="2306D91F" w:rsidR="00BB6E23" w:rsidRPr="00031823" w:rsidRDefault="00BB6E23" w:rsidP="00BB6E23">
      <w:pPr>
        <w:pStyle w:val="Standard"/>
        <w:jc w:val="both"/>
        <w:rPr>
          <w:rFonts w:ascii="Bookman Old Style" w:hAnsi="Bookman Old Style"/>
          <w:sz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5B80B9F6" w14:textId="32455939" w:rsidR="00BD774B" w:rsidRDefault="00BD774B" w:rsidP="00BD774B">
      <w:pPr>
        <w:pStyle w:val="Prrafodelista"/>
        <w:numPr>
          <w:ilvl w:val="0"/>
          <w:numId w:val="2"/>
        </w:numPr>
        <w:spacing w:line="276" w:lineRule="auto"/>
      </w:pPr>
      <w:r>
        <w:rPr>
          <w:rFonts w:ascii="Bookman Old Style" w:hAnsi="Bookman Old Style"/>
          <w:sz w:val="24"/>
          <w:szCs w:val="24"/>
        </w:rPr>
        <w:t xml:space="preserve">@lang = </w:t>
      </w:r>
      <w:r w:rsidR="00A106F2" w:rsidRPr="00E23777">
        <w:rPr>
          <w:rFonts w:ascii="Bookman Old Style" w:hAnsi="Bookman Old Style"/>
          <w:sz w:val="24"/>
          <w:szCs w:val="24"/>
        </w:rPr>
        <w:t xml:space="preserve">see </w:t>
      </w:r>
      <w:r w:rsidR="00A106F2" w:rsidRPr="00E23777">
        <w:rPr>
          <w:rFonts w:ascii="Bookman Old Style" w:hAnsi="Bookman Old Style"/>
          <w:sz w:val="24"/>
          <w:szCs w:val="24"/>
          <w:highlight w:val="cyan"/>
        </w:rPr>
        <w:t>Glossary</w:t>
      </w:r>
      <w:r w:rsidR="00A106F2" w:rsidRPr="00E23777">
        <w:rPr>
          <w:rFonts w:ascii="Bookman Old Style" w:hAnsi="Bookman Old Style"/>
          <w:sz w:val="24"/>
          <w:szCs w:val="24"/>
        </w:rPr>
        <w:t xml:space="preserve"> and node </w:t>
      </w:r>
      <w:r w:rsidR="00A106F2" w:rsidRPr="00E23777">
        <w:rPr>
          <w:rFonts w:ascii="Bookman Old Style" w:hAnsi="Bookman Old Style"/>
          <w:sz w:val="24"/>
          <w:szCs w:val="24"/>
          <w:highlight w:val="cyan"/>
        </w:rPr>
        <w:t>3.2.1.1 Case Study Name</w:t>
      </w:r>
      <w:r w:rsidR="00A106F2" w:rsidRPr="00E23777">
        <w:rPr>
          <w:rFonts w:ascii="Bookman Old Style" w:hAnsi="Bookman Old Style"/>
          <w:sz w:val="24"/>
          <w:szCs w:val="24"/>
        </w:rPr>
        <w:t xml:space="preserve"> for more details.</w:t>
      </w:r>
    </w:p>
    <w:p w14:paraId="5EE5ECF4" w14:textId="77777777" w:rsidR="00BD774B" w:rsidRDefault="00BD774B" w:rsidP="00BB6E23">
      <w:pPr>
        <w:pStyle w:val="Standard"/>
        <w:jc w:val="both"/>
      </w:pPr>
    </w:p>
    <w:p w14:paraId="60750942" w14:textId="77777777" w:rsidR="00BB6E23" w:rsidRDefault="00BB6E23" w:rsidP="00BB6E23">
      <w:pPr>
        <w:pStyle w:val="Standard"/>
        <w:jc w:val="both"/>
      </w:pPr>
      <w:r>
        <w:rPr>
          <w:rFonts w:ascii="Bookman Old Style" w:hAnsi="Bookman Old Style"/>
          <w:sz w:val="24"/>
          <w:szCs w:val="24"/>
          <w:u w:val="single"/>
        </w:rPr>
        <w:lastRenderedPageBreak/>
        <w:t>Example:</w:t>
      </w:r>
    </w:p>
    <w:p w14:paraId="520EB609" w14:textId="2301444A" w:rsidR="00A106F2" w:rsidRPr="00A106F2" w:rsidRDefault="00A106F2" w:rsidP="00A106F2">
      <w:pPr>
        <w:pStyle w:val="Ejemplos"/>
        <w:ind w:left="0" w:firstLine="720"/>
        <w:jc w:val="left"/>
      </w:pPr>
      <w:r w:rsidRPr="00A106F2">
        <w:t>&lt;Research-Summaries&gt;</w:t>
      </w:r>
    </w:p>
    <w:p w14:paraId="196A529C" w14:textId="2C23820C" w:rsidR="00A106F2" w:rsidRPr="00A106F2" w:rsidRDefault="00A106F2" w:rsidP="00A106F2">
      <w:pPr>
        <w:pStyle w:val="Ejemplos"/>
        <w:ind w:left="1440"/>
        <w:jc w:val="left"/>
      </w:pPr>
      <w:r w:rsidRPr="00A106F2">
        <w:t>&lt;</w:t>
      </w:r>
      <w:r w:rsidRPr="00A106F2">
        <w:rPr>
          <w:color w:val="0070C0"/>
        </w:rPr>
        <w:t xml:space="preserve">Research-Summary </w:t>
      </w:r>
      <w:r w:rsidRPr="00A106F2">
        <w:rPr>
          <w:color w:val="FF0000"/>
        </w:rPr>
        <w:t>lang</w:t>
      </w:r>
      <w:r w:rsidRPr="00A106F2">
        <w:t>="en"&gt;</w:t>
      </w:r>
      <w:ins w:id="741" w:author="Michelle Castellanos" w:date="2019-09-01T23:58:00Z">
        <w:r w:rsidR="004D330C" w:rsidRPr="004D330C">
          <w:t xml:space="preserve"> To improve this assessment,a deeper understanding of the sources and trends of biotic and abiotic degradation is necessary. Information regarding these would reduce uncertainty in the listings under criteria C and D, and would allow the necessary work to be completed to quantitatively assess risk under criterion E. Thus, several research priorities remain including (i) achieving higher temporal resolution of tidal flat mapping, (ii) further consolidating data on the sources and ecosystem impacts of biotic and abiotic degradation, (iii) improving our understanding of the effects of sediment declines and coastal reclamation on the tidal flat system,and (iv) improving our knowledge of the status of tidal flats in North Korea.</w:t>
        </w:r>
        <w:r w:rsidR="004D330C" w:rsidRPr="004D330C" w:rsidDel="004D330C">
          <w:t xml:space="preserve"> </w:t>
        </w:r>
      </w:ins>
      <w:del w:id="742" w:author="Michelle Castellanos" w:date="2019-09-01T23:58:00Z">
        <w:r w:rsidRPr="00A106F2" w:rsidDel="004D330C">
          <w:delText>Several aspects of Tapia forest need further research, including: Current and future declines in area of distribution, effect of invasive species, degradation of biotic and abiotic environment, and key factors determining the distribution of Tapia forests.</w:delText>
        </w:r>
      </w:del>
      <w:r w:rsidRPr="00A106F2">
        <w:t>&lt;/</w:t>
      </w:r>
      <w:r w:rsidRPr="00A106F2">
        <w:rPr>
          <w:color w:val="0070C0"/>
        </w:rPr>
        <w:t>Research-Summary</w:t>
      </w:r>
      <w:r w:rsidRPr="00A106F2">
        <w:t>&gt;</w:t>
      </w:r>
    </w:p>
    <w:p w14:paraId="1EEFEE42" w14:textId="77777777" w:rsidR="00A106F2" w:rsidRPr="00A106F2" w:rsidRDefault="00A106F2" w:rsidP="00A106F2">
      <w:pPr>
        <w:pStyle w:val="Ejemplos"/>
        <w:ind w:left="0" w:firstLine="720"/>
        <w:jc w:val="left"/>
      </w:pPr>
      <w:r w:rsidRPr="00A106F2">
        <w:t>&lt;/Research-Summaries&gt;</w:t>
      </w:r>
    </w:p>
    <w:p w14:paraId="1CC6998A" w14:textId="6F9F6C68" w:rsidR="00E11D35" w:rsidRPr="00031823" w:rsidRDefault="00E11D35" w:rsidP="00031823">
      <w:pPr>
        <w:pStyle w:val="Standard"/>
        <w:spacing w:after="0" w:line="240" w:lineRule="auto"/>
        <w:jc w:val="both"/>
        <w:rPr>
          <w:rFonts w:ascii="Courier New" w:hAnsi="Courier New"/>
        </w:rPr>
      </w:pPr>
    </w:p>
    <w:p w14:paraId="097694C9" w14:textId="77777777" w:rsidR="00BB6E23" w:rsidRDefault="00BB6E23">
      <w:pPr>
        <w:pStyle w:val="Standard"/>
        <w:spacing w:after="0"/>
        <w:ind w:left="1440"/>
        <w:jc w:val="both"/>
      </w:pPr>
    </w:p>
    <w:p w14:paraId="7939BA47" w14:textId="02DFEDAC" w:rsidR="001D3F73" w:rsidRPr="00BB6E23" w:rsidRDefault="00FC6AF8" w:rsidP="00BB6E23">
      <w:pPr>
        <w:pStyle w:val="Ttulo1"/>
        <w:numPr>
          <w:ilvl w:val="4"/>
          <w:numId w:val="29"/>
        </w:numPr>
        <w:rPr>
          <w:rStyle w:val="ListLabel1"/>
          <w:b/>
          <w:sz w:val="28"/>
        </w:rPr>
      </w:pPr>
      <w:bookmarkStart w:id="743" w:name="_Toc528812681"/>
      <w:bookmarkStart w:id="744" w:name="_Toc10659989"/>
      <w:bookmarkStart w:id="745" w:name="_Toc10989919"/>
      <w:bookmarkEnd w:id="743"/>
      <w:r w:rsidRPr="00BB6E23">
        <w:rPr>
          <w:rStyle w:val="ListLabel1"/>
          <w:b/>
          <w:sz w:val="28"/>
        </w:rPr>
        <w:t>Node: Research needed</w:t>
      </w:r>
      <w:bookmarkEnd w:id="744"/>
      <w:bookmarkEnd w:id="745"/>
    </w:p>
    <w:p w14:paraId="36AC370C"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&lt;Research-needed&gt;</w:t>
      </w:r>
    </w:p>
    <w:p w14:paraId="07C88794" w14:textId="4B223E38" w:rsidR="001D3F73" w:rsidRDefault="00FC6AF8">
      <w:pPr>
        <w:pStyle w:val="Standard"/>
        <w:spacing w:after="0" w:line="276" w:lineRule="auto"/>
      </w:pPr>
      <w:r>
        <w:rPr>
          <w:rFonts w:ascii="Bookman Old Style" w:hAnsi="Bookman Old Style"/>
          <w:sz w:val="24"/>
          <w:szCs w:val="24"/>
          <w:u w:val="single"/>
        </w:rPr>
        <w:t>Parent</w:t>
      </w:r>
      <w:r w:rsidR="00513901">
        <w:rPr>
          <w:rFonts w:ascii="Bookman Old Style" w:hAnsi="Bookman Old Style"/>
          <w:sz w:val="24"/>
          <w:szCs w:val="24"/>
        </w:rPr>
        <w:t>: Research-need</w:t>
      </w:r>
      <w:r>
        <w:rPr>
          <w:rFonts w:ascii="Bookman Old Style" w:hAnsi="Bookman Old Style"/>
          <w:sz w:val="24"/>
          <w:szCs w:val="24"/>
        </w:rPr>
        <w:t>s</w:t>
      </w:r>
    </w:p>
    <w:p w14:paraId="3305DF6E" w14:textId="77777777"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Research-needed-name, Research-needed-description, Research-needed-classification</w:t>
      </w:r>
    </w:p>
    <w:p w14:paraId="1E5ED5CA" w14:textId="57686ACA" w:rsidR="00546737" w:rsidRDefault="00FC6AF8" w:rsidP="00546737">
      <w:pPr>
        <w:pStyle w:val="Standard"/>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one research need relevant for the assessment target. It contains the name and description of the research need</w:t>
      </w:r>
      <w:r w:rsidR="00546737">
        <w:rPr>
          <w:rFonts w:ascii="Bookman Old Style" w:hAnsi="Bookman Old Style"/>
          <w:sz w:val="24"/>
          <w:szCs w:val="24"/>
        </w:rPr>
        <w:t>ed</w:t>
      </w:r>
      <w:r>
        <w:rPr>
          <w:rFonts w:ascii="Bookman Old Style" w:hAnsi="Bookman Old Style"/>
          <w:sz w:val="24"/>
          <w:szCs w:val="24"/>
        </w:rPr>
        <w:t xml:space="preserve"> assigned in the original document</w:t>
      </w:r>
      <w:r w:rsidR="00546737">
        <w:rPr>
          <w:rFonts w:ascii="Bookman Old Style" w:hAnsi="Bookman Old Style"/>
          <w:sz w:val="24"/>
          <w:szCs w:val="24"/>
        </w:rPr>
        <w:t xml:space="preserve">. Will be considered only a research needed identified by the assessment author, not those defined by the compiler. If the original author identifies a research needed but didn’t provide a classification scheme, we must use the classification scheme provided by IUCN on its version 2.0 available in: </w:t>
      </w:r>
      <w:hyperlink r:id="rId20" w:history="1">
        <w:r w:rsidR="00546737">
          <w:rPr>
            <w:rStyle w:val="Hipervnculo"/>
          </w:rPr>
          <w:t>https://www.iucnredlist.org/resources/research-needed-classification-scheme</w:t>
        </w:r>
      </w:hyperlink>
    </w:p>
    <w:p w14:paraId="141E1441" w14:textId="71AB1D44" w:rsidR="001D3F73" w:rsidRDefault="00FC6AF8">
      <w:pPr>
        <w:pStyle w:val="Standard"/>
        <w:jc w:val="both"/>
      </w:pPr>
      <w:r>
        <w:rPr>
          <w:rFonts w:ascii="Bookman Old Style" w:hAnsi="Bookman Old Style"/>
          <w:sz w:val="24"/>
          <w:szCs w:val="24"/>
          <w:u w:val="single"/>
        </w:rPr>
        <w:t>At</w:t>
      </w:r>
      <w:r w:rsidR="00546737">
        <w:rPr>
          <w:rFonts w:ascii="Bookman Old Style" w:hAnsi="Bookman Old Style"/>
          <w:sz w:val="24"/>
          <w:szCs w:val="24"/>
          <w:u w:val="single"/>
        </w:rPr>
        <w:t>t</w:t>
      </w:r>
      <w:r>
        <w:rPr>
          <w:rFonts w:ascii="Bookman Old Style" w:hAnsi="Bookman Old Style"/>
          <w:sz w:val="24"/>
          <w:szCs w:val="24"/>
          <w:u w:val="single"/>
        </w:rPr>
        <w:t>ributes:</w:t>
      </w:r>
      <w:r>
        <w:rPr>
          <w:rFonts w:ascii="Bookman Old Style" w:hAnsi="Bookman Old Style"/>
          <w:sz w:val="24"/>
          <w:szCs w:val="24"/>
        </w:rPr>
        <w:t xml:space="preserve"> none</w:t>
      </w:r>
    </w:p>
    <w:p w14:paraId="60FBB623" w14:textId="77777777" w:rsidR="001D3F73" w:rsidRDefault="00FC6AF8">
      <w:pPr>
        <w:pStyle w:val="Standard"/>
        <w:jc w:val="both"/>
      </w:pPr>
      <w:r>
        <w:rPr>
          <w:rFonts w:ascii="Bookman Old Style" w:hAnsi="Bookman Old Style"/>
          <w:sz w:val="24"/>
          <w:szCs w:val="24"/>
          <w:u w:val="single"/>
        </w:rPr>
        <w:t>Example:</w:t>
      </w:r>
    </w:p>
    <w:p w14:paraId="09D8C027" w14:textId="0A2C14BC" w:rsidR="00546737" w:rsidRPr="00BF4A6E" w:rsidRDefault="00546737" w:rsidP="00546737">
      <w:pPr>
        <w:pStyle w:val="Ejemplos"/>
        <w:ind w:left="360" w:firstLine="360"/>
        <w:jc w:val="left"/>
      </w:pPr>
      <w:r w:rsidRPr="00BF4A6E">
        <w:t>&lt;</w:t>
      </w:r>
      <w:r w:rsidRPr="00546737">
        <w:rPr>
          <w:color w:val="0070C0"/>
        </w:rPr>
        <w:t>Research-needed</w:t>
      </w:r>
      <w:r w:rsidRPr="00BF4A6E">
        <w:t>&gt;</w:t>
      </w:r>
    </w:p>
    <w:p w14:paraId="5B503CE2" w14:textId="77777777" w:rsidR="00546737" w:rsidRPr="00BF4A6E" w:rsidRDefault="00546737" w:rsidP="00546737">
      <w:pPr>
        <w:pStyle w:val="Ejemplos"/>
        <w:ind w:left="1440"/>
        <w:jc w:val="left"/>
      </w:pPr>
      <w:r w:rsidRPr="00BF4A6E">
        <w:t>&lt;Research-needed-name&gt;Current and future declines in area of distribution&lt;/Research-needed-name&gt;</w:t>
      </w:r>
    </w:p>
    <w:p w14:paraId="303C8F98" w14:textId="77777777" w:rsidR="00546737" w:rsidRPr="00BF4A6E" w:rsidRDefault="00546737" w:rsidP="00546737">
      <w:pPr>
        <w:pStyle w:val="Ejemplos"/>
        <w:ind w:left="1080" w:firstLine="360"/>
        <w:jc w:val="left"/>
      </w:pPr>
      <w:r w:rsidRPr="00BF4A6E">
        <w:t>&lt;Research-needed-descriptions&gt;&lt;/Research-needed-descriptions&gt;</w:t>
      </w:r>
    </w:p>
    <w:p w14:paraId="1E5D8227" w14:textId="77777777" w:rsidR="00546737" w:rsidRDefault="00546737" w:rsidP="00546737">
      <w:pPr>
        <w:pStyle w:val="Ejemplos"/>
        <w:ind w:left="1440"/>
        <w:jc w:val="left"/>
      </w:pPr>
      <w:r w:rsidRPr="00BF4A6E">
        <w:lastRenderedPageBreak/>
        <w:t>&lt;Research-needed-classification id="IUCN" version="2.0" selected="no" assigned-by="RLE team"&gt;&lt;/Research-needed-classification&gt;</w:t>
      </w:r>
    </w:p>
    <w:p w14:paraId="0456D409" w14:textId="77777777" w:rsidR="00546737" w:rsidRDefault="00546737" w:rsidP="00546737">
      <w:pPr>
        <w:pStyle w:val="Ejemplos"/>
        <w:ind w:left="360" w:firstLine="360"/>
        <w:jc w:val="left"/>
      </w:pPr>
      <w:r>
        <w:t>&lt;/</w:t>
      </w:r>
      <w:r w:rsidRPr="00546737">
        <w:rPr>
          <w:color w:val="0070C0"/>
        </w:rPr>
        <w:t>Research-needed</w:t>
      </w:r>
      <w:r>
        <w:t>&gt;</w:t>
      </w:r>
    </w:p>
    <w:p w14:paraId="50D39637" w14:textId="4789F336" w:rsidR="001D3F73" w:rsidRDefault="001D3F73" w:rsidP="00546737">
      <w:pPr>
        <w:pStyle w:val="Standard"/>
        <w:spacing w:after="0"/>
        <w:jc w:val="both"/>
      </w:pPr>
    </w:p>
    <w:p w14:paraId="6036A10F" w14:textId="369C7A39" w:rsidR="001D3F73" w:rsidRDefault="001D3F73">
      <w:pPr>
        <w:pStyle w:val="Standard"/>
        <w:spacing w:after="0"/>
        <w:ind w:left="720"/>
      </w:pPr>
    </w:p>
    <w:p w14:paraId="2ACD9790" w14:textId="2CC73D94" w:rsidR="001D3F73" w:rsidRPr="00BB6E23" w:rsidRDefault="00FC6AF8" w:rsidP="00BB6E23">
      <w:pPr>
        <w:pStyle w:val="Ttulo1"/>
        <w:numPr>
          <w:ilvl w:val="5"/>
          <w:numId w:val="29"/>
        </w:numPr>
        <w:rPr>
          <w:rStyle w:val="ListLabel1"/>
          <w:b/>
          <w:sz w:val="28"/>
        </w:rPr>
      </w:pPr>
      <w:bookmarkStart w:id="746" w:name="_Toc528812682"/>
      <w:bookmarkStart w:id="747" w:name="_Toc10659990"/>
      <w:bookmarkStart w:id="748" w:name="_Toc10989920"/>
      <w:bookmarkEnd w:id="746"/>
      <w:r w:rsidRPr="00BB6E23">
        <w:rPr>
          <w:rStyle w:val="ListLabel1"/>
          <w:b/>
          <w:sz w:val="28"/>
        </w:rPr>
        <w:t>Node: Research needed name</w:t>
      </w:r>
      <w:bookmarkEnd w:id="747"/>
      <w:bookmarkEnd w:id="748"/>
    </w:p>
    <w:p w14:paraId="2C3C445C"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&lt;Research-needed-name&gt;</w:t>
      </w:r>
    </w:p>
    <w:p w14:paraId="1F17371E"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Research-needed</w:t>
      </w:r>
    </w:p>
    <w:p w14:paraId="58AA4E7E" w14:textId="77777777"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18921463" w14:textId="3EF93A65"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name of one research needed relevant for the assessment target</w:t>
      </w:r>
      <w:r w:rsidR="00546737">
        <w:rPr>
          <w:rFonts w:ascii="Bookman Old Style" w:hAnsi="Bookman Old Style"/>
          <w:sz w:val="24"/>
          <w:szCs w:val="24"/>
        </w:rPr>
        <w:t xml:space="preserve"> identified by the assessment authors</w:t>
      </w:r>
      <w:r>
        <w:rPr>
          <w:rFonts w:ascii="Bookman Old Style" w:hAnsi="Bookman Old Style"/>
          <w:sz w:val="24"/>
          <w:szCs w:val="24"/>
        </w:rPr>
        <w:t>. It contains the name of the research needed assigned in the original document.</w:t>
      </w:r>
    </w:p>
    <w:p w14:paraId="3724E0EC" w14:textId="1F20E72B" w:rsidR="001D3F73" w:rsidRDefault="0043294F">
      <w:pPr>
        <w:pStyle w:val="Standard"/>
        <w:jc w:val="both"/>
      </w:pPr>
      <w:r>
        <w:rPr>
          <w:rFonts w:ascii="Bookman Old Style" w:hAnsi="Bookman Old Style"/>
          <w:sz w:val="24"/>
          <w:szCs w:val="24"/>
          <w:u w:val="single"/>
        </w:rPr>
        <w:t>Attributes</w:t>
      </w:r>
      <w:r w:rsidR="00FC6AF8">
        <w:rPr>
          <w:rFonts w:ascii="Bookman Old Style" w:hAnsi="Bookman Old Style"/>
          <w:sz w:val="24"/>
          <w:szCs w:val="24"/>
          <w:u w:val="single"/>
        </w:rPr>
        <w:t>:</w:t>
      </w:r>
      <w:r w:rsidR="00FC6AF8">
        <w:rPr>
          <w:rFonts w:ascii="Bookman Old Style" w:hAnsi="Bookman Old Style"/>
          <w:sz w:val="24"/>
          <w:szCs w:val="24"/>
        </w:rPr>
        <w:t xml:space="preserve"> none</w:t>
      </w:r>
    </w:p>
    <w:p w14:paraId="1CD5981A" w14:textId="77777777" w:rsidR="001D3F73" w:rsidRDefault="00FC6AF8">
      <w:pPr>
        <w:pStyle w:val="Standard"/>
        <w:jc w:val="both"/>
        <w:rPr>
          <w:rFonts w:ascii="Bookman Old Style" w:hAnsi="Bookman Old Style"/>
          <w:sz w:val="24"/>
          <w:szCs w:val="24"/>
          <w:u w:val="single"/>
        </w:rPr>
      </w:pPr>
      <w:r>
        <w:rPr>
          <w:rFonts w:ascii="Bookman Old Style" w:hAnsi="Bookman Old Style"/>
          <w:sz w:val="24"/>
          <w:szCs w:val="24"/>
          <w:u w:val="single"/>
        </w:rPr>
        <w:t>Example:</w:t>
      </w:r>
    </w:p>
    <w:p w14:paraId="52C0E33C" w14:textId="77777777" w:rsidR="00546737" w:rsidRDefault="00546737" w:rsidP="00546737">
      <w:pPr>
        <w:pStyle w:val="Ejemplos"/>
        <w:ind w:left="1440"/>
        <w:jc w:val="left"/>
        <w:rPr>
          <w:color w:val="000000" w:themeColor="text1"/>
        </w:rPr>
      </w:pPr>
      <w:r w:rsidRPr="00546737">
        <w:rPr>
          <w:color w:val="000000" w:themeColor="text1"/>
        </w:rPr>
        <w:t>&lt;</w:t>
      </w:r>
      <w:r w:rsidRPr="00546737">
        <w:rPr>
          <w:color w:val="0070C0"/>
        </w:rPr>
        <w:t>Research-needed-name</w:t>
      </w:r>
      <w:r w:rsidRPr="00546737">
        <w:rPr>
          <w:color w:val="000000" w:themeColor="text1"/>
        </w:rPr>
        <w:t>&gt;Current and future declines in area of distribution&lt;/</w:t>
      </w:r>
      <w:r w:rsidRPr="00546737">
        <w:rPr>
          <w:color w:val="0070C0"/>
        </w:rPr>
        <w:t>Research-needed-name</w:t>
      </w:r>
      <w:r w:rsidRPr="00546737">
        <w:rPr>
          <w:color w:val="000000" w:themeColor="text1"/>
        </w:rPr>
        <w:t>&gt;</w:t>
      </w:r>
    </w:p>
    <w:p w14:paraId="03F59568" w14:textId="7594E03F" w:rsidR="006452A6" w:rsidRPr="00546737" w:rsidRDefault="006452A6" w:rsidP="006452A6">
      <w:pPr>
        <w:pStyle w:val="Ejemplos"/>
        <w:ind w:left="1440"/>
        <w:jc w:val="left"/>
        <w:rPr>
          <w:color w:val="000000" w:themeColor="text1"/>
        </w:rPr>
      </w:pPr>
      <w:r w:rsidRPr="00546737">
        <w:rPr>
          <w:color w:val="000000" w:themeColor="text1"/>
        </w:rPr>
        <w:t>&lt;</w:t>
      </w:r>
      <w:r w:rsidRPr="00546737">
        <w:rPr>
          <w:color w:val="0070C0"/>
        </w:rPr>
        <w:t>Research-needed-name</w:t>
      </w:r>
      <w:r w:rsidRPr="00546737">
        <w:rPr>
          <w:color w:val="000000" w:themeColor="text1"/>
        </w:rPr>
        <w:t>&gt;</w:t>
      </w:r>
      <w:r w:rsidRPr="006452A6">
        <w:rPr>
          <w:color w:val="000000" w:themeColor="text1"/>
        </w:rPr>
        <w:t>Ecosystem modelling and remote sensing</w:t>
      </w:r>
      <w:r w:rsidRPr="00546737">
        <w:rPr>
          <w:color w:val="000000" w:themeColor="text1"/>
        </w:rPr>
        <w:t>&lt;/</w:t>
      </w:r>
      <w:r w:rsidRPr="00546737">
        <w:rPr>
          <w:color w:val="0070C0"/>
        </w:rPr>
        <w:t>Research-needed-name</w:t>
      </w:r>
      <w:r w:rsidRPr="00546737">
        <w:rPr>
          <w:color w:val="000000" w:themeColor="text1"/>
        </w:rPr>
        <w:t>&gt;</w:t>
      </w:r>
    </w:p>
    <w:p w14:paraId="282D02CB" w14:textId="0D1FAB93" w:rsidR="006452A6" w:rsidRPr="00546737" w:rsidRDefault="006452A6" w:rsidP="006452A6">
      <w:pPr>
        <w:pStyle w:val="Ejemplos"/>
        <w:ind w:left="1440"/>
        <w:jc w:val="left"/>
        <w:rPr>
          <w:color w:val="000000" w:themeColor="text1"/>
        </w:rPr>
      </w:pPr>
      <w:r w:rsidRPr="00546737">
        <w:rPr>
          <w:color w:val="000000" w:themeColor="text1"/>
        </w:rPr>
        <w:t>&lt;</w:t>
      </w:r>
      <w:r w:rsidRPr="00546737">
        <w:rPr>
          <w:color w:val="0070C0"/>
        </w:rPr>
        <w:t>Research-needed-name</w:t>
      </w:r>
      <w:r w:rsidRPr="00546737">
        <w:rPr>
          <w:color w:val="000000" w:themeColor="text1"/>
        </w:rPr>
        <w:t>&gt;</w:t>
      </w:r>
      <w:r w:rsidRPr="006452A6">
        <w:rPr>
          <w:color w:val="000000" w:themeColor="text1"/>
        </w:rPr>
        <w:t>Biotic and abiotic degradation monitoring</w:t>
      </w:r>
      <w:r w:rsidRPr="00546737">
        <w:rPr>
          <w:color w:val="000000" w:themeColor="text1"/>
        </w:rPr>
        <w:t>&lt;/</w:t>
      </w:r>
      <w:r w:rsidRPr="00546737">
        <w:rPr>
          <w:color w:val="0070C0"/>
        </w:rPr>
        <w:t>Research-needed-name</w:t>
      </w:r>
      <w:r w:rsidRPr="00546737">
        <w:rPr>
          <w:color w:val="000000" w:themeColor="text1"/>
        </w:rPr>
        <w:t>&gt;</w:t>
      </w:r>
    </w:p>
    <w:p w14:paraId="0608A39E" w14:textId="77777777" w:rsidR="006452A6" w:rsidRPr="00546737" w:rsidRDefault="006452A6" w:rsidP="00546737">
      <w:pPr>
        <w:pStyle w:val="Ejemplos"/>
        <w:ind w:left="1440"/>
        <w:jc w:val="left"/>
        <w:rPr>
          <w:color w:val="000000" w:themeColor="text1"/>
        </w:rPr>
      </w:pPr>
    </w:p>
    <w:p w14:paraId="11603A02" w14:textId="77777777" w:rsidR="00546737" w:rsidRDefault="00546737">
      <w:pPr>
        <w:pStyle w:val="Standard"/>
        <w:jc w:val="both"/>
      </w:pPr>
    </w:p>
    <w:p w14:paraId="2409FB87" w14:textId="623979B3" w:rsidR="001D3F73" w:rsidRPr="00BB6E23" w:rsidRDefault="00FC6AF8" w:rsidP="00BB6E23">
      <w:pPr>
        <w:pStyle w:val="Ttulo1"/>
        <w:numPr>
          <w:ilvl w:val="5"/>
          <w:numId w:val="29"/>
        </w:numPr>
        <w:rPr>
          <w:rStyle w:val="ListLabel1"/>
          <w:b/>
          <w:sz w:val="28"/>
        </w:rPr>
      </w:pPr>
      <w:bookmarkStart w:id="749" w:name="_Toc528812683"/>
      <w:bookmarkStart w:id="750" w:name="_Toc10659991"/>
      <w:bookmarkStart w:id="751" w:name="_Toc10989921"/>
      <w:bookmarkEnd w:id="749"/>
      <w:r w:rsidRPr="00BB6E23">
        <w:rPr>
          <w:rStyle w:val="ListLabel1"/>
          <w:b/>
          <w:sz w:val="28"/>
        </w:rPr>
        <w:t>Node: Research needed description</w:t>
      </w:r>
      <w:r w:rsidR="00BB6E23">
        <w:rPr>
          <w:rStyle w:val="ListLabel1"/>
          <w:b/>
          <w:sz w:val="28"/>
        </w:rPr>
        <w:t>s</w:t>
      </w:r>
      <w:bookmarkEnd w:id="750"/>
      <w:bookmarkEnd w:id="751"/>
    </w:p>
    <w:p w14:paraId="2E033AE4" w14:textId="61B816A6"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&lt;Research-needed-description</w:t>
      </w:r>
      <w:r w:rsidR="00BB6E23">
        <w:rPr>
          <w:rFonts w:ascii="Bookman Old Style" w:hAnsi="Bookman Old Style"/>
          <w:sz w:val="24"/>
          <w:szCs w:val="24"/>
        </w:rPr>
        <w:t>s</w:t>
      </w:r>
      <w:r>
        <w:rPr>
          <w:rFonts w:ascii="Bookman Old Style" w:hAnsi="Bookman Old Style"/>
          <w:sz w:val="24"/>
          <w:szCs w:val="24"/>
        </w:rPr>
        <w:t>&gt;</w:t>
      </w:r>
    </w:p>
    <w:p w14:paraId="4CF7164B"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Research-needed</w:t>
      </w:r>
    </w:p>
    <w:p w14:paraId="3E1F1071" w14:textId="176213BE"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BB6E23">
        <w:rPr>
          <w:rFonts w:ascii="Bookman Old Style" w:hAnsi="Bookman Old Style"/>
          <w:sz w:val="24"/>
          <w:szCs w:val="24"/>
        </w:rPr>
        <w:t>Research-needed-description</w:t>
      </w:r>
    </w:p>
    <w:p w14:paraId="48C686AF" w14:textId="13FDA435"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w:t>
      </w:r>
      <w:r w:rsidR="000436F2">
        <w:rPr>
          <w:rFonts w:ascii="Bookman Old Style" w:hAnsi="Bookman Old Style"/>
          <w:sz w:val="24"/>
          <w:szCs w:val="24"/>
        </w:rPr>
        <w:t xml:space="preserve">list of </w:t>
      </w:r>
      <w:r>
        <w:rPr>
          <w:rFonts w:ascii="Bookman Old Style" w:hAnsi="Bookman Old Style"/>
          <w:sz w:val="24"/>
          <w:szCs w:val="24"/>
        </w:rPr>
        <w:t>text description</w:t>
      </w:r>
      <w:r w:rsidR="000436F2">
        <w:rPr>
          <w:rFonts w:ascii="Bookman Old Style" w:hAnsi="Bookman Old Style"/>
          <w:sz w:val="24"/>
          <w:szCs w:val="24"/>
        </w:rPr>
        <w:t>s</w:t>
      </w:r>
      <w:r>
        <w:rPr>
          <w:rFonts w:ascii="Bookman Old Style" w:hAnsi="Bookman Old Style"/>
          <w:sz w:val="24"/>
          <w:szCs w:val="24"/>
        </w:rPr>
        <w:t xml:space="preserve"> of one research needed relevant for the assessment target as</w:t>
      </w:r>
      <w:r w:rsidR="00546737">
        <w:rPr>
          <w:rFonts w:ascii="Bookman Old Style" w:hAnsi="Bookman Old Style"/>
          <w:sz w:val="24"/>
          <w:szCs w:val="24"/>
        </w:rPr>
        <w:t>signed in the original document in the different languages available.</w:t>
      </w:r>
    </w:p>
    <w:p w14:paraId="0329B3EE" w14:textId="353FAFEF" w:rsidR="001D3F73" w:rsidRDefault="0043294F">
      <w:pPr>
        <w:pStyle w:val="Standard"/>
        <w:jc w:val="both"/>
      </w:pPr>
      <w:r>
        <w:rPr>
          <w:rFonts w:ascii="Bookman Old Style" w:hAnsi="Bookman Old Style"/>
          <w:sz w:val="24"/>
          <w:szCs w:val="24"/>
          <w:u w:val="single"/>
        </w:rPr>
        <w:t>Attributes</w:t>
      </w:r>
      <w:r w:rsidR="00FC6AF8">
        <w:rPr>
          <w:rFonts w:ascii="Bookman Old Style" w:hAnsi="Bookman Old Style"/>
          <w:sz w:val="24"/>
          <w:szCs w:val="24"/>
          <w:u w:val="single"/>
        </w:rPr>
        <w:t>:</w:t>
      </w:r>
      <w:r w:rsidR="00FC6AF8">
        <w:rPr>
          <w:rFonts w:ascii="Bookman Old Style" w:hAnsi="Bookman Old Style"/>
          <w:sz w:val="24"/>
          <w:szCs w:val="24"/>
        </w:rPr>
        <w:t xml:space="preserve"> none</w:t>
      </w:r>
    </w:p>
    <w:p w14:paraId="71E86875" w14:textId="77777777" w:rsidR="001D3F73" w:rsidRDefault="00FC6AF8">
      <w:pPr>
        <w:pStyle w:val="Standard"/>
        <w:jc w:val="both"/>
      </w:pPr>
      <w:r>
        <w:rPr>
          <w:rFonts w:ascii="Bookman Old Style" w:hAnsi="Bookman Old Style"/>
          <w:sz w:val="24"/>
          <w:szCs w:val="24"/>
          <w:u w:val="single"/>
        </w:rPr>
        <w:t>Example:</w:t>
      </w:r>
    </w:p>
    <w:p w14:paraId="513C64F5" w14:textId="77777777" w:rsidR="00546737" w:rsidRPr="00546737" w:rsidRDefault="00546737" w:rsidP="00546737">
      <w:pPr>
        <w:pStyle w:val="Ejemplos"/>
        <w:ind w:left="360" w:firstLine="360"/>
        <w:jc w:val="left"/>
        <w:rPr>
          <w:color w:val="000000" w:themeColor="text1"/>
        </w:rPr>
      </w:pPr>
      <w:r w:rsidRPr="00546737">
        <w:rPr>
          <w:color w:val="000000" w:themeColor="text1"/>
        </w:rPr>
        <w:t>&lt;</w:t>
      </w:r>
      <w:r w:rsidRPr="00546737">
        <w:rPr>
          <w:color w:val="0070C0"/>
        </w:rPr>
        <w:t>Research-needed-descriptions</w:t>
      </w:r>
      <w:r w:rsidRPr="00546737">
        <w:rPr>
          <w:color w:val="000000" w:themeColor="text1"/>
        </w:rPr>
        <w:t>&gt;</w:t>
      </w:r>
    </w:p>
    <w:p w14:paraId="14F9F03C" w14:textId="3B193400" w:rsidR="00546737" w:rsidRPr="00546737" w:rsidRDefault="00546737" w:rsidP="00546737">
      <w:pPr>
        <w:pStyle w:val="Ejemplos"/>
        <w:ind w:left="1440"/>
        <w:jc w:val="left"/>
        <w:rPr>
          <w:color w:val="000000" w:themeColor="text1"/>
        </w:rPr>
      </w:pPr>
      <w:r w:rsidRPr="00546737">
        <w:rPr>
          <w:color w:val="000000" w:themeColor="text1"/>
        </w:rPr>
        <w:t>&lt;Research-needed-description lang="en"&gt;Limited data exist to quantify the current rate in area of distribution, so there is little information to drive any analysis of projected declines.&lt;/Research-needed-description&gt;</w:t>
      </w:r>
    </w:p>
    <w:p w14:paraId="7B82360B" w14:textId="44E82A06" w:rsidR="00BB6E23" w:rsidRPr="00546737" w:rsidRDefault="00546737" w:rsidP="00546737">
      <w:pPr>
        <w:pStyle w:val="Ejemplos"/>
        <w:jc w:val="left"/>
        <w:rPr>
          <w:color w:val="000000" w:themeColor="text1"/>
        </w:rPr>
      </w:pPr>
      <w:r w:rsidRPr="00546737">
        <w:rPr>
          <w:color w:val="000000" w:themeColor="text1"/>
        </w:rPr>
        <w:lastRenderedPageBreak/>
        <w:t>&lt;/</w:t>
      </w:r>
      <w:r w:rsidRPr="00546737">
        <w:rPr>
          <w:color w:val="0070C0"/>
        </w:rPr>
        <w:t>Research-needed-descriptions</w:t>
      </w:r>
      <w:r w:rsidRPr="00546737">
        <w:rPr>
          <w:color w:val="000000" w:themeColor="text1"/>
        </w:rPr>
        <w:t>&gt;</w:t>
      </w:r>
    </w:p>
    <w:p w14:paraId="656F9352" w14:textId="234D5D9B" w:rsidR="00BB6E23" w:rsidRPr="00BB6E23" w:rsidRDefault="00BB6E23" w:rsidP="00BB6E23">
      <w:pPr>
        <w:pStyle w:val="Ttulo1"/>
        <w:numPr>
          <w:ilvl w:val="6"/>
          <w:numId w:val="29"/>
        </w:numPr>
        <w:rPr>
          <w:rStyle w:val="ListLabel1"/>
          <w:b/>
          <w:sz w:val="28"/>
        </w:rPr>
      </w:pPr>
      <w:bookmarkStart w:id="752" w:name="_Toc10659992"/>
      <w:bookmarkStart w:id="753" w:name="_Toc10989922"/>
      <w:r w:rsidRPr="00BB6E23">
        <w:rPr>
          <w:rStyle w:val="ListLabel1"/>
          <w:b/>
          <w:sz w:val="28"/>
        </w:rPr>
        <w:t>Node: Research needed description</w:t>
      </w:r>
      <w:bookmarkEnd w:id="752"/>
      <w:bookmarkEnd w:id="753"/>
    </w:p>
    <w:p w14:paraId="04738FBA" w14:textId="0D838D87" w:rsidR="00BB6E23" w:rsidRDefault="00BB6E23" w:rsidP="00BB6E23">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&lt;Research-needed-description&gt;</w:t>
      </w:r>
    </w:p>
    <w:p w14:paraId="605D8B5D" w14:textId="28C4A040" w:rsidR="00BB6E23" w:rsidRDefault="00BB6E23" w:rsidP="00BB6E23">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Research-needed-descriptions</w:t>
      </w:r>
    </w:p>
    <w:p w14:paraId="7FB862D8" w14:textId="186762C4" w:rsidR="00BB6E23" w:rsidRDefault="00BB6E23" w:rsidP="00BB6E23">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5FB50688" w14:textId="60C87A13" w:rsidR="00BB6E23" w:rsidRDefault="00BB6E23" w:rsidP="00BB6E23">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one research needed relevant for the assessment target assigned in the original document.</w:t>
      </w:r>
      <w:r w:rsidR="00546737">
        <w:rPr>
          <w:rFonts w:ascii="Bookman Old Style" w:hAnsi="Bookman Old Style"/>
          <w:sz w:val="24"/>
          <w:szCs w:val="24"/>
        </w:rPr>
        <w:t xml:space="preserve"> </w:t>
      </w:r>
      <w:r w:rsidR="00546737" w:rsidRPr="00E80092">
        <w:rPr>
          <w:rFonts w:ascii="Bookman Old Style" w:hAnsi="Bookman Old Style"/>
          <w:sz w:val="24"/>
          <w:szCs w:val="24"/>
        </w:rPr>
        <w:t>If the information is available in more than a language, add a &lt;</w:t>
      </w:r>
      <w:r w:rsidR="00546737" w:rsidRPr="00546737">
        <w:rPr>
          <w:rFonts w:ascii="Bookman Old Style" w:hAnsi="Bookman Old Style"/>
          <w:sz w:val="24"/>
          <w:szCs w:val="24"/>
        </w:rPr>
        <w:t xml:space="preserve"> </w:t>
      </w:r>
      <w:r w:rsidR="00546737">
        <w:rPr>
          <w:rFonts w:ascii="Bookman Old Style" w:hAnsi="Bookman Old Style"/>
          <w:sz w:val="24"/>
          <w:szCs w:val="24"/>
        </w:rPr>
        <w:t>Research-needed-description</w:t>
      </w:r>
      <w:r w:rsidR="00546737" w:rsidRPr="00E80092">
        <w:rPr>
          <w:rFonts w:ascii="Bookman Old Style" w:hAnsi="Bookman Old Style"/>
          <w:sz w:val="24"/>
          <w:szCs w:val="24"/>
        </w:rPr>
        <w:t xml:space="preserve"> &gt; node for each language</w:t>
      </w:r>
    </w:p>
    <w:p w14:paraId="3EC8783B" w14:textId="3E47D9BD" w:rsidR="00BB6E23" w:rsidRPr="00031823" w:rsidRDefault="00BB6E23" w:rsidP="00BB6E23">
      <w:pPr>
        <w:pStyle w:val="Standard"/>
        <w:jc w:val="both"/>
        <w:rPr>
          <w:rFonts w:ascii="Bookman Old Style" w:hAnsi="Bookman Old Style"/>
          <w:sz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363674F4" w14:textId="64CA5379" w:rsidR="00EB6DA4" w:rsidRDefault="00EB6DA4" w:rsidP="009A60E9">
      <w:pPr>
        <w:pStyle w:val="Prrafodelista"/>
        <w:numPr>
          <w:ilvl w:val="0"/>
          <w:numId w:val="2"/>
        </w:numPr>
        <w:spacing w:line="276" w:lineRule="auto"/>
      </w:pPr>
      <w:r>
        <w:rPr>
          <w:rFonts w:ascii="Bookman Old Style" w:hAnsi="Bookman Old Style"/>
          <w:sz w:val="24"/>
          <w:szCs w:val="24"/>
        </w:rPr>
        <w:t xml:space="preserve">@lang = </w:t>
      </w:r>
      <w:r w:rsidR="00546737" w:rsidRPr="00E23777">
        <w:rPr>
          <w:rFonts w:ascii="Bookman Old Style" w:hAnsi="Bookman Old Style"/>
          <w:sz w:val="24"/>
          <w:szCs w:val="24"/>
        </w:rPr>
        <w:t xml:space="preserve">see </w:t>
      </w:r>
      <w:r w:rsidR="00546737" w:rsidRPr="00E23777">
        <w:rPr>
          <w:rFonts w:ascii="Bookman Old Style" w:hAnsi="Bookman Old Style"/>
          <w:sz w:val="24"/>
          <w:szCs w:val="24"/>
          <w:highlight w:val="cyan"/>
        </w:rPr>
        <w:t>Glossary</w:t>
      </w:r>
      <w:r w:rsidR="00546737" w:rsidRPr="00E23777">
        <w:rPr>
          <w:rFonts w:ascii="Bookman Old Style" w:hAnsi="Bookman Old Style"/>
          <w:sz w:val="24"/>
          <w:szCs w:val="24"/>
        </w:rPr>
        <w:t xml:space="preserve"> and node </w:t>
      </w:r>
      <w:r w:rsidR="00546737" w:rsidRPr="00E23777">
        <w:rPr>
          <w:rFonts w:ascii="Bookman Old Style" w:hAnsi="Bookman Old Style"/>
          <w:sz w:val="24"/>
          <w:szCs w:val="24"/>
          <w:highlight w:val="cyan"/>
        </w:rPr>
        <w:t>3.2.1.1 Case Study Name</w:t>
      </w:r>
      <w:r w:rsidR="00546737" w:rsidRPr="00E23777">
        <w:rPr>
          <w:rFonts w:ascii="Bookman Old Style" w:hAnsi="Bookman Old Style"/>
          <w:sz w:val="24"/>
          <w:szCs w:val="24"/>
        </w:rPr>
        <w:t xml:space="preserve"> for more details.</w:t>
      </w:r>
    </w:p>
    <w:p w14:paraId="2BB94DB2" w14:textId="77777777" w:rsidR="00BB6E23" w:rsidRDefault="00BB6E23" w:rsidP="00BB6E23">
      <w:pPr>
        <w:pStyle w:val="Standard"/>
        <w:jc w:val="both"/>
      </w:pPr>
      <w:r>
        <w:rPr>
          <w:rFonts w:ascii="Bookman Old Style" w:hAnsi="Bookman Old Style"/>
          <w:sz w:val="24"/>
          <w:szCs w:val="24"/>
          <w:u w:val="single"/>
        </w:rPr>
        <w:t>Example:</w:t>
      </w:r>
    </w:p>
    <w:p w14:paraId="70A87F83" w14:textId="77777777" w:rsidR="00546737" w:rsidRPr="00546737" w:rsidRDefault="00546737" w:rsidP="00546737">
      <w:pPr>
        <w:pStyle w:val="Ejemplos"/>
        <w:ind w:left="360" w:firstLine="360"/>
        <w:jc w:val="left"/>
      </w:pPr>
      <w:r w:rsidRPr="00546737">
        <w:t>&lt;Research-needed-descriptions&gt;</w:t>
      </w:r>
    </w:p>
    <w:p w14:paraId="0B30B86F" w14:textId="4E6776F2" w:rsidR="00546737" w:rsidRPr="00546737" w:rsidRDefault="00546737" w:rsidP="00546737">
      <w:pPr>
        <w:pStyle w:val="Ejemplos"/>
        <w:ind w:left="1440"/>
        <w:jc w:val="left"/>
      </w:pPr>
      <w:r w:rsidRPr="00546737">
        <w:t>&lt;</w:t>
      </w:r>
      <w:r w:rsidRPr="00546737">
        <w:rPr>
          <w:color w:val="0070C0"/>
        </w:rPr>
        <w:t xml:space="preserve">Research-needed-description </w:t>
      </w:r>
      <w:r w:rsidRPr="00546737">
        <w:rPr>
          <w:color w:val="FF0000"/>
        </w:rPr>
        <w:t>lang</w:t>
      </w:r>
      <w:r w:rsidRPr="00546737">
        <w:t>="en"&gt;</w:t>
      </w:r>
      <w:ins w:id="754" w:author="Michelle Castellanos" w:date="2019-09-02T00:01:00Z">
        <w:r w:rsidR="00A70500" w:rsidRPr="00A70500">
          <w:t>Despite substantial multi-site data on ecosystem state over the past two decades, the use of these data to derive bounded estimates of risk in some cases resulted in high uncertainties that span the full range of risk possibilities. Given the national conservation significance of snow patch herbfields, continued and indeed expanded, monitoring of the state of snow patch herbfields is essential. Effective monitoring for biodiversity conservation can be based on simple attributes such as location, shrub cover, grass cover, species dominance and the amount of bare ground.</w:t>
        </w:r>
      </w:ins>
      <w:del w:id="755" w:author="Michelle Castellanos" w:date="2019-09-02T00:01:00Z">
        <w:r w:rsidRPr="00546737" w:rsidDel="00A70500">
          <w:delText>Limited data exist to quantify the current rate in area of distribution, so there is little information to drive any analysis of projected declines.</w:delText>
        </w:r>
      </w:del>
      <w:r w:rsidRPr="00546737">
        <w:t>&lt;/</w:t>
      </w:r>
      <w:r w:rsidRPr="00546737">
        <w:rPr>
          <w:color w:val="0070C0"/>
        </w:rPr>
        <w:t>Research-needed-description</w:t>
      </w:r>
      <w:r w:rsidRPr="00546737">
        <w:t>&gt;</w:t>
      </w:r>
    </w:p>
    <w:p w14:paraId="672026E8" w14:textId="77777777" w:rsidR="00546737" w:rsidRPr="00546737" w:rsidRDefault="00546737" w:rsidP="00546737">
      <w:pPr>
        <w:pStyle w:val="Ejemplos"/>
        <w:jc w:val="left"/>
      </w:pPr>
      <w:r w:rsidRPr="00546737">
        <w:t>&lt;/Research-needed-descriptions&gt;</w:t>
      </w:r>
    </w:p>
    <w:p w14:paraId="183A41D8" w14:textId="77777777" w:rsidR="00BB6E23" w:rsidRDefault="00BB6E23" w:rsidP="008E7CF8">
      <w:pPr>
        <w:pStyle w:val="Standard"/>
        <w:spacing w:after="0"/>
        <w:ind w:firstLine="720"/>
      </w:pPr>
    </w:p>
    <w:p w14:paraId="15CE852E" w14:textId="77777777" w:rsidR="001D3F73" w:rsidRDefault="001D3F73">
      <w:pPr>
        <w:pStyle w:val="Standard"/>
        <w:spacing w:after="0"/>
        <w:jc w:val="both"/>
        <w:rPr>
          <w:rFonts w:ascii="Courier New" w:hAnsi="Courier New" w:cs="Courier New"/>
        </w:rPr>
      </w:pPr>
    </w:p>
    <w:p w14:paraId="2ED7E631" w14:textId="149CC98A" w:rsidR="001D3F73" w:rsidRPr="00BB6E23" w:rsidRDefault="00FC6AF8" w:rsidP="00BB6E23">
      <w:pPr>
        <w:pStyle w:val="Ttulo1"/>
        <w:numPr>
          <w:ilvl w:val="5"/>
          <w:numId w:val="29"/>
        </w:numPr>
        <w:rPr>
          <w:rStyle w:val="ListLabel1"/>
          <w:b/>
          <w:sz w:val="28"/>
        </w:rPr>
      </w:pPr>
      <w:bookmarkStart w:id="756" w:name="_Toc528812684"/>
      <w:bookmarkStart w:id="757" w:name="_Toc10659993"/>
      <w:bookmarkStart w:id="758" w:name="_Toc10989923"/>
      <w:bookmarkEnd w:id="756"/>
      <w:r w:rsidRPr="00BB6E23">
        <w:rPr>
          <w:rStyle w:val="ListLabel1"/>
          <w:b/>
          <w:sz w:val="28"/>
        </w:rPr>
        <w:t>Node: Research-needed classification</w:t>
      </w:r>
      <w:bookmarkEnd w:id="757"/>
      <w:bookmarkEnd w:id="758"/>
    </w:p>
    <w:p w14:paraId="2BA6AD49" w14:textId="52D8A966" w:rsidR="001D3F73" w:rsidRDefault="00FC6AF8">
      <w:pPr>
        <w:pStyle w:val="Standard"/>
        <w:spacing w:after="0" w:line="276" w:lineRule="auto"/>
      </w:pPr>
      <w:r>
        <w:rPr>
          <w:rFonts w:ascii="Bookman Old Style" w:hAnsi="Bookman Old Style"/>
          <w:sz w:val="24"/>
          <w:szCs w:val="24"/>
          <w:u w:val="single"/>
        </w:rPr>
        <w:t>Tag:</w:t>
      </w:r>
      <w:r w:rsidR="008E7CF8">
        <w:rPr>
          <w:rFonts w:ascii="Bookman Old Style" w:hAnsi="Bookman Old Style"/>
          <w:sz w:val="24"/>
          <w:szCs w:val="24"/>
        </w:rPr>
        <w:t xml:space="preserve"> &lt;</w:t>
      </w:r>
      <w:r>
        <w:rPr>
          <w:rFonts w:ascii="Bookman Old Style" w:hAnsi="Bookman Old Style"/>
          <w:sz w:val="24"/>
          <w:szCs w:val="24"/>
        </w:rPr>
        <w:t>Research-needed-classification&gt;</w:t>
      </w:r>
    </w:p>
    <w:p w14:paraId="345287F0"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Research-needed</w:t>
      </w:r>
    </w:p>
    <w:p w14:paraId="5D35C16D" w14:textId="77777777"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Research-needed-classification-element</w:t>
      </w:r>
    </w:p>
    <w:p w14:paraId="724A581F" w14:textId="3CA11C33"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classification assigned to one research needed relevant for the assessment target</w:t>
      </w:r>
      <w:ins w:id="759" w:author="Michelle Castellanos" w:date="2019-09-02T00:01:00Z">
        <w:r w:rsidR="00095B8A">
          <w:rPr>
            <w:rFonts w:ascii="Bookman Old Style" w:hAnsi="Bookman Old Style"/>
            <w:sz w:val="24"/>
            <w:szCs w:val="24"/>
          </w:rPr>
          <w:t xml:space="preserve"> according to the classification scheme provided by IUCN</w:t>
        </w:r>
      </w:ins>
      <w:r w:rsidR="00546737">
        <w:rPr>
          <w:rFonts w:ascii="Bookman Old Style" w:hAnsi="Bookman Old Style"/>
          <w:sz w:val="24"/>
          <w:szCs w:val="24"/>
        </w:rPr>
        <w:t>. It could be</w:t>
      </w:r>
      <w:r>
        <w:rPr>
          <w:rFonts w:ascii="Bookman Old Style" w:hAnsi="Bookman Old Style"/>
          <w:sz w:val="24"/>
          <w:szCs w:val="24"/>
        </w:rPr>
        <w:t xml:space="preserve"> assigned by the compiler.</w:t>
      </w:r>
    </w:p>
    <w:p w14:paraId="2923A230" w14:textId="51EEA3B0" w:rsidR="001D3F73" w:rsidRDefault="00FC6AF8">
      <w:pPr>
        <w:pStyle w:val="Standard"/>
        <w:jc w:val="both"/>
      </w:pPr>
      <w:r>
        <w:rPr>
          <w:rFonts w:ascii="Bookman Old Style" w:hAnsi="Bookman Old Style"/>
          <w:sz w:val="24"/>
          <w:szCs w:val="24"/>
          <w:u w:val="single"/>
        </w:rPr>
        <w:t>At</w:t>
      </w:r>
      <w:r w:rsidR="00546737">
        <w:rPr>
          <w:rFonts w:ascii="Bookman Old Style" w:hAnsi="Bookman Old Style"/>
          <w:sz w:val="24"/>
          <w:szCs w:val="24"/>
          <w:u w:val="single"/>
        </w:rPr>
        <w:t>t</w:t>
      </w:r>
      <w:r>
        <w:rPr>
          <w:rFonts w:ascii="Bookman Old Style" w:hAnsi="Bookman Old Style"/>
          <w:sz w:val="24"/>
          <w:szCs w:val="24"/>
          <w:u w:val="single"/>
        </w:rPr>
        <w:t>ributes:</w:t>
      </w:r>
      <w:r>
        <w:rPr>
          <w:rFonts w:ascii="Bookman Old Style" w:hAnsi="Bookman Old Style"/>
          <w:sz w:val="24"/>
          <w:szCs w:val="24"/>
        </w:rPr>
        <w:t xml:space="preserve"> id, version, selected, assigned-by</w:t>
      </w:r>
    </w:p>
    <w:p w14:paraId="0E5385A6" w14:textId="77777777" w:rsidR="00546737" w:rsidRPr="009C3FF5" w:rsidRDefault="00546737" w:rsidP="00546737">
      <w:pPr>
        <w:pStyle w:val="Prrafodelista"/>
        <w:numPr>
          <w:ilvl w:val="0"/>
          <w:numId w:val="2"/>
        </w:numPr>
        <w:spacing w:after="80" w:line="23" w:lineRule="atLeast"/>
        <w:rPr>
          <w:rFonts w:ascii="Bookman Old Style" w:hAnsi="Bookman Old Style"/>
          <w:sz w:val="24"/>
          <w:szCs w:val="24"/>
        </w:rPr>
      </w:pPr>
      <w:r>
        <w:rPr>
          <w:rFonts w:ascii="Bookman Old Style" w:hAnsi="Bookman Old Style"/>
          <w:sz w:val="24"/>
          <w:szCs w:val="24"/>
        </w:rPr>
        <w:t xml:space="preserve">@id=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353ADB0A" w14:textId="77777777" w:rsidR="00546737" w:rsidRDefault="00546737" w:rsidP="00546737">
      <w:pPr>
        <w:pStyle w:val="Prrafodelista"/>
        <w:numPr>
          <w:ilvl w:val="0"/>
          <w:numId w:val="3"/>
        </w:numPr>
        <w:jc w:val="both"/>
      </w:pPr>
      <w:r>
        <w:rPr>
          <w:rFonts w:ascii="Bookman Old Style" w:hAnsi="Bookman Old Style"/>
          <w:sz w:val="24"/>
          <w:szCs w:val="24"/>
        </w:rPr>
        <w:lastRenderedPageBreak/>
        <w:t xml:space="preserve">@version=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2DF1EF24" w14:textId="77777777" w:rsidR="00546737" w:rsidRDefault="00546737" w:rsidP="00546737">
      <w:pPr>
        <w:pStyle w:val="Prrafodelista"/>
        <w:numPr>
          <w:ilvl w:val="0"/>
          <w:numId w:val="3"/>
        </w:numPr>
        <w:jc w:val="both"/>
      </w:pPr>
      <w:r>
        <w:rPr>
          <w:rFonts w:ascii="Bookman Old Style" w:hAnsi="Bookman Old Style"/>
          <w:sz w:val="24"/>
          <w:szCs w:val="24"/>
        </w:rPr>
        <w:t xml:space="preserve">@selected=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3570101F" w14:textId="77777777" w:rsidR="00546737" w:rsidRPr="0096104D" w:rsidRDefault="00546737" w:rsidP="00546737">
      <w:pPr>
        <w:pStyle w:val="Prrafodelista"/>
        <w:numPr>
          <w:ilvl w:val="0"/>
          <w:numId w:val="3"/>
        </w:numPr>
        <w:jc w:val="both"/>
      </w:pPr>
      <w:r>
        <w:rPr>
          <w:rFonts w:ascii="Bookman Old Style" w:hAnsi="Bookman Old Style"/>
          <w:sz w:val="24"/>
          <w:szCs w:val="24"/>
        </w:rPr>
        <w:t xml:space="preserve">@assigned-by=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37464605" w14:textId="77777777" w:rsidR="001D3F73" w:rsidRDefault="00FC6AF8">
      <w:pPr>
        <w:pStyle w:val="Standard"/>
        <w:jc w:val="both"/>
      </w:pPr>
      <w:r>
        <w:rPr>
          <w:rFonts w:ascii="Bookman Old Style" w:hAnsi="Bookman Old Style"/>
          <w:sz w:val="24"/>
          <w:szCs w:val="24"/>
          <w:u w:val="single"/>
        </w:rPr>
        <w:t>Example:</w:t>
      </w:r>
    </w:p>
    <w:p w14:paraId="52E23E55" w14:textId="77777777" w:rsidR="00546737" w:rsidRPr="009D2269" w:rsidRDefault="00546737" w:rsidP="009D2269">
      <w:pPr>
        <w:pStyle w:val="Ejemplos"/>
        <w:ind w:left="360"/>
        <w:jc w:val="left"/>
      </w:pPr>
      <w:bookmarkStart w:id="760" w:name="_Toc528812685"/>
      <w:bookmarkEnd w:id="760"/>
      <w:r w:rsidRPr="009D2269">
        <w:t>&lt;</w:t>
      </w:r>
      <w:r w:rsidRPr="009D2269">
        <w:rPr>
          <w:color w:val="0070C0"/>
        </w:rPr>
        <w:t xml:space="preserve">Research-needed-classification </w:t>
      </w:r>
      <w:r w:rsidRPr="009D2269">
        <w:rPr>
          <w:color w:val="FF0000"/>
        </w:rPr>
        <w:t>id</w:t>
      </w:r>
      <w:r w:rsidRPr="009D2269">
        <w:t xml:space="preserve">="IUCN" </w:t>
      </w:r>
      <w:r w:rsidRPr="009D2269">
        <w:rPr>
          <w:color w:val="FF0000"/>
        </w:rPr>
        <w:t>version</w:t>
      </w:r>
      <w:r w:rsidRPr="009D2269">
        <w:t xml:space="preserve">="2.0" </w:t>
      </w:r>
      <w:r w:rsidRPr="009D2269">
        <w:rPr>
          <w:color w:val="FF0000"/>
        </w:rPr>
        <w:t>selected</w:t>
      </w:r>
      <w:r w:rsidRPr="009D2269">
        <w:t xml:space="preserve">="no" </w:t>
      </w:r>
      <w:r w:rsidRPr="009D2269">
        <w:rPr>
          <w:color w:val="FF0000"/>
        </w:rPr>
        <w:t>assigned-by</w:t>
      </w:r>
      <w:r w:rsidRPr="009D2269">
        <w:t>="RLE team"&gt;</w:t>
      </w:r>
    </w:p>
    <w:p w14:paraId="4C7E3658" w14:textId="0BFBFD97" w:rsidR="00546737" w:rsidRPr="009D2269" w:rsidRDefault="00546737" w:rsidP="009D2269">
      <w:pPr>
        <w:pStyle w:val="Ejemplos"/>
        <w:ind w:left="360" w:firstLine="360"/>
        <w:jc w:val="left"/>
      </w:pPr>
      <w:r w:rsidRPr="009D2269">
        <w:t>&lt;Research-needed-classification-element level="1"&gt;1. Research&lt;/Research-needed-classification-element&gt;</w:t>
      </w:r>
    </w:p>
    <w:p w14:paraId="20F7A44A" w14:textId="0C82CC41" w:rsidR="00546737" w:rsidRPr="009D2269" w:rsidRDefault="00546737" w:rsidP="009D2269">
      <w:pPr>
        <w:pStyle w:val="Ejemplos"/>
        <w:ind w:left="360" w:firstLine="360"/>
        <w:jc w:val="left"/>
      </w:pPr>
      <w:r w:rsidRPr="009D2269">
        <w:t>&lt;Research-needed-classification-element level="1"&gt;1.2. Distribution&lt;/Research-needed-classification-element&gt;</w:t>
      </w:r>
    </w:p>
    <w:p w14:paraId="5D663187" w14:textId="3B122B17" w:rsidR="00546737" w:rsidRPr="00546737" w:rsidRDefault="00546737" w:rsidP="009D2269">
      <w:pPr>
        <w:pStyle w:val="Ejemplos"/>
        <w:ind w:left="0" w:firstLine="360"/>
        <w:jc w:val="left"/>
      </w:pPr>
      <w:r w:rsidRPr="009D2269">
        <w:t>&lt;/</w:t>
      </w:r>
      <w:r w:rsidRPr="009D2269">
        <w:rPr>
          <w:color w:val="0070C0"/>
        </w:rPr>
        <w:t>Research-needed-classification</w:t>
      </w:r>
      <w:r w:rsidRPr="009D2269">
        <w:t>&gt;</w:t>
      </w:r>
    </w:p>
    <w:p w14:paraId="005ADCD6" w14:textId="701E673E" w:rsidR="001D3F73" w:rsidRPr="00BB6E23" w:rsidRDefault="00FC6AF8" w:rsidP="009D2269">
      <w:pPr>
        <w:pStyle w:val="Ttulo1"/>
        <w:numPr>
          <w:ilvl w:val="6"/>
          <w:numId w:val="29"/>
        </w:numPr>
        <w:rPr>
          <w:rStyle w:val="ListLabel1"/>
          <w:b/>
          <w:sz w:val="28"/>
        </w:rPr>
      </w:pPr>
      <w:bookmarkStart w:id="761" w:name="_Toc10659994"/>
      <w:bookmarkStart w:id="762" w:name="_Toc10989924"/>
      <w:r w:rsidRPr="00BB6E23">
        <w:rPr>
          <w:rStyle w:val="ListLabel1"/>
          <w:b/>
          <w:sz w:val="28"/>
        </w:rPr>
        <w:t>Node: Research needed classification element</w:t>
      </w:r>
      <w:bookmarkEnd w:id="761"/>
      <w:bookmarkEnd w:id="762"/>
    </w:p>
    <w:p w14:paraId="38D69D96"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&lt;Research-needed-classification-element&gt;</w:t>
      </w:r>
    </w:p>
    <w:p w14:paraId="1C6864E7"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Research-needed-classification</w:t>
      </w:r>
    </w:p>
    <w:p w14:paraId="6BF3B8DF" w14:textId="77777777"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000843BE" w14:textId="7D98621B"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lev</w:t>
      </w:r>
      <w:r w:rsidR="009D2269">
        <w:rPr>
          <w:rFonts w:ascii="Bookman Old Style" w:hAnsi="Bookman Old Style"/>
          <w:sz w:val="24"/>
          <w:szCs w:val="24"/>
        </w:rPr>
        <w:t>el of classification for the</w:t>
      </w:r>
      <w:r>
        <w:rPr>
          <w:rFonts w:ascii="Bookman Old Style" w:hAnsi="Bookman Old Style"/>
          <w:sz w:val="24"/>
          <w:szCs w:val="24"/>
        </w:rPr>
        <w:t xml:space="preserve"> Research needed relevant for the assessment target, according to the classification scheme selected.</w:t>
      </w:r>
    </w:p>
    <w:p w14:paraId="581B85E5" w14:textId="39552DDD" w:rsidR="001D3F73" w:rsidRDefault="00FC6AF8">
      <w:pPr>
        <w:pStyle w:val="Standard"/>
        <w:jc w:val="both"/>
      </w:pPr>
      <w:r>
        <w:rPr>
          <w:rFonts w:ascii="Bookman Old Style" w:hAnsi="Bookman Old Style"/>
          <w:sz w:val="24"/>
          <w:szCs w:val="24"/>
          <w:u w:val="single"/>
        </w:rPr>
        <w:t>A</w:t>
      </w:r>
      <w:r w:rsidR="008E7CF8">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level</w:t>
      </w:r>
    </w:p>
    <w:p w14:paraId="32EC9309" w14:textId="2581636C" w:rsidR="001D3F73" w:rsidRDefault="00FC6AF8">
      <w:pPr>
        <w:pStyle w:val="Prrafodelista"/>
        <w:numPr>
          <w:ilvl w:val="0"/>
          <w:numId w:val="3"/>
        </w:numPr>
        <w:jc w:val="both"/>
      </w:pPr>
      <w:r>
        <w:rPr>
          <w:rFonts w:ascii="Bookman Old Style" w:hAnsi="Bookman Old Style"/>
          <w:sz w:val="24"/>
          <w:szCs w:val="24"/>
        </w:rPr>
        <w:t xml:space="preserve">@level= possible values “1”, “2” or “3” according the level of </w:t>
      </w:r>
      <w:r w:rsidR="00C935BB">
        <w:rPr>
          <w:rFonts w:ascii="Bookman Old Style" w:hAnsi="Bookman Old Style"/>
          <w:sz w:val="24"/>
          <w:szCs w:val="24"/>
        </w:rPr>
        <w:t xml:space="preserve">hierarchical </w:t>
      </w:r>
      <w:r>
        <w:rPr>
          <w:rFonts w:ascii="Bookman Old Style" w:hAnsi="Bookman Old Style"/>
          <w:sz w:val="24"/>
          <w:szCs w:val="24"/>
        </w:rPr>
        <w:t>classifica</w:t>
      </w:r>
      <w:r w:rsidR="00C935BB">
        <w:rPr>
          <w:rFonts w:ascii="Bookman Old Style" w:hAnsi="Bookman Old Style"/>
          <w:sz w:val="24"/>
          <w:szCs w:val="24"/>
        </w:rPr>
        <w:t>tion used in the Research need</w:t>
      </w:r>
      <w:r>
        <w:rPr>
          <w:rFonts w:ascii="Bookman Old Style" w:hAnsi="Bookman Old Style"/>
          <w:sz w:val="24"/>
          <w:szCs w:val="24"/>
        </w:rPr>
        <w:t>s category.</w:t>
      </w:r>
    </w:p>
    <w:p w14:paraId="38D19683" w14:textId="77777777" w:rsidR="001D3F73" w:rsidRDefault="00FC6AF8">
      <w:pPr>
        <w:pStyle w:val="Standard"/>
        <w:jc w:val="both"/>
        <w:rPr>
          <w:rFonts w:ascii="Bookman Old Style" w:hAnsi="Bookman Old Style"/>
          <w:sz w:val="24"/>
          <w:szCs w:val="24"/>
          <w:u w:val="single"/>
        </w:rPr>
      </w:pPr>
      <w:r>
        <w:rPr>
          <w:rFonts w:ascii="Bookman Old Style" w:hAnsi="Bookman Old Style"/>
          <w:sz w:val="24"/>
          <w:szCs w:val="24"/>
          <w:u w:val="single"/>
        </w:rPr>
        <w:t xml:space="preserve"> Example:</w:t>
      </w:r>
    </w:p>
    <w:p w14:paraId="48ED5827" w14:textId="77777777" w:rsidR="009D2269" w:rsidRPr="009D2269" w:rsidRDefault="009D2269" w:rsidP="009D2269">
      <w:pPr>
        <w:pStyle w:val="Ejemplos"/>
        <w:ind w:left="360"/>
        <w:jc w:val="left"/>
      </w:pPr>
      <w:r w:rsidRPr="009D2269">
        <w:t>&lt;Research-needed-classification id="IUCN" version="2.0" selected="no" assigned-by="RLE team"&gt;</w:t>
      </w:r>
    </w:p>
    <w:p w14:paraId="545B9A32" w14:textId="77777777" w:rsidR="009D2269" w:rsidRPr="009D2269" w:rsidRDefault="009D2269" w:rsidP="009D2269">
      <w:pPr>
        <w:pStyle w:val="Ejemplos"/>
        <w:ind w:left="360" w:firstLine="360"/>
        <w:jc w:val="left"/>
      </w:pPr>
      <w:r w:rsidRPr="009D2269">
        <w:t>&lt;</w:t>
      </w:r>
      <w:r w:rsidRPr="009D2269">
        <w:rPr>
          <w:color w:val="0070C0"/>
        </w:rPr>
        <w:t xml:space="preserve">Research-needed-classification-element </w:t>
      </w:r>
      <w:r w:rsidRPr="009D2269">
        <w:rPr>
          <w:color w:val="FF0000"/>
        </w:rPr>
        <w:t>level</w:t>
      </w:r>
      <w:r w:rsidRPr="009D2269">
        <w:t>="1"&gt;1. Research&lt;/</w:t>
      </w:r>
      <w:r w:rsidRPr="009D2269">
        <w:rPr>
          <w:color w:val="0070C0"/>
        </w:rPr>
        <w:t>Research-needed-classification-element</w:t>
      </w:r>
      <w:r w:rsidRPr="009D2269">
        <w:t>&gt;</w:t>
      </w:r>
    </w:p>
    <w:p w14:paraId="59375BAF" w14:textId="0BBC4E12" w:rsidR="009D2269" w:rsidRPr="009D2269" w:rsidRDefault="009D2269" w:rsidP="009D2269">
      <w:pPr>
        <w:pStyle w:val="Ejemplos"/>
        <w:ind w:left="360" w:firstLine="360"/>
        <w:jc w:val="left"/>
      </w:pPr>
      <w:r w:rsidRPr="009D2269">
        <w:t>&lt;</w:t>
      </w:r>
      <w:r w:rsidRPr="009D2269">
        <w:rPr>
          <w:color w:val="0070C0"/>
        </w:rPr>
        <w:t xml:space="preserve">Research-needed-classification-element </w:t>
      </w:r>
      <w:r w:rsidRPr="009D2269">
        <w:rPr>
          <w:color w:val="FF0000"/>
        </w:rPr>
        <w:t>level</w:t>
      </w:r>
      <w:r w:rsidRPr="009D2269">
        <w:t>="</w:t>
      </w:r>
      <w:r w:rsidR="00B13B03">
        <w:t>2</w:t>
      </w:r>
      <w:r w:rsidRPr="009D2269">
        <w:t>"&gt;1.2. Distribution&lt;/</w:t>
      </w:r>
      <w:r w:rsidRPr="009D2269">
        <w:rPr>
          <w:color w:val="0070C0"/>
        </w:rPr>
        <w:t>Research-needed-classification-element</w:t>
      </w:r>
      <w:r w:rsidRPr="009D2269">
        <w:t>&gt;</w:t>
      </w:r>
    </w:p>
    <w:p w14:paraId="40E35FAA" w14:textId="5D808BFC" w:rsidR="009D2269" w:rsidRPr="009D2269" w:rsidRDefault="009D2269" w:rsidP="009D2269">
      <w:pPr>
        <w:pStyle w:val="Ejemplos"/>
        <w:ind w:left="0" w:firstLine="360"/>
        <w:jc w:val="left"/>
      </w:pPr>
      <w:r w:rsidRPr="009D2269">
        <w:t>&lt;/Research-needed-classification&gt;</w:t>
      </w:r>
    </w:p>
    <w:p w14:paraId="0ADD5E1C" w14:textId="77777777" w:rsidR="001D3F73" w:rsidRDefault="001D3F73">
      <w:pPr>
        <w:pStyle w:val="Standard"/>
        <w:spacing w:after="0"/>
        <w:jc w:val="both"/>
        <w:rPr>
          <w:rFonts w:ascii="Courier New" w:hAnsi="Courier New" w:cs="Courier New"/>
        </w:rPr>
      </w:pPr>
    </w:p>
    <w:p w14:paraId="52BE9802" w14:textId="51E5A1B4" w:rsidR="001D3F73" w:rsidRDefault="00FC6AF8" w:rsidP="00AE5BF5">
      <w:pPr>
        <w:pStyle w:val="Ttulo1"/>
        <w:numPr>
          <w:ilvl w:val="3"/>
          <w:numId w:val="29"/>
        </w:numPr>
      </w:pPr>
      <w:bookmarkStart w:id="763" w:name="_Toc528812686"/>
      <w:bookmarkStart w:id="764" w:name="_Toc528812697"/>
      <w:bookmarkStart w:id="765" w:name="_Toc10659995"/>
      <w:bookmarkStart w:id="766" w:name="_Toc10989925"/>
      <w:bookmarkEnd w:id="763"/>
      <w:bookmarkEnd w:id="764"/>
      <w:r>
        <w:lastRenderedPageBreak/>
        <w:t>Node: Conceptual Ecosystem Model</w:t>
      </w:r>
      <w:bookmarkEnd w:id="765"/>
      <w:bookmarkEnd w:id="766"/>
    </w:p>
    <w:p w14:paraId="74DA56B2"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&lt;Conceptual-ecosystem-model&gt;</w:t>
      </w:r>
    </w:p>
    <w:p w14:paraId="773CDFEC" w14:textId="13CD50AD"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Assessment-</w:t>
      </w:r>
      <w:r w:rsidR="00A174DE">
        <w:rPr>
          <w:rFonts w:ascii="Bookman Old Style" w:hAnsi="Bookman Old Style"/>
          <w:sz w:val="24"/>
          <w:szCs w:val="24"/>
        </w:rPr>
        <w:t>T</w:t>
      </w:r>
      <w:r>
        <w:rPr>
          <w:rFonts w:ascii="Bookman Old Style" w:hAnsi="Bookman Old Style"/>
          <w:sz w:val="24"/>
          <w:szCs w:val="24"/>
        </w:rPr>
        <w:t>arget</w:t>
      </w:r>
    </w:p>
    <w:p w14:paraId="75676B46" w14:textId="77777777"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CEM-type, CEM-source, CEM-summary</w:t>
      </w:r>
    </w:p>
    <w:p w14:paraId="1B8B5717" w14:textId="540769C3"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a list of nodes describing the type, source and </w:t>
      </w:r>
      <w:del w:id="767" w:author="Michelle Castellanos" w:date="2019-09-03T21:40:00Z">
        <w:r w:rsidDel="00450FFC">
          <w:rPr>
            <w:rFonts w:ascii="Bookman Old Style" w:hAnsi="Bookman Old Style"/>
            <w:sz w:val="24"/>
            <w:szCs w:val="24"/>
          </w:rPr>
          <w:delText>text</w:delText>
        </w:r>
      </w:del>
      <w:r>
        <w:rPr>
          <w:rFonts w:ascii="Bookman Old Style" w:hAnsi="Bookman Old Style"/>
          <w:sz w:val="24"/>
          <w:szCs w:val="24"/>
        </w:rPr>
        <w:t xml:space="preserve"> description of the</w:t>
      </w:r>
      <w:ins w:id="768" w:author="Michelle Castellanos" w:date="2019-09-03T21:39:00Z">
        <w:r w:rsidR="00450FFC">
          <w:rPr>
            <w:rFonts w:ascii="Bookman Old Style" w:hAnsi="Bookman Old Style"/>
            <w:sz w:val="24"/>
            <w:szCs w:val="24"/>
          </w:rPr>
          <w:t xml:space="preserve"> conceptual</w:t>
        </w:r>
      </w:ins>
      <w:r>
        <w:rPr>
          <w:rFonts w:ascii="Bookman Old Style" w:hAnsi="Bookman Old Style"/>
          <w:sz w:val="24"/>
          <w:szCs w:val="24"/>
        </w:rPr>
        <w:t xml:space="preserve"> ecosystem model used in the assessment to determine biotic interactions and threats. According</w:t>
      </w:r>
      <w:r w:rsidR="00705C55">
        <w:rPr>
          <w:rFonts w:ascii="Bookman Old Style" w:hAnsi="Bookman Old Style"/>
          <w:sz w:val="24"/>
          <w:szCs w:val="24"/>
        </w:rPr>
        <w:t xml:space="preserve"> to</w:t>
      </w:r>
      <w:r>
        <w:rPr>
          <w:rFonts w:ascii="Bookman Old Style" w:hAnsi="Bookman Old Style"/>
          <w:sz w:val="24"/>
          <w:szCs w:val="24"/>
        </w:rPr>
        <w:t xml:space="preserve"> Bland </w:t>
      </w:r>
      <w:r w:rsidR="00E6633C" w:rsidRPr="00870B30">
        <w:rPr>
          <w:rFonts w:ascii="Bookman Old Style" w:hAnsi="Bookman Old Style"/>
          <w:i/>
          <w:sz w:val="24"/>
          <w:szCs w:val="24"/>
        </w:rPr>
        <w:t>et</w:t>
      </w:r>
      <w:r w:rsidR="00870B30">
        <w:rPr>
          <w:rFonts w:ascii="Bookman Old Style" w:hAnsi="Bookman Old Style"/>
          <w:i/>
          <w:sz w:val="24"/>
          <w:szCs w:val="24"/>
        </w:rPr>
        <w:t>.</w:t>
      </w:r>
      <w:r w:rsidR="00E6633C" w:rsidRPr="00870B30">
        <w:rPr>
          <w:rFonts w:ascii="Bookman Old Style" w:hAnsi="Bookman Old Style"/>
          <w:i/>
          <w:sz w:val="24"/>
          <w:szCs w:val="24"/>
        </w:rPr>
        <w:t xml:space="preserve"> al</w:t>
      </w:r>
      <w:r w:rsidR="00E6633C">
        <w:rPr>
          <w:rFonts w:ascii="Bookman Old Style" w:hAnsi="Bookman Old Style"/>
          <w:sz w:val="24"/>
          <w:szCs w:val="24"/>
        </w:rPr>
        <w:t xml:space="preserve">. </w:t>
      </w:r>
      <w:r>
        <w:rPr>
          <w:rFonts w:ascii="Bookman Old Style" w:hAnsi="Bookman Old Style"/>
          <w:sz w:val="24"/>
          <w:szCs w:val="24"/>
        </w:rPr>
        <w:t>(2016)</w:t>
      </w:r>
      <w:r w:rsidR="009D2269">
        <w:rPr>
          <w:rFonts w:ascii="Bookman Old Style" w:hAnsi="Bookman Old Style"/>
          <w:sz w:val="24"/>
          <w:szCs w:val="24"/>
        </w:rPr>
        <w:t>,</w:t>
      </w:r>
      <w:r>
        <w:rPr>
          <w:rFonts w:ascii="Bookman Old Style" w:hAnsi="Bookman Old Style"/>
          <w:sz w:val="24"/>
          <w:szCs w:val="24"/>
        </w:rPr>
        <w:t xml:space="preserve"> a conceptual model is a diagram of key ecosystem processes and threat</w:t>
      </w:r>
      <w:r w:rsidR="00705C55">
        <w:rPr>
          <w:rFonts w:ascii="Bookman Old Style" w:hAnsi="Bookman Old Style"/>
          <w:sz w:val="24"/>
          <w:szCs w:val="24"/>
        </w:rPr>
        <w:t>s</w:t>
      </w:r>
      <w:r>
        <w:rPr>
          <w:rFonts w:ascii="Bookman Old Style" w:hAnsi="Bookman Old Style"/>
          <w:sz w:val="24"/>
          <w:szCs w:val="24"/>
        </w:rPr>
        <w:t xml:space="preserve"> identified for the assessment target (ecosystem, biotope, habitat, </w:t>
      </w:r>
      <w:r w:rsidR="00870B30">
        <w:rPr>
          <w:rFonts w:ascii="Bookman Old Style" w:hAnsi="Bookman Old Style"/>
          <w:sz w:val="24"/>
          <w:szCs w:val="24"/>
        </w:rPr>
        <w:t>etc.</w:t>
      </w:r>
      <w:r>
        <w:rPr>
          <w:rFonts w:ascii="Bookman Old Style" w:hAnsi="Bookman Old Style"/>
          <w:sz w:val="24"/>
          <w:szCs w:val="24"/>
        </w:rPr>
        <w:t xml:space="preserve">) </w:t>
      </w:r>
      <w:commentRangeStart w:id="769"/>
      <w:r>
        <w:rPr>
          <w:rFonts w:ascii="Bookman Old Style" w:hAnsi="Bookman Old Style"/>
          <w:sz w:val="24"/>
          <w:szCs w:val="24"/>
        </w:rPr>
        <w:t>after</w:t>
      </w:r>
      <w:commentRangeEnd w:id="769"/>
      <w:r w:rsidR="00450FFC">
        <w:rPr>
          <w:rStyle w:val="Refdecomentario"/>
        </w:rPr>
        <w:commentReference w:id="769"/>
      </w:r>
      <w:r>
        <w:rPr>
          <w:rFonts w:ascii="Bookman Old Style" w:hAnsi="Bookman Old Style"/>
          <w:sz w:val="24"/>
          <w:szCs w:val="24"/>
        </w:rPr>
        <w:t xml:space="preserve"> the risk classification. </w:t>
      </w:r>
      <w:del w:id="770" w:author="Michelle Castellanos" w:date="2019-09-03T21:43:00Z">
        <w:r w:rsidDel="00450FFC">
          <w:rPr>
            <w:rFonts w:ascii="Bookman Old Style" w:hAnsi="Bookman Old Style"/>
            <w:sz w:val="24"/>
            <w:szCs w:val="24"/>
          </w:rPr>
          <w:delText>It contains type, source and text description of one ecosystem model.</w:delText>
        </w:r>
      </w:del>
    </w:p>
    <w:p w14:paraId="4B98CE2B" w14:textId="04DA2C5F" w:rsidR="001D3F73" w:rsidRDefault="00FC6AF8">
      <w:pPr>
        <w:pStyle w:val="Standard"/>
        <w:jc w:val="both"/>
      </w:pPr>
      <w:r>
        <w:rPr>
          <w:rFonts w:ascii="Bookman Old Style" w:hAnsi="Bookman Old Style"/>
          <w:sz w:val="24"/>
          <w:szCs w:val="24"/>
          <w:u w:val="single"/>
        </w:rPr>
        <w:t>At</w:t>
      </w:r>
      <w:r w:rsidR="00A174DE">
        <w:rPr>
          <w:rFonts w:ascii="Bookman Old Style" w:hAnsi="Bookman Old Style"/>
          <w:sz w:val="24"/>
          <w:szCs w:val="24"/>
          <w:u w:val="single"/>
        </w:rPr>
        <w:t>t</w:t>
      </w:r>
      <w:r>
        <w:rPr>
          <w:rFonts w:ascii="Bookman Old Style" w:hAnsi="Bookman Old Style"/>
          <w:sz w:val="24"/>
          <w:szCs w:val="24"/>
          <w:u w:val="single"/>
        </w:rPr>
        <w:t>ributes:</w:t>
      </w:r>
      <w:r w:rsidR="009D2269">
        <w:rPr>
          <w:rFonts w:ascii="Bookman Old Style" w:hAnsi="Bookman Old Style"/>
          <w:sz w:val="24"/>
          <w:szCs w:val="24"/>
        </w:rPr>
        <w:t xml:space="preserve"> none</w:t>
      </w:r>
    </w:p>
    <w:p w14:paraId="402A2608" w14:textId="77777777" w:rsidR="001D3F73" w:rsidRDefault="00FC6AF8">
      <w:pPr>
        <w:pStyle w:val="Standard"/>
        <w:spacing w:after="0"/>
      </w:pPr>
      <w:r>
        <w:rPr>
          <w:rFonts w:ascii="Bookman Old Style" w:hAnsi="Bookman Old Style"/>
          <w:sz w:val="24"/>
          <w:szCs w:val="24"/>
          <w:u w:val="single"/>
        </w:rPr>
        <w:t>Example:</w:t>
      </w:r>
    </w:p>
    <w:p w14:paraId="2C01D5A7" w14:textId="77777777" w:rsidR="001D3F73" w:rsidRDefault="001D3F73">
      <w:pPr>
        <w:pStyle w:val="Standard"/>
        <w:spacing w:after="0"/>
        <w:jc w:val="both"/>
        <w:rPr>
          <w:rFonts w:ascii="Courier New" w:hAnsi="Courier New" w:cs="Courier New"/>
        </w:rPr>
      </w:pPr>
    </w:p>
    <w:p w14:paraId="7CD544DF" w14:textId="0D8841D9" w:rsidR="009D2269" w:rsidRPr="009D2269" w:rsidRDefault="009D2269" w:rsidP="009D2269">
      <w:pPr>
        <w:pStyle w:val="Ejemplos"/>
        <w:ind w:left="0" w:firstLine="360"/>
        <w:jc w:val="left"/>
      </w:pPr>
      <w:r w:rsidRPr="009D2269">
        <w:t>&lt;</w:t>
      </w:r>
      <w:r w:rsidRPr="009D2269">
        <w:rPr>
          <w:color w:val="0070C0"/>
        </w:rPr>
        <w:t>Conceptual-ecosystem-model</w:t>
      </w:r>
      <w:r w:rsidRPr="009D2269">
        <w:t>&gt;</w:t>
      </w:r>
    </w:p>
    <w:p w14:paraId="1CC01E18" w14:textId="77777777" w:rsidR="009D2269" w:rsidRPr="009D2269" w:rsidRDefault="009D2269" w:rsidP="009D2269">
      <w:pPr>
        <w:pStyle w:val="Ejemplos"/>
        <w:ind w:left="360"/>
        <w:jc w:val="left"/>
      </w:pPr>
      <w:r w:rsidRPr="009D2269">
        <w:t xml:space="preserve">         &lt;CEM-type graphic="yes"&gt;State and transition&lt;/CEM-type&gt;</w:t>
      </w:r>
    </w:p>
    <w:p w14:paraId="114F4022" w14:textId="77777777" w:rsidR="009D2269" w:rsidRPr="009D2269" w:rsidRDefault="009D2269" w:rsidP="009D2269">
      <w:pPr>
        <w:pStyle w:val="Ejemplos"/>
        <w:ind w:left="360"/>
        <w:jc w:val="left"/>
      </w:pPr>
      <w:r w:rsidRPr="009D2269">
        <w:t xml:space="preserve">         &lt;CEM-source&gt; Lester and Fairweather, 2011&lt;/CEM-source&gt;</w:t>
      </w:r>
    </w:p>
    <w:p w14:paraId="285C21C8" w14:textId="77777777" w:rsidR="009D2269" w:rsidRPr="009D2269" w:rsidRDefault="009D2269" w:rsidP="009D2269">
      <w:pPr>
        <w:pStyle w:val="Ejemplos"/>
        <w:ind w:left="360"/>
        <w:jc w:val="left"/>
      </w:pPr>
      <w:r w:rsidRPr="009D2269">
        <w:t xml:space="preserve">          &lt;CEM-summaries&gt;</w:t>
      </w:r>
    </w:p>
    <w:p w14:paraId="7188CFCB" w14:textId="5A72DE39" w:rsidR="009D2269" w:rsidRPr="009D2269" w:rsidRDefault="009D2269" w:rsidP="009D2269">
      <w:pPr>
        <w:pStyle w:val="Ejemplos"/>
        <w:ind w:left="1440"/>
        <w:jc w:val="left"/>
      </w:pPr>
      <w:r w:rsidRPr="009D2269">
        <w:t>&lt;CEM-summary lang="en"&gt;</w:t>
      </w:r>
      <w:r w:rsidR="00642387" w:rsidRPr="00642387">
        <w:t xml:space="preserve"> Conceptual model of ecological processes relevant to the risk assessment of the Meso-American Reef focuses on five benthic groups (brooding corals, spawning corals, macroalgae, turf and epilithic algal communities) and four consumer groups (herbivorous fish, small piscivorous fish, larg</w:t>
      </w:r>
      <w:r w:rsidR="00642387">
        <w:t>e piscivorous fish and urchins)</w:t>
      </w:r>
      <w:r w:rsidRPr="009D2269">
        <w:t>.&lt;/CEM-summary&gt;</w:t>
      </w:r>
    </w:p>
    <w:p w14:paraId="28988C4B" w14:textId="77777777" w:rsidR="009D2269" w:rsidRPr="009D2269" w:rsidRDefault="009D2269" w:rsidP="009D2269">
      <w:pPr>
        <w:pStyle w:val="Ejemplos"/>
        <w:ind w:left="360"/>
        <w:jc w:val="left"/>
      </w:pPr>
      <w:r w:rsidRPr="009D2269">
        <w:t xml:space="preserve">         &lt;/CEM-summaries&gt;</w:t>
      </w:r>
    </w:p>
    <w:p w14:paraId="21748A66" w14:textId="462074EA" w:rsidR="001D3F73" w:rsidRPr="009D2269" w:rsidRDefault="009D2269" w:rsidP="009D2269">
      <w:pPr>
        <w:pStyle w:val="Ejemplos"/>
        <w:ind w:left="360"/>
        <w:jc w:val="left"/>
      </w:pPr>
      <w:r>
        <w:t xml:space="preserve"> </w:t>
      </w:r>
      <w:r w:rsidRPr="009D2269">
        <w:t>&lt;/</w:t>
      </w:r>
      <w:r w:rsidRPr="009D2269">
        <w:rPr>
          <w:color w:val="0070C0"/>
        </w:rPr>
        <w:t>Conceptual-ecosystem-model</w:t>
      </w:r>
      <w:r w:rsidRPr="009D2269">
        <w:t>&gt;</w:t>
      </w:r>
    </w:p>
    <w:p w14:paraId="0EEE214E" w14:textId="10F089F1" w:rsidR="001D3F73" w:rsidRDefault="00FC6AF8" w:rsidP="00441CED">
      <w:pPr>
        <w:pStyle w:val="Ttulo1"/>
        <w:numPr>
          <w:ilvl w:val="4"/>
          <w:numId w:val="29"/>
        </w:numPr>
      </w:pPr>
      <w:bookmarkStart w:id="771" w:name="_Toc528812698"/>
      <w:bookmarkStart w:id="772" w:name="_Toc10659996"/>
      <w:bookmarkStart w:id="773" w:name="_Toc10989926"/>
      <w:bookmarkEnd w:id="771"/>
      <w:r>
        <w:t>Node: Conceptual Ecosystem Model Type</w:t>
      </w:r>
      <w:bookmarkEnd w:id="772"/>
      <w:bookmarkEnd w:id="773"/>
    </w:p>
    <w:p w14:paraId="6080744B"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&lt;CEM-type&gt;</w:t>
      </w:r>
    </w:p>
    <w:p w14:paraId="3AFA3B9C"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Conceptual-ecosystem-model</w:t>
      </w:r>
    </w:p>
    <w:p w14:paraId="69431461" w14:textId="469CCB13" w:rsidR="001D3F73" w:rsidRDefault="00FC6AF8">
      <w:pPr>
        <w:pStyle w:val="Standard"/>
        <w:spacing w:line="276" w:lineRule="auto"/>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none</w:t>
      </w:r>
    </w:p>
    <w:p w14:paraId="4D71C473" w14:textId="43B97118" w:rsidR="001D3F73" w:rsidRPr="008E4729" w:rsidRDefault="00FC6AF8" w:rsidP="008E4729">
      <w:pPr>
        <w:pStyle w:val="Standard"/>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type of conceptual ecosystem model.</w:t>
      </w:r>
      <w:r w:rsidR="008E4729">
        <w:rPr>
          <w:rFonts w:ascii="Bookman Old Style" w:hAnsi="Bookman Old Style"/>
          <w:sz w:val="24"/>
          <w:szCs w:val="24"/>
        </w:rPr>
        <w:t xml:space="preserve"> Values could </w:t>
      </w:r>
      <w:r w:rsidR="008E4729" w:rsidRPr="008E4729">
        <w:rPr>
          <w:rFonts w:ascii="Bookman Old Style" w:hAnsi="Bookman Old Style"/>
          <w:sz w:val="24"/>
          <w:szCs w:val="24"/>
        </w:rPr>
        <w:t>be cause-effect or</w:t>
      </w:r>
      <w:r w:rsidR="005D44C5" w:rsidRPr="008E4729">
        <w:rPr>
          <w:rFonts w:ascii="Bookman Old Style" w:hAnsi="Bookman Old Style"/>
          <w:sz w:val="24"/>
          <w:szCs w:val="24"/>
        </w:rPr>
        <w:t xml:space="preserve"> state and transition</w:t>
      </w:r>
      <w:r w:rsidR="008E4729" w:rsidRPr="008E4729">
        <w:rPr>
          <w:rFonts w:ascii="Bookman Old Style" w:hAnsi="Bookman Old Style"/>
          <w:sz w:val="24"/>
          <w:szCs w:val="24"/>
        </w:rPr>
        <w:t>.</w:t>
      </w:r>
      <w:r w:rsidR="008E4729">
        <w:rPr>
          <w:rFonts w:ascii="Bookman Old Style" w:hAnsi="Bookman Old Style"/>
          <w:sz w:val="24"/>
          <w:szCs w:val="24"/>
        </w:rPr>
        <w:t xml:space="preserve"> According to Bland </w:t>
      </w:r>
      <w:r w:rsidR="008E4729">
        <w:rPr>
          <w:rFonts w:ascii="Bookman Old Style" w:hAnsi="Bookman Old Style"/>
          <w:i/>
          <w:sz w:val="24"/>
          <w:szCs w:val="24"/>
        </w:rPr>
        <w:t>et. al.</w:t>
      </w:r>
      <w:r w:rsidR="008E4729">
        <w:rPr>
          <w:rFonts w:ascii="Bookman Old Style" w:hAnsi="Bookman Old Style"/>
          <w:sz w:val="24"/>
          <w:szCs w:val="24"/>
        </w:rPr>
        <w:t xml:space="preserve"> (2016), c</w:t>
      </w:r>
      <w:r w:rsidR="008E4729" w:rsidRPr="008E4729">
        <w:rPr>
          <w:rFonts w:ascii="Bookman Old Style" w:hAnsi="Bookman Old Style"/>
          <w:sz w:val="24"/>
          <w:szCs w:val="24"/>
        </w:rPr>
        <w:t>ause-effec</w:t>
      </w:r>
      <w:r w:rsidR="008E4729">
        <w:rPr>
          <w:rFonts w:ascii="Bookman Old Style" w:hAnsi="Bookman Old Style"/>
          <w:sz w:val="24"/>
          <w:szCs w:val="24"/>
        </w:rPr>
        <w:t xml:space="preserve">t models depict the interaction </w:t>
      </w:r>
      <w:r w:rsidR="008E4729" w:rsidRPr="008E4729">
        <w:rPr>
          <w:rFonts w:ascii="Bookman Old Style" w:hAnsi="Bookman Old Style"/>
          <w:sz w:val="24"/>
          <w:szCs w:val="24"/>
        </w:rPr>
        <w:t>and dependencies among model components, such as ch</w:t>
      </w:r>
      <w:r w:rsidR="008E4729">
        <w:rPr>
          <w:rFonts w:ascii="Bookman Old Style" w:hAnsi="Bookman Old Style"/>
          <w:sz w:val="24"/>
          <w:szCs w:val="24"/>
        </w:rPr>
        <w:t>aracteristic biota</w:t>
      </w:r>
      <w:commentRangeStart w:id="774"/>
      <w:commentRangeStart w:id="775"/>
      <w:r w:rsidR="008E4729">
        <w:rPr>
          <w:rFonts w:ascii="Bookman Old Style" w:hAnsi="Bookman Old Style"/>
          <w:sz w:val="24"/>
          <w:szCs w:val="24"/>
        </w:rPr>
        <w:t>, the abiotic environment and threats; while s</w:t>
      </w:r>
      <w:r w:rsidR="008E4729" w:rsidRPr="008E4729">
        <w:rPr>
          <w:rFonts w:ascii="Bookman Old Style" w:hAnsi="Bookman Old Style"/>
          <w:sz w:val="24"/>
          <w:szCs w:val="24"/>
        </w:rPr>
        <w:t>tate-and-transition models depi</w:t>
      </w:r>
      <w:r w:rsidR="008E4729">
        <w:rPr>
          <w:rFonts w:ascii="Bookman Old Style" w:hAnsi="Bookman Old Style"/>
          <w:sz w:val="24"/>
          <w:szCs w:val="24"/>
        </w:rPr>
        <w:t xml:space="preserve">ct switches between </w:t>
      </w:r>
      <w:r w:rsidR="008E4729" w:rsidRPr="008E4729">
        <w:rPr>
          <w:rFonts w:ascii="Bookman Old Style" w:hAnsi="Bookman Old Style"/>
          <w:sz w:val="24"/>
          <w:szCs w:val="24"/>
        </w:rPr>
        <w:t xml:space="preserve">ecosystem states due to changes in the abiotic </w:t>
      </w:r>
      <w:commentRangeEnd w:id="774"/>
      <w:r w:rsidR="00C93C47">
        <w:rPr>
          <w:rStyle w:val="Refdecomentario"/>
        </w:rPr>
        <w:commentReference w:id="774"/>
      </w:r>
      <w:commentRangeEnd w:id="775"/>
      <w:r w:rsidR="00450FFC">
        <w:rPr>
          <w:rStyle w:val="Refdecomentario"/>
        </w:rPr>
        <w:commentReference w:id="775"/>
      </w:r>
      <w:r w:rsidR="008E4729" w:rsidRPr="008E4729">
        <w:rPr>
          <w:rFonts w:ascii="Bookman Old Style" w:hAnsi="Bookman Old Style"/>
          <w:sz w:val="24"/>
          <w:szCs w:val="24"/>
        </w:rPr>
        <w:t>environm</w:t>
      </w:r>
      <w:r w:rsidR="008E4729">
        <w:rPr>
          <w:rFonts w:ascii="Bookman Old Style" w:hAnsi="Bookman Old Style"/>
          <w:sz w:val="24"/>
          <w:szCs w:val="24"/>
        </w:rPr>
        <w:t>ent or ecosystem processes.</w:t>
      </w:r>
    </w:p>
    <w:p w14:paraId="4BEC9C66" w14:textId="77777777" w:rsidR="008E4729" w:rsidRPr="008E4729" w:rsidRDefault="008E4729" w:rsidP="008E4729">
      <w:pPr>
        <w:pStyle w:val="Standard"/>
        <w:spacing w:line="276" w:lineRule="auto"/>
        <w:rPr>
          <w:rFonts w:ascii="Bookman Old Style" w:hAnsi="Bookman Old Style"/>
          <w:sz w:val="24"/>
          <w:szCs w:val="24"/>
        </w:rPr>
      </w:pPr>
      <w:r w:rsidRPr="008E4729">
        <w:rPr>
          <w:rFonts w:ascii="Bookman Old Style" w:hAnsi="Bookman Old Style"/>
          <w:sz w:val="24"/>
          <w:szCs w:val="24"/>
          <w:u w:val="single"/>
        </w:rPr>
        <w:t>Attribute:</w:t>
      </w:r>
      <w:r w:rsidRPr="008E4729">
        <w:rPr>
          <w:rFonts w:ascii="Bookman Old Style" w:hAnsi="Bookman Old Style"/>
          <w:sz w:val="24"/>
          <w:szCs w:val="24"/>
        </w:rPr>
        <w:t xml:space="preserve"> graphic  </w:t>
      </w:r>
    </w:p>
    <w:p w14:paraId="4F38C6A7" w14:textId="77777777" w:rsidR="008E4729" w:rsidRPr="009D2269" w:rsidRDefault="008E4729" w:rsidP="008E4729">
      <w:pPr>
        <w:pStyle w:val="Standard"/>
        <w:numPr>
          <w:ilvl w:val="0"/>
          <w:numId w:val="3"/>
        </w:numPr>
        <w:spacing w:line="276" w:lineRule="auto"/>
      </w:pPr>
      <w:r w:rsidRPr="009D2269">
        <w:rPr>
          <w:rFonts w:ascii="Bookman Old Style" w:hAnsi="Bookman Old Style"/>
          <w:sz w:val="24"/>
          <w:szCs w:val="24"/>
        </w:rPr>
        <w:lastRenderedPageBreak/>
        <w:t>@graphic:</w:t>
      </w:r>
      <w:r>
        <w:rPr>
          <w:rFonts w:ascii="Bookman Old Style" w:hAnsi="Bookman Old Style"/>
          <w:sz w:val="24"/>
          <w:szCs w:val="24"/>
        </w:rPr>
        <w:t xml:space="preserve"> indicates if a graphical conceptual model is available in the original document.</w:t>
      </w:r>
      <w:r w:rsidRPr="009D2269">
        <w:rPr>
          <w:rFonts w:ascii="Bookman Old Style" w:hAnsi="Bookman Old Style"/>
          <w:sz w:val="24"/>
          <w:szCs w:val="24"/>
        </w:rPr>
        <w:t xml:space="preserve"> </w:t>
      </w:r>
      <w:r>
        <w:rPr>
          <w:rFonts w:ascii="Bookman Old Style" w:hAnsi="Bookman Old Style"/>
          <w:sz w:val="24"/>
          <w:szCs w:val="24"/>
        </w:rPr>
        <w:t>P</w:t>
      </w:r>
      <w:r w:rsidRPr="009D2269">
        <w:rPr>
          <w:rFonts w:ascii="Bookman Old Style" w:hAnsi="Bookman Old Style"/>
          <w:sz w:val="24"/>
          <w:szCs w:val="24"/>
        </w:rPr>
        <w:t>ossible values are yes (if there is a graphic</w:t>
      </w:r>
      <w:r>
        <w:rPr>
          <w:rFonts w:ascii="Bookman Old Style" w:hAnsi="Bookman Old Style"/>
          <w:sz w:val="24"/>
          <w:szCs w:val="24"/>
        </w:rPr>
        <w:t>) or no (if it doesn’t includes a graphic).</w:t>
      </w:r>
    </w:p>
    <w:p w14:paraId="7428A4B7" w14:textId="77777777" w:rsidR="001D3F73" w:rsidRDefault="00FC6AF8">
      <w:pPr>
        <w:pStyle w:val="Standard"/>
        <w:spacing w:after="0"/>
      </w:pPr>
      <w:r>
        <w:rPr>
          <w:rFonts w:ascii="Bookman Old Style" w:hAnsi="Bookman Old Style"/>
          <w:sz w:val="24"/>
          <w:szCs w:val="24"/>
          <w:u w:val="single"/>
        </w:rPr>
        <w:t>Example:</w:t>
      </w:r>
    </w:p>
    <w:p w14:paraId="2A2E0166" w14:textId="492F2CCE" w:rsidR="008E4729" w:rsidRPr="008E4729" w:rsidRDefault="008E4729" w:rsidP="00450FFC">
      <w:pPr>
        <w:pStyle w:val="Ejemplos"/>
        <w:ind w:left="0"/>
        <w:jc w:val="left"/>
      </w:pPr>
    </w:p>
    <w:p w14:paraId="41F87734" w14:textId="77777777" w:rsidR="008E4729" w:rsidRDefault="008E4729" w:rsidP="008E4729">
      <w:pPr>
        <w:pStyle w:val="Ejemplos"/>
        <w:ind w:left="360"/>
        <w:jc w:val="left"/>
      </w:pPr>
      <w:r w:rsidRPr="008E4729">
        <w:t xml:space="preserve">         &lt;</w:t>
      </w:r>
      <w:r w:rsidRPr="008E4729">
        <w:rPr>
          <w:color w:val="0070C0"/>
        </w:rPr>
        <w:t xml:space="preserve">CEM-type </w:t>
      </w:r>
      <w:r w:rsidRPr="008E4729">
        <w:rPr>
          <w:color w:val="FF0000"/>
        </w:rPr>
        <w:t>graphic</w:t>
      </w:r>
      <w:r w:rsidRPr="008E4729">
        <w:t>="yes"&gt;State and transition&lt;/</w:t>
      </w:r>
      <w:r w:rsidRPr="008E4729">
        <w:rPr>
          <w:color w:val="0070C0"/>
        </w:rPr>
        <w:t>CEM-type</w:t>
      </w:r>
      <w:r w:rsidRPr="008E4729">
        <w:t>&gt;</w:t>
      </w:r>
    </w:p>
    <w:p w14:paraId="5AAB6F4B" w14:textId="3578D412" w:rsidR="00450FFC" w:rsidRPr="008E4729" w:rsidRDefault="00450FFC" w:rsidP="00450FFC">
      <w:pPr>
        <w:pStyle w:val="Ejemplos"/>
        <w:ind w:left="851"/>
        <w:jc w:val="left"/>
      </w:pPr>
      <w:r w:rsidRPr="00450FFC">
        <w:t>&lt;</w:t>
      </w:r>
      <w:r w:rsidRPr="00450FFC">
        <w:rPr>
          <w:color w:val="0070C0"/>
        </w:rPr>
        <w:t xml:space="preserve"> </w:t>
      </w:r>
      <w:r w:rsidRPr="008E4729">
        <w:rPr>
          <w:color w:val="0070C0"/>
        </w:rPr>
        <w:t xml:space="preserve">CEM-type </w:t>
      </w:r>
      <w:r w:rsidRPr="008E4729">
        <w:rPr>
          <w:color w:val="FF0000"/>
        </w:rPr>
        <w:t>graphic</w:t>
      </w:r>
      <w:r w:rsidRPr="00450FFC">
        <w:t>="no"&gt;Cause-effect&lt;/</w:t>
      </w:r>
      <w:r w:rsidRPr="00450FFC">
        <w:rPr>
          <w:color w:val="0070C0"/>
        </w:rPr>
        <w:t xml:space="preserve"> </w:t>
      </w:r>
      <w:r w:rsidRPr="008E4729">
        <w:rPr>
          <w:color w:val="0070C0"/>
        </w:rPr>
        <w:t>CEM-type</w:t>
      </w:r>
      <w:r w:rsidRPr="00450FFC">
        <w:t>&gt;</w:t>
      </w:r>
    </w:p>
    <w:p w14:paraId="158C678D" w14:textId="77777777" w:rsidR="008E4729" w:rsidRDefault="008E4729">
      <w:pPr>
        <w:pStyle w:val="Standard"/>
        <w:spacing w:after="0"/>
        <w:jc w:val="both"/>
        <w:rPr>
          <w:rFonts w:ascii="Courier New" w:hAnsi="Courier New" w:cs="Courier New"/>
        </w:rPr>
      </w:pPr>
    </w:p>
    <w:p w14:paraId="0674C5D9" w14:textId="7BFA2BE9" w:rsidR="001D3F73" w:rsidRDefault="00FC6AF8" w:rsidP="00441CED">
      <w:pPr>
        <w:pStyle w:val="Ttulo1"/>
        <w:numPr>
          <w:ilvl w:val="4"/>
          <w:numId w:val="29"/>
        </w:numPr>
      </w:pPr>
      <w:bookmarkStart w:id="776" w:name="_Toc528812699"/>
      <w:bookmarkStart w:id="777" w:name="_Toc10659997"/>
      <w:bookmarkStart w:id="778" w:name="_Toc10989927"/>
      <w:bookmarkEnd w:id="776"/>
      <w:r>
        <w:t>Node: Conceptual Ecosystem Model Source</w:t>
      </w:r>
      <w:bookmarkEnd w:id="777"/>
      <w:bookmarkEnd w:id="778"/>
    </w:p>
    <w:p w14:paraId="48D6D5BF"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&lt;CEM-source&gt;</w:t>
      </w:r>
    </w:p>
    <w:p w14:paraId="74D2D7E6"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Conceptual-ecosystem-model</w:t>
      </w:r>
    </w:p>
    <w:p w14:paraId="57B198C0" w14:textId="77777777"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533DE3E0" w14:textId="5FBCFDEE"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source of the conceptual ecosystem model. It contains a reference to the original conceptual ecosystem model</w:t>
      </w:r>
      <w:r w:rsidR="008E4729">
        <w:rPr>
          <w:rFonts w:ascii="Bookman Old Style" w:hAnsi="Bookman Old Style"/>
          <w:sz w:val="24"/>
          <w:szCs w:val="24"/>
        </w:rPr>
        <w:t>.</w:t>
      </w:r>
    </w:p>
    <w:p w14:paraId="085BF852" w14:textId="4AEA8241" w:rsidR="001D3F73" w:rsidRDefault="00FC6AF8">
      <w:pPr>
        <w:pStyle w:val="Standard"/>
        <w:jc w:val="both"/>
      </w:pPr>
      <w:r>
        <w:rPr>
          <w:rFonts w:ascii="Bookman Old Style" w:hAnsi="Bookman Old Style"/>
          <w:sz w:val="24"/>
          <w:szCs w:val="24"/>
          <w:u w:val="single"/>
        </w:rPr>
        <w:t>A</w:t>
      </w:r>
      <w:r w:rsidR="00C86762">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4B522380" w14:textId="77777777" w:rsidR="001D3F73" w:rsidRDefault="00FC6AF8">
      <w:pPr>
        <w:pStyle w:val="Standard"/>
        <w:spacing w:after="0"/>
        <w:rPr>
          <w:rFonts w:ascii="Bookman Old Style" w:hAnsi="Bookman Old Style"/>
          <w:sz w:val="24"/>
          <w:szCs w:val="24"/>
          <w:u w:val="single"/>
        </w:rPr>
      </w:pPr>
      <w:r>
        <w:rPr>
          <w:rFonts w:ascii="Bookman Old Style" w:hAnsi="Bookman Old Style"/>
          <w:sz w:val="24"/>
          <w:szCs w:val="24"/>
          <w:u w:val="single"/>
        </w:rPr>
        <w:t>Example:</w:t>
      </w:r>
    </w:p>
    <w:p w14:paraId="146F5254" w14:textId="77777777" w:rsidR="00642387" w:rsidRDefault="00642387">
      <w:pPr>
        <w:pStyle w:val="Standard"/>
        <w:spacing w:after="0"/>
      </w:pPr>
    </w:p>
    <w:p w14:paraId="271D12F5" w14:textId="5D5D53CB" w:rsidR="008E4729" w:rsidRDefault="008E4729" w:rsidP="008E4729">
      <w:pPr>
        <w:pStyle w:val="Ejemplos"/>
        <w:ind w:left="360"/>
        <w:jc w:val="left"/>
      </w:pPr>
      <w:r w:rsidRPr="008E4729">
        <w:t xml:space="preserve">         &lt;</w:t>
      </w:r>
      <w:r w:rsidRPr="008E4729">
        <w:rPr>
          <w:color w:val="0070C0"/>
        </w:rPr>
        <w:t>CEM-source</w:t>
      </w:r>
      <w:r w:rsidR="00642387">
        <w:t>&gt;</w:t>
      </w:r>
      <w:r w:rsidRPr="008E4729">
        <w:t>Lester and Fairweather, 2011&lt;/</w:t>
      </w:r>
      <w:r w:rsidRPr="008E4729">
        <w:rPr>
          <w:color w:val="0070C0"/>
        </w:rPr>
        <w:t>CEM-source</w:t>
      </w:r>
      <w:r w:rsidRPr="008E4729">
        <w:t>&gt;</w:t>
      </w:r>
    </w:p>
    <w:p w14:paraId="2928CACE" w14:textId="6F70C6DA" w:rsidR="001D3F73" w:rsidRDefault="00642387" w:rsidP="00642387">
      <w:pPr>
        <w:pStyle w:val="Ejemplos"/>
        <w:ind w:left="851"/>
        <w:jc w:val="left"/>
      </w:pPr>
      <w:r w:rsidRPr="008E4729">
        <w:t>&lt;</w:t>
      </w:r>
      <w:r w:rsidRPr="008E4729">
        <w:rPr>
          <w:color w:val="0070C0"/>
        </w:rPr>
        <w:t>CEM-source</w:t>
      </w:r>
      <w:r>
        <w:t>&gt;Keith, D</w:t>
      </w:r>
      <w:r w:rsidRPr="00642387">
        <w:t>, 2013</w:t>
      </w:r>
      <w:r w:rsidRPr="008E4729">
        <w:t>&lt;/</w:t>
      </w:r>
      <w:r w:rsidRPr="008E4729">
        <w:rPr>
          <w:color w:val="0070C0"/>
        </w:rPr>
        <w:t>CEM-source</w:t>
      </w:r>
      <w:r w:rsidRPr="008E4729">
        <w:t>&gt;</w:t>
      </w:r>
    </w:p>
    <w:p w14:paraId="1CF90A7E" w14:textId="77777777" w:rsidR="001D3F73" w:rsidRDefault="001D3F73">
      <w:pPr>
        <w:pStyle w:val="Standard"/>
        <w:spacing w:after="0"/>
        <w:jc w:val="center"/>
        <w:rPr>
          <w:rFonts w:ascii="Courier New" w:hAnsi="Courier New" w:cs="Courier New"/>
        </w:rPr>
      </w:pPr>
    </w:p>
    <w:p w14:paraId="19144C75" w14:textId="63B9A04F" w:rsidR="001D3F73" w:rsidRDefault="00FC6AF8" w:rsidP="00441CED">
      <w:pPr>
        <w:pStyle w:val="Ttulo1"/>
        <w:numPr>
          <w:ilvl w:val="4"/>
          <w:numId w:val="29"/>
        </w:numPr>
      </w:pPr>
      <w:bookmarkStart w:id="779" w:name="_Toc528812700"/>
      <w:bookmarkStart w:id="780" w:name="_Toc10659998"/>
      <w:bookmarkStart w:id="781" w:name="_Toc10989928"/>
      <w:bookmarkEnd w:id="779"/>
      <w:r>
        <w:t>Node: Conceptual Ecosystem Model Summar</w:t>
      </w:r>
      <w:r w:rsidR="00441CED">
        <w:t>ies</w:t>
      </w:r>
      <w:bookmarkEnd w:id="780"/>
      <w:bookmarkEnd w:id="781"/>
    </w:p>
    <w:p w14:paraId="3AC5DF53" w14:textId="138E553C"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&lt;CEM-summar</w:t>
      </w:r>
      <w:r w:rsidR="00441CED">
        <w:rPr>
          <w:rFonts w:ascii="Bookman Old Style" w:hAnsi="Bookman Old Style"/>
          <w:sz w:val="24"/>
          <w:szCs w:val="24"/>
        </w:rPr>
        <w:t>ies</w:t>
      </w:r>
      <w:r>
        <w:rPr>
          <w:rFonts w:ascii="Bookman Old Style" w:hAnsi="Bookman Old Style"/>
          <w:sz w:val="24"/>
          <w:szCs w:val="24"/>
        </w:rPr>
        <w:t>&gt;</w:t>
      </w:r>
    </w:p>
    <w:p w14:paraId="54153D2E"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Conceptual-ecosystem-model</w:t>
      </w:r>
    </w:p>
    <w:p w14:paraId="4DD8F93C" w14:textId="671052AC"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177DF5">
        <w:rPr>
          <w:rFonts w:ascii="Bookman Old Style" w:hAnsi="Bookman Old Style"/>
          <w:sz w:val="24"/>
          <w:szCs w:val="24"/>
        </w:rPr>
        <w:t>CEM-summary</w:t>
      </w:r>
    </w:p>
    <w:p w14:paraId="17DE3F60" w14:textId="6615659D"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w:t>
      </w:r>
      <w:r w:rsidR="00177DF5">
        <w:rPr>
          <w:rFonts w:ascii="Bookman Old Style" w:hAnsi="Bookman Old Style"/>
          <w:sz w:val="24"/>
          <w:szCs w:val="24"/>
        </w:rPr>
        <w:t xml:space="preserve"> list of</w:t>
      </w:r>
      <w:r>
        <w:rPr>
          <w:rFonts w:ascii="Bookman Old Style" w:hAnsi="Bookman Old Style"/>
          <w:sz w:val="24"/>
          <w:szCs w:val="24"/>
        </w:rPr>
        <w:t xml:space="preserve"> text description</w:t>
      </w:r>
      <w:r w:rsidR="00642387">
        <w:rPr>
          <w:rFonts w:ascii="Bookman Old Style" w:hAnsi="Bookman Old Style"/>
          <w:sz w:val="24"/>
          <w:szCs w:val="24"/>
        </w:rPr>
        <w:t>s</w:t>
      </w:r>
      <w:r>
        <w:rPr>
          <w:rFonts w:ascii="Bookman Old Style" w:hAnsi="Bookman Old Style"/>
          <w:sz w:val="24"/>
          <w:szCs w:val="24"/>
        </w:rPr>
        <w:t xml:space="preserve"> of the conceptual ecosystem model used for th</w:t>
      </w:r>
      <w:r w:rsidR="008E4729">
        <w:rPr>
          <w:rFonts w:ascii="Bookman Old Style" w:hAnsi="Bookman Old Style"/>
          <w:sz w:val="24"/>
          <w:szCs w:val="24"/>
        </w:rPr>
        <w:t>e assessment target in the different languages available.</w:t>
      </w:r>
    </w:p>
    <w:p w14:paraId="443211C7" w14:textId="472B4CEC" w:rsidR="001D3F73" w:rsidRDefault="00FC6AF8">
      <w:pPr>
        <w:pStyle w:val="Standard"/>
        <w:jc w:val="both"/>
      </w:pPr>
      <w:r>
        <w:rPr>
          <w:rFonts w:ascii="Bookman Old Style" w:hAnsi="Bookman Old Style"/>
          <w:sz w:val="24"/>
          <w:szCs w:val="24"/>
          <w:u w:val="single"/>
        </w:rPr>
        <w:t>A</w:t>
      </w:r>
      <w:r w:rsidR="00C86762">
        <w:rPr>
          <w:rFonts w:ascii="Bookman Old Style" w:hAnsi="Bookman Old Style"/>
          <w:sz w:val="24"/>
          <w:szCs w:val="24"/>
          <w:u w:val="single"/>
        </w:rPr>
        <w:t>t</w:t>
      </w:r>
      <w:r>
        <w:rPr>
          <w:rFonts w:ascii="Bookman Old Style" w:hAnsi="Bookman Old Style"/>
          <w:sz w:val="24"/>
          <w:szCs w:val="24"/>
          <w:u w:val="single"/>
        </w:rPr>
        <w:t>tributes:</w:t>
      </w:r>
      <w:r w:rsidR="00441CED">
        <w:rPr>
          <w:rFonts w:ascii="Bookman Old Style" w:hAnsi="Bookman Old Style"/>
          <w:sz w:val="24"/>
          <w:szCs w:val="24"/>
        </w:rPr>
        <w:t xml:space="preserve"> </w:t>
      </w:r>
      <w:r w:rsidR="008E4729">
        <w:rPr>
          <w:rFonts w:ascii="Bookman Old Style" w:hAnsi="Bookman Old Style"/>
          <w:sz w:val="24"/>
          <w:szCs w:val="24"/>
        </w:rPr>
        <w:t>none</w:t>
      </w:r>
    </w:p>
    <w:p w14:paraId="4FE0D935" w14:textId="77777777" w:rsidR="001D3F73" w:rsidRDefault="00FC6AF8">
      <w:pPr>
        <w:pStyle w:val="Standard"/>
        <w:jc w:val="both"/>
      </w:pPr>
      <w:r>
        <w:rPr>
          <w:rFonts w:ascii="Bookman Old Style" w:hAnsi="Bookman Old Style"/>
          <w:sz w:val="24"/>
          <w:szCs w:val="24"/>
          <w:u w:val="single"/>
        </w:rPr>
        <w:t>Example:</w:t>
      </w:r>
    </w:p>
    <w:p w14:paraId="1171F50D" w14:textId="77777777" w:rsidR="008E4729" w:rsidRPr="009D2269" w:rsidRDefault="008E4729" w:rsidP="008E4729">
      <w:pPr>
        <w:pStyle w:val="Ejemplos"/>
        <w:ind w:left="360"/>
        <w:jc w:val="left"/>
      </w:pPr>
      <w:r w:rsidRPr="009D2269">
        <w:t xml:space="preserve">          &lt;</w:t>
      </w:r>
      <w:r w:rsidRPr="008E4729">
        <w:rPr>
          <w:color w:val="0070C0"/>
        </w:rPr>
        <w:t>CEM-summaries</w:t>
      </w:r>
      <w:r w:rsidRPr="009D2269">
        <w:t>&gt;</w:t>
      </w:r>
    </w:p>
    <w:p w14:paraId="5BD2BEB9" w14:textId="6122D001" w:rsidR="008E4729" w:rsidRPr="009D2269" w:rsidRDefault="008E4729" w:rsidP="008E4729">
      <w:pPr>
        <w:pStyle w:val="Ejemplos"/>
        <w:ind w:left="1440"/>
        <w:jc w:val="left"/>
      </w:pPr>
      <w:r w:rsidRPr="009D2269">
        <w:t>&lt;CEM-summary lang="en"&gt;</w:t>
      </w:r>
      <w:r w:rsidR="00642387" w:rsidRPr="009D2269">
        <w:t xml:space="preserve">The ecosystem states model for the Coorong identified the key abiotic characteristics associated with each of the eight ecosystem states. These included the average daily tidal range, the number of no-flow days over the barrages, the annual average water level, annual average depth from two years previous and the annual average salinity. This illustrates the </w:t>
      </w:r>
      <w:r w:rsidR="00642387" w:rsidRPr="009D2269">
        <w:lastRenderedPageBreak/>
        <w:t>interactions between water levels, flow and salinity that occur within the region thus giving it its unique abiotic characteristics</w:t>
      </w:r>
      <w:r w:rsidR="00642387">
        <w:t>.&lt;/</w:t>
      </w:r>
      <w:r w:rsidRPr="009D2269">
        <w:t>CEM-summary&gt;</w:t>
      </w:r>
    </w:p>
    <w:p w14:paraId="3EEBB897" w14:textId="77777777" w:rsidR="008E4729" w:rsidRPr="009D2269" w:rsidRDefault="008E4729" w:rsidP="008E4729">
      <w:pPr>
        <w:pStyle w:val="Ejemplos"/>
        <w:ind w:left="360"/>
        <w:jc w:val="left"/>
      </w:pPr>
      <w:r w:rsidRPr="009D2269">
        <w:t xml:space="preserve">         &lt;/</w:t>
      </w:r>
      <w:r w:rsidRPr="008E4729">
        <w:rPr>
          <w:color w:val="0070C0"/>
        </w:rPr>
        <w:t>CEM-summaries</w:t>
      </w:r>
      <w:r w:rsidRPr="009D2269">
        <w:t>&gt;</w:t>
      </w:r>
    </w:p>
    <w:p w14:paraId="2E7EA5E0" w14:textId="77777777" w:rsidR="00441CED" w:rsidRDefault="00441CED" w:rsidP="007D70C1">
      <w:pPr>
        <w:pStyle w:val="Standard"/>
        <w:spacing w:after="0"/>
        <w:ind w:firstLine="720"/>
        <w:jc w:val="both"/>
        <w:rPr>
          <w:rFonts w:ascii="Courier New" w:hAnsi="Courier New" w:cs="Courier New"/>
          <w:color w:val="0070C0"/>
        </w:rPr>
      </w:pPr>
    </w:p>
    <w:p w14:paraId="1C2F3297" w14:textId="199CCB93" w:rsidR="00441CED" w:rsidRDefault="00441CED" w:rsidP="00441CED">
      <w:pPr>
        <w:pStyle w:val="Ttulo1"/>
        <w:numPr>
          <w:ilvl w:val="5"/>
          <w:numId w:val="29"/>
        </w:numPr>
      </w:pPr>
      <w:bookmarkStart w:id="782" w:name="_Toc10659999"/>
      <w:bookmarkStart w:id="783" w:name="_Toc10989929"/>
      <w:r>
        <w:t>Node: Conceptual Ecosystem Model Summary</w:t>
      </w:r>
      <w:bookmarkEnd w:id="782"/>
      <w:bookmarkEnd w:id="783"/>
    </w:p>
    <w:p w14:paraId="59B48D77" w14:textId="77777777" w:rsidR="00441CED" w:rsidRDefault="00441CED" w:rsidP="00441CED">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&lt;CEM-summary&gt;</w:t>
      </w:r>
    </w:p>
    <w:p w14:paraId="60168A60" w14:textId="77777777" w:rsidR="00441CED" w:rsidRDefault="00441CED" w:rsidP="00441CED">
      <w:pPr>
        <w:pStyle w:val="Standard"/>
        <w:spacing w:after="0" w:line="276" w:lineRule="auto"/>
        <w:rPr>
          <w:rFonts w:ascii="Bookman Old Style" w:hAnsi="Bookman Old Style"/>
          <w:sz w:val="24"/>
          <w:szCs w:val="24"/>
          <w:u w:val="single"/>
        </w:rPr>
      </w:pPr>
      <w:r>
        <w:rPr>
          <w:rFonts w:ascii="Bookman Old Style" w:hAnsi="Bookman Old Style"/>
          <w:sz w:val="24"/>
          <w:szCs w:val="24"/>
          <w:u w:val="single"/>
        </w:rPr>
        <w:t>Parent</w:t>
      </w:r>
      <w:r>
        <w:rPr>
          <w:rFonts w:ascii="Bookman Old Style" w:hAnsi="Bookman Old Style"/>
          <w:sz w:val="24"/>
          <w:szCs w:val="24"/>
        </w:rPr>
        <w:t>: CEM-summaries</w:t>
      </w:r>
      <w:r>
        <w:rPr>
          <w:rFonts w:ascii="Bookman Old Style" w:hAnsi="Bookman Old Style"/>
          <w:sz w:val="24"/>
          <w:szCs w:val="24"/>
          <w:u w:val="single"/>
        </w:rPr>
        <w:t xml:space="preserve"> </w:t>
      </w:r>
    </w:p>
    <w:p w14:paraId="73CB0C86" w14:textId="5BC77258" w:rsidR="00441CED" w:rsidRDefault="00441CED" w:rsidP="00441CED">
      <w:pPr>
        <w:pStyle w:val="Standard"/>
        <w:spacing w:after="0" w:line="276" w:lineRule="auto"/>
        <w:rPr>
          <w:rFonts w:ascii="Bookman Old Style" w:hAnsi="Bookman Old Style"/>
          <w:sz w:val="24"/>
          <w:szCs w:val="24"/>
        </w:rPr>
      </w:pPr>
      <w:r>
        <w:rPr>
          <w:rFonts w:ascii="Bookman Old Style" w:hAnsi="Bookman Old Style"/>
          <w:sz w:val="24"/>
          <w:szCs w:val="24"/>
          <w:u w:val="single"/>
        </w:rPr>
        <w:t>Children</w:t>
      </w:r>
      <w:r>
        <w:rPr>
          <w:rFonts w:ascii="Bookman Old Style" w:hAnsi="Bookman Old Style"/>
          <w:sz w:val="24"/>
          <w:szCs w:val="24"/>
        </w:rPr>
        <w:t>: none</w:t>
      </w:r>
    </w:p>
    <w:p w14:paraId="6FD8EDC2" w14:textId="77777777" w:rsidR="00441CED" w:rsidRDefault="00441CED" w:rsidP="00441CED">
      <w:pPr>
        <w:pStyle w:val="Standard"/>
        <w:spacing w:after="0" w:line="276" w:lineRule="auto"/>
      </w:pPr>
    </w:p>
    <w:p w14:paraId="2C4EEE5C" w14:textId="13B55446" w:rsidR="003A1008" w:rsidRPr="006101B2" w:rsidRDefault="00441CED" w:rsidP="003A1008">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conceptual ecosystem model used for the assessment target.</w:t>
      </w:r>
      <w:r w:rsidR="003A1008">
        <w:rPr>
          <w:rFonts w:ascii="Bookman Old Style" w:hAnsi="Bookman Old Style"/>
          <w:sz w:val="24"/>
          <w:szCs w:val="24"/>
        </w:rPr>
        <w:t xml:space="preserve"> </w:t>
      </w:r>
      <w:r w:rsidR="003A1008" w:rsidRPr="006101B2">
        <w:rPr>
          <w:rFonts w:ascii="Bookman Old Style" w:hAnsi="Bookman Old Style"/>
          <w:sz w:val="24"/>
          <w:szCs w:val="24"/>
        </w:rPr>
        <w:t>If the information is available in more t</w:t>
      </w:r>
      <w:r w:rsidR="003A1008">
        <w:rPr>
          <w:rFonts w:ascii="Bookman Old Style" w:hAnsi="Bookman Old Style"/>
          <w:sz w:val="24"/>
          <w:szCs w:val="24"/>
        </w:rPr>
        <w:t>han a language, add a &lt;CEM-summary</w:t>
      </w:r>
      <w:r w:rsidR="003A1008" w:rsidRPr="006101B2">
        <w:rPr>
          <w:rFonts w:ascii="Bookman Old Style" w:hAnsi="Bookman Old Style"/>
          <w:sz w:val="24"/>
          <w:szCs w:val="24"/>
        </w:rPr>
        <w:t>&gt; node for each language (see examples).</w:t>
      </w:r>
    </w:p>
    <w:p w14:paraId="6B1AFE96" w14:textId="77777777" w:rsidR="003A1008" w:rsidRDefault="003A1008" w:rsidP="003A1008">
      <w:pPr>
        <w:pStyle w:val="Standard"/>
        <w:jc w:val="both"/>
      </w:pPr>
    </w:p>
    <w:p w14:paraId="05A59F0E" w14:textId="77777777" w:rsidR="003A1008" w:rsidRPr="00031823" w:rsidRDefault="003A1008" w:rsidP="003A1008">
      <w:pPr>
        <w:pStyle w:val="Standard"/>
        <w:jc w:val="both"/>
        <w:rPr>
          <w:rFonts w:ascii="Bookman Old Style" w:hAnsi="Bookman Old Style"/>
          <w:sz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260AD769" w14:textId="08AE1AC5" w:rsidR="003A1008" w:rsidRPr="00642387" w:rsidRDefault="003A1008" w:rsidP="00642387">
      <w:pPr>
        <w:pStyle w:val="Prrafodelista"/>
        <w:numPr>
          <w:ilvl w:val="0"/>
          <w:numId w:val="2"/>
        </w:numPr>
        <w:spacing w:line="276" w:lineRule="auto"/>
      </w:pPr>
      <w:r>
        <w:rPr>
          <w:rFonts w:ascii="Bookman Old Style" w:hAnsi="Bookman Old Style"/>
          <w:sz w:val="24"/>
          <w:szCs w:val="24"/>
        </w:rPr>
        <w:t xml:space="preserve">@lang =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sidRPr="00E23777">
        <w:rPr>
          <w:rFonts w:ascii="Bookman Old Style" w:hAnsi="Bookman Old Style"/>
          <w:sz w:val="24"/>
          <w:szCs w:val="24"/>
          <w:highlight w:val="cyan"/>
        </w:rPr>
        <w:t>3.2.1.1 Case Study Name</w:t>
      </w:r>
      <w:r w:rsidR="00642387">
        <w:rPr>
          <w:rFonts w:ascii="Bookman Old Style" w:hAnsi="Bookman Old Style"/>
          <w:sz w:val="24"/>
          <w:szCs w:val="24"/>
        </w:rPr>
        <w:t xml:space="preserve"> for more details.</w:t>
      </w:r>
    </w:p>
    <w:p w14:paraId="216F2B06" w14:textId="77777777" w:rsidR="003A1008" w:rsidRDefault="003A1008" w:rsidP="00441CED">
      <w:pPr>
        <w:pStyle w:val="Standard"/>
        <w:jc w:val="both"/>
        <w:rPr>
          <w:rFonts w:ascii="Bookman Old Style" w:hAnsi="Bookman Old Style"/>
          <w:sz w:val="24"/>
          <w:szCs w:val="24"/>
          <w:u w:val="single"/>
        </w:rPr>
      </w:pPr>
    </w:p>
    <w:p w14:paraId="77FB6A8E" w14:textId="77777777" w:rsidR="00441CED" w:rsidRDefault="00441CED" w:rsidP="00441CED">
      <w:pPr>
        <w:pStyle w:val="Standard"/>
        <w:jc w:val="both"/>
      </w:pPr>
      <w:r>
        <w:rPr>
          <w:rFonts w:ascii="Bookman Old Style" w:hAnsi="Bookman Old Style"/>
          <w:sz w:val="24"/>
          <w:szCs w:val="24"/>
          <w:u w:val="single"/>
        </w:rPr>
        <w:t>Example:</w:t>
      </w:r>
    </w:p>
    <w:p w14:paraId="7BADD5FB" w14:textId="77777777" w:rsidR="003A1008" w:rsidRPr="003A1008" w:rsidRDefault="003A1008" w:rsidP="003A1008">
      <w:pPr>
        <w:pStyle w:val="Ejemplos"/>
        <w:ind w:left="360"/>
        <w:jc w:val="left"/>
      </w:pPr>
      <w:r w:rsidRPr="009D2269">
        <w:t xml:space="preserve">          </w:t>
      </w:r>
      <w:r w:rsidRPr="003A1008">
        <w:t>&lt;CEM-summaries&gt;</w:t>
      </w:r>
    </w:p>
    <w:p w14:paraId="56F6EA3B" w14:textId="7161D87E" w:rsidR="003A1008" w:rsidRPr="003A1008" w:rsidRDefault="003A1008" w:rsidP="003A1008">
      <w:pPr>
        <w:pStyle w:val="Ejemplos"/>
        <w:ind w:left="1440"/>
        <w:jc w:val="left"/>
      </w:pPr>
      <w:r w:rsidRPr="003A1008">
        <w:t>&lt;</w:t>
      </w:r>
      <w:r w:rsidRPr="003A1008">
        <w:rPr>
          <w:color w:val="0070C0"/>
        </w:rPr>
        <w:t xml:space="preserve">CEM-summary </w:t>
      </w:r>
      <w:r w:rsidRPr="003A1008">
        <w:rPr>
          <w:color w:val="FF0000"/>
        </w:rPr>
        <w:t>lang</w:t>
      </w:r>
      <w:r w:rsidRPr="003A1008">
        <w:t>="en"&gt;</w:t>
      </w:r>
      <w:r w:rsidR="00642387" w:rsidRPr="00642387">
        <w:t>Disturbance regimes, competition, and predation are key processes that influence kelp forest ecosystem dynamics. Outcomes of interspecific competition depend on differential growth rates, which are regulated by water temperatures and availability of light and nutrients, and vary seasonally and between years (Steneck et al. 2002). Extensive deforestation may result from biological interactions such as outbreaks of disease or herbivore populations. Kelps are more susceptible to lethal diseases when under physiological stress initiated by low nutrient availability, high salinity or high temperatures (Steneck et al. 2002). Overgrazing by sea urchins causes the most widespread and long-lasting denudation of Alaskan kelp forests (Duggins 1983; Estes and Duggins 1995). Once established on open substrate, the urchins eliminate kelp recruitment and maintain open conditions by switching their behaviour from consumers of detrital fall out within forest to mobile herbivores when kelp is rare (Konar and Estes 2003). The abundance of urchins is regulated by several trophic levels of predators and the availability of alternative prey, resulting in highly complex ecosystem dynamics influenced by multiple processes and interactions that are intrinsic and extrinsic to the kelp forests (Springer 2003; Springer et al. 2008; Estes et al. 2009).</w:t>
      </w:r>
      <w:r w:rsidRPr="003A1008">
        <w:rPr>
          <w:color w:val="0070C0"/>
        </w:rPr>
        <w:t>CEM-summary</w:t>
      </w:r>
      <w:r w:rsidRPr="003A1008">
        <w:t>&gt;</w:t>
      </w:r>
    </w:p>
    <w:p w14:paraId="586056E6" w14:textId="266DBD63" w:rsidR="00441CED" w:rsidRDefault="003A1008" w:rsidP="00642387">
      <w:pPr>
        <w:pStyle w:val="Ejemplos"/>
        <w:ind w:left="360"/>
        <w:jc w:val="left"/>
      </w:pPr>
      <w:r w:rsidRPr="003A1008">
        <w:t xml:space="preserve">         &lt;/CEM-summaries&gt;</w:t>
      </w:r>
    </w:p>
    <w:p w14:paraId="26518C76" w14:textId="77777777" w:rsidR="001D3F73" w:rsidRDefault="001D3F73">
      <w:pPr>
        <w:pStyle w:val="Standard"/>
        <w:spacing w:after="0"/>
        <w:jc w:val="center"/>
        <w:rPr>
          <w:rFonts w:ascii="Courier New" w:hAnsi="Courier New" w:cs="Courier New"/>
        </w:rPr>
      </w:pPr>
    </w:p>
    <w:p w14:paraId="2186599E" w14:textId="099C4183" w:rsidR="001D3F73" w:rsidRDefault="00FC6AF8" w:rsidP="00AE5BF5">
      <w:pPr>
        <w:pStyle w:val="Ttulo1"/>
        <w:numPr>
          <w:ilvl w:val="3"/>
          <w:numId w:val="29"/>
        </w:numPr>
      </w:pPr>
      <w:bookmarkStart w:id="784" w:name="_Toc528812701"/>
      <w:bookmarkStart w:id="785" w:name="_Toc10660000"/>
      <w:bookmarkStart w:id="786" w:name="_Toc10989930"/>
      <w:bookmarkEnd w:id="784"/>
      <w:commentRangeStart w:id="787"/>
      <w:r>
        <w:t>Node: Classification</w:t>
      </w:r>
      <w:r w:rsidR="007D70C1">
        <w:t>s</w:t>
      </w:r>
      <w:bookmarkEnd w:id="785"/>
      <w:commentRangeEnd w:id="787"/>
      <w:r w:rsidR="0012554F">
        <w:rPr>
          <w:rStyle w:val="Refdecomentario"/>
          <w:rFonts w:ascii="Calibri" w:hAnsi="Calibri" w:cs="Calibri"/>
          <w:b w:val="0"/>
        </w:rPr>
        <w:commentReference w:id="787"/>
      </w:r>
      <w:bookmarkEnd w:id="786"/>
    </w:p>
    <w:p w14:paraId="3A28D891" w14:textId="795C58C6"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&lt;Classification</w:t>
      </w:r>
      <w:r w:rsidR="007D70C1">
        <w:rPr>
          <w:rFonts w:ascii="Bookman Old Style" w:hAnsi="Bookman Old Style"/>
          <w:sz w:val="24"/>
          <w:szCs w:val="24"/>
        </w:rPr>
        <w:t>s</w:t>
      </w:r>
      <w:r>
        <w:rPr>
          <w:rFonts w:ascii="Bookman Old Style" w:hAnsi="Bookman Old Style"/>
          <w:sz w:val="24"/>
          <w:szCs w:val="24"/>
        </w:rPr>
        <w:t>&gt;</w:t>
      </w:r>
    </w:p>
    <w:p w14:paraId="4C09082B" w14:textId="082763A9"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Assessment-</w:t>
      </w:r>
      <w:r w:rsidR="00A174DE">
        <w:rPr>
          <w:rFonts w:ascii="Bookman Old Style" w:hAnsi="Bookman Old Style"/>
          <w:sz w:val="24"/>
          <w:szCs w:val="24"/>
        </w:rPr>
        <w:t>T</w:t>
      </w:r>
      <w:r>
        <w:rPr>
          <w:rFonts w:ascii="Bookman Old Style" w:hAnsi="Bookman Old Style"/>
          <w:sz w:val="24"/>
          <w:szCs w:val="24"/>
        </w:rPr>
        <w:t>arget</w:t>
      </w:r>
    </w:p>
    <w:p w14:paraId="118B3D21" w14:textId="6A26F002"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Classification-system</w:t>
      </w:r>
    </w:p>
    <w:p w14:paraId="339DA431" w14:textId="141BB809" w:rsidR="00E6633C" w:rsidRDefault="00FC6AF8">
      <w:pPr>
        <w:pStyle w:val="Standard"/>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w:t>
      </w:r>
      <w:r w:rsidR="003A1008">
        <w:rPr>
          <w:rFonts w:ascii="Bookman Old Style" w:hAnsi="Bookman Old Style"/>
          <w:sz w:val="24"/>
          <w:szCs w:val="24"/>
        </w:rPr>
        <w:t>lement containing information about</w:t>
      </w:r>
      <w:r>
        <w:rPr>
          <w:rFonts w:ascii="Bookman Old Style" w:hAnsi="Bookman Old Style"/>
          <w:sz w:val="24"/>
          <w:szCs w:val="24"/>
        </w:rPr>
        <w:t xml:space="preserve"> the</w:t>
      </w:r>
      <w:ins w:id="788" w:author="Michelle Castellanos" w:date="2019-09-03T21:59:00Z">
        <w:r w:rsidR="0064245E">
          <w:rPr>
            <w:rFonts w:ascii="Bookman Old Style" w:hAnsi="Bookman Old Style"/>
            <w:sz w:val="24"/>
            <w:szCs w:val="24"/>
          </w:rPr>
          <w:t xml:space="preserve"> hierarchical</w:t>
        </w:r>
      </w:ins>
      <w:r>
        <w:rPr>
          <w:rFonts w:ascii="Bookman Old Style" w:hAnsi="Bookman Old Style"/>
          <w:sz w:val="24"/>
          <w:szCs w:val="24"/>
        </w:rPr>
        <w:t xml:space="preserve"> classification of the assessment unit according to one or more ecosystem classification sc</w:t>
      </w:r>
      <w:r w:rsidR="0064245E">
        <w:rPr>
          <w:rFonts w:ascii="Bookman Old Style" w:hAnsi="Bookman Old Style"/>
          <w:sz w:val="24"/>
          <w:szCs w:val="24"/>
        </w:rPr>
        <w:t>hemes.</w:t>
      </w:r>
      <w:del w:id="789" w:author="Michelle Castellanos" w:date="2019-09-03T21:59:00Z">
        <w:r w:rsidR="0064245E" w:rsidDel="0064245E">
          <w:rPr>
            <w:rFonts w:ascii="Bookman Old Style" w:hAnsi="Bookman Old Style"/>
            <w:sz w:val="24"/>
            <w:szCs w:val="24"/>
          </w:rPr>
          <w:delText xml:space="preserve"> Elements describing the hierarchical</w:delText>
        </w:r>
        <w:r w:rsidDel="0064245E">
          <w:rPr>
            <w:rFonts w:ascii="Bookman Old Style" w:hAnsi="Bookman Old Style"/>
            <w:sz w:val="24"/>
            <w:szCs w:val="24"/>
          </w:rPr>
          <w:delText xml:space="preserve"> classification following one or more alternative classification systems</w:delText>
        </w:r>
      </w:del>
      <w:r>
        <w:rPr>
          <w:rFonts w:ascii="Bookman Old Style" w:hAnsi="Bookman Old Style"/>
          <w:sz w:val="24"/>
          <w:szCs w:val="24"/>
        </w:rPr>
        <w:t>. If the author did not provide a classification scheme for its assessment target, the compiler should assign it using the IUCN habitat classification scheme</w:t>
      </w:r>
      <w:r w:rsidR="003A1008">
        <w:rPr>
          <w:rFonts w:ascii="Bookman Old Style" w:hAnsi="Bookman Old Style"/>
          <w:sz w:val="24"/>
          <w:szCs w:val="24"/>
        </w:rPr>
        <w:t xml:space="preserve"> version 3.1</w:t>
      </w:r>
      <w:ins w:id="790" w:author="Michelle Castellanos" w:date="2019-09-03T21:59:00Z">
        <w:r w:rsidR="0064245E">
          <w:rPr>
            <w:rFonts w:ascii="Bookman Old Style" w:hAnsi="Bookman Old Style"/>
            <w:sz w:val="24"/>
            <w:szCs w:val="24"/>
          </w:rPr>
          <w:t xml:space="preserve"> and the RLE Global Typology</w:t>
        </w:r>
      </w:ins>
      <w:r>
        <w:rPr>
          <w:rFonts w:ascii="Bookman Old Style" w:hAnsi="Bookman Old Style"/>
          <w:sz w:val="24"/>
          <w:szCs w:val="24"/>
        </w:rPr>
        <w:t xml:space="preserve">, available in: </w:t>
      </w:r>
    </w:p>
    <w:p w14:paraId="2EB3FDA8" w14:textId="77777777" w:rsidR="003A1008" w:rsidRDefault="00160238">
      <w:pPr>
        <w:pStyle w:val="Standard"/>
        <w:jc w:val="both"/>
      </w:pPr>
      <w:hyperlink r:id="rId21" w:history="1">
        <w:r w:rsidR="003A1008">
          <w:rPr>
            <w:rStyle w:val="Hipervnculo"/>
          </w:rPr>
          <w:t>https://www.iucnredlist.org/resources/habitat-classification-scheme</w:t>
        </w:r>
      </w:hyperlink>
    </w:p>
    <w:p w14:paraId="25A36E6B" w14:textId="4A16D379" w:rsidR="001D3F73" w:rsidRDefault="00FC6AF8">
      <w:pPr>
        <w:pStyle w:val="Standard"/>
        <w:jc w:val="both"/>
      </w:pPr>
      <w:r>
        <w:rPr>
          <w:rFonts w:ascii="Bookman Old Style" w:hAnsi="Bookman Old Style"/>
          <w:sz w:val="24"/>
          <w:szCs w:val="24"/>
          <w:u w:val="single"/>
        </w:rPr>
        <w:t>A</w:t>
      </w:r>
      <w:r w:rsidR="00454D86">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09CFD711" w14:textId="77777777" w:rsidR="001D3F73" w:rsidRDefault="00FC6AF8">
      <w:pPr>
        <w:pStyle w:val="Standard"/>
        <w:jc w:val="both"/>
      </w:pPr>
      <w:r>
        <w:rPr>
          <w:rFonts w:ascii="Bookman Old Style" w:hAnsi="Bookman Old Style"/>
          <w:sz w:val="24"/>
          <w:szCs w:val="24"/>
          <w:u w:val="single"/>
        </w:rPr>
        <w:t>Example:</w:t>
      </w:r>
    </w:p>
    <w:p w14:paraId="400BAA30" w14:textId="64B7C99D" w:rsidR="003A1008" w:rsidRPr="003A1008" w:rsidRDefault="003A1008" w:rsidP="003A1008">
      <w:pPr>
        <w:pStyle w:val="Ejemplos"/>
        <w:ind w:left="0"/>
        <w:jc w:val="left"/>
      </w:pPr>
      <w:r w:rsidRPr="003A1008">
        <w:t>&lt;</w:t>
      </w:r>
      <w:r w:rsidRPr="003A1008">
        <w:rPr>
          <w:color w:val="0070C0"/>
        </w:rPr>
        <w:t>Classifications</w:t>
      </w:r>
      <w:r w:rsidRPr="003A1008">
        <w:t>&gt;</w:t>
      </w:r>
    </w:p>
    <w:p w14:paraId="39D0D9E5" w14:textId="77777777" w:rsidR="003A1008" w:rsidRDefault="003A1008" w:rsidP="003A1008">
      <w:pPr>
        <w:pStyle w:val="Ejemplos"/>
        <w:jc w:val="left"/>
      </w:pPr>
      <w:r w:rsidRPr="003A1008">
        <w:t>&lt;Classification-system id="RLE Global Typology" version="draft" selected="no" assigned-by="RLE team"&gt;&lt;/Classification-system&gt;</w:t>
      </w:r>
    </w:p>
    <w:p w14:paraId="0B7D9773" w14:textId="1C43F624" w:rsidR="003A1008" w:rsidRPr="003A1008" w:rsidRDefault="003A1008" w:rsidP="003A1008">
      <w:pPr>
        <w:pStyle w:val="Ejemplos"/>
        <w:jc w:val="left"/>
      </w:pPr>
      <w:r w:rsidRPr="003A1008">
        <w:t>&lt;Classification-system id="IUCN" version="3.0" selected="yes" as</w:t>
      </w:r>
      <w:r>
        <w:t>signed-by="Assessment authors"&gt;</w:t>
      </w:r>
      <w:r w:rsidRPr="003A1008">
        <w:t>&lt;/Classification-system&gt;</w:t>
      </w:r>
    </w:p>
    <w:p w14:paraId="41E5DF55" w14:textId="3326F7FF" w:rsidR="001D3F73" w:rsidRPr="003A1008" w:rsidRDefault="003A1008" w:rsidP="003A1008">
      <w:pPr>
        <w:pStyle w:val="Ejemplos"/>
        <w:ind w:left="0"/>
        <w:jc w:val="left"/>
      </w:pPr>
      <w:r w:rsidRPr="003A1008">
        <w:t>&lt;/</w:t>
      </w:r>
      <w:r w:rsidRPr="003A1008">
        <w:rPr>
          <w:color w:val="0070C0"/>
        </w:rPr>
        <w:t>Classifications</w:t>
      </w:r>
      <w:r w:rsidRPr="003A1008">
        <w:t>&gt;</w:t>
      </w:r>
    </w:p>
    <w:p w14:paraId="2247E5F3" w14:textId="77777777" w:rsidR="001D3F73" w:rsidRDefault="001D3F73">
      <w:pPr>
        <w:pStyle w:val="Standard"/>
        <w:spacing w:after="0"/>
        <w:jc w:val="center"/>
        <w:rPr>
          <w:rFonts w:ascii="Courier New" w:hAnsi="Courier New" w:cs="Courier New"/>
        </w:rPr>
      </w:pPr>
      <w:bookmarkStart w:id="791" w:name="_Toc528812702"/>
      <w:bookmarkEnd w:id="791"/>
    </w:p>
    <w:p w14:paraId="3B4D5AD1" w14:textId="2ECA78D7" w:rsidR="001D3F73" w:rsidRDefault="00FC6AF8" w:rsidP="00441CED">
      <w:pPr>
        <w:pStyle w:val="Ttulo1"/>
        <w:numPr>
          <w:ilvl w:val="4"/>
          <w:numId w:val="29"/>
        </w:numPr>
      </w:pPr>
      <w:bookmarkStart w:id="792" w:name="_Toc528812703"/>
      <w:bookmarkStart w:id="793" w:name="_Toc10660001"/>
      <w:bookmarkStart w:id="794" w:name="_Toc10989931"/>
      <w:bookmarkEnd w:id="792"/>
      <w:r>
        <w:t>Node: Classification system</w:t>
      </w:r>
      <w:bookmarkEnd w:id="793"/>
      <w:bookmarkEnd w:id="794"/>
    </w:p>
    <w:p w14:paraId="21A1DEF7"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&lt;Classification-system&gt;</w:t>
      </w:r>
    </w:p>
    <w:p w14:paraId="59F377CE" w14:textId="5C261650"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Classification</w:t>
      </w:r>
      <w:r w:rsidR="007D70C1">
        <w:rPr>
          <w:rFonts w:ascii="Bookman Old Style" w:hAnsi="Bookman Old Style"/>
          <w:sz w:val="24"/>
          <w:szCs w:val="24"/>
        </w:rPr>
        <w:t>s</w:t>
      </w:r>
    </w:p>
    <w:p w14:paraId="6C47FE03" w14:textId="7D135DAE"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A174DE">
        <w:rPr>
          <w:rFonts w:ascii="Bookman Old Style" w:hAnsi="Bookman Old Style"/>
          <w:sz w:val="24"/>
          <w:szCs w:val="24"/>
        </w:rPr>
        <w:t>Classification-element</w:t>
      </w:r>
    </w:p>
    <w:p w14:paraId="20E8B3AD" w14:textId="278205BE"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w:t>
      </w:r>
      <w:r w:rsidR="00A174DE">
        <w:rPr>
          <w:rFonts w:ascii="Bookman Old Style" w:hAnsi="Bookman Old Style"/>
          <w:sz w:val="24"/>
          <w:szCs w:val="24"/>
        </w:rPr>
        <w:t>classification of the assessment unit according to one classification system.</w:t>
      </w:r>
      <w:r>
        <w:rPr>
          <w:rFonts w:ascii="Bookman Old Style" w:hAnsi="Bookman Old Style"/>
          <w:sz w:val="24"/>
          <w:szCs w:val="24"/>
        </w:rPr>
        <w:t xml:space="preserve"> It contains the category used according the assessment authors.</w:t>
      </w:r>
    </w:p>
    <w:p w14:paraId="1A41AD9F" w14:textId="43F7FC21" w:rsidR="001D3F73" w:rsidRDefault="00FC6AF8">
      <w:pPr>
        <w:pStyle w:val="Standard"/>
        <w:jc w:val="both"/>
      </w:pPr>
      <w:r>
        <w:rPr>
          <w:rFonts w:ascii="Bookman Old Style" w:hAnsi="Bookman Old Style"/>
          <w:sz w:val="24"/>
          <w:szCs w:val="24"/>
          <w:u w:val="single"/>
        </w:rPr>
        <w:t>A</w:t>
      </w:r>
      <w:r w:rsidR="00454D86">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id, version, selected, assigned-by</w:t>
      </w:r>
    </w:p>
    <w:p w14:paraId="7E2DC58A" w14:textId="77777777" w:rsidR="003A1008" w:rsidRPr="009C3FF5" w:rsidRDefault="003A1008" w:rsidP="003A1008">
      <w:pPr>
        <w:pStyle w:val="Prrafodelista"/>
        <w:numPr>
          <w:ilvl w:val="0"/>
          <w:numId w:val="2"/>
        </w:numPr>
        <w:spacing w:after="80" w:line="23" w:lineRule="atLeast"/>
        <w:rPr>
          <w:rFonts w:ascii="Bookman Old Style" w:hAnsi="Bookman Old Style"/>
          <w:sz w:val="24"/>
          <w:szCs w:val="24"/>
        </w:rPr>
      </w:pPr>
      <w:r>
        <w:rPr>
          <w:rFonts w:ascii="Bookman Old Style" w:hAnsi="Bookman Old Style"/>
          <w:sz w:val="24"/>
          <w:szCs w:val="24"/>
        </w:rPr>
        <w:t xml:space="preserve">@id=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3D002ACE" w14:textId="77777777" w:rsidR="003A1008" w:rsidRDefault="003A1008" w:rsidP="003A1008">
      <w:pPr>
        <w:pStyle w:val="Prrafodelista"/>
        <w:numPr>
          <w:ilvl w:val="0"/>
          <w:numId w:val="3"/>
        </w:numPr>
        <w:jc w:val="both"/>
      </w:pPr>
      <w:r>
        <w:rPr>
          <w:rFonts w:ascii="Bookman Old Style" w:hAnsi="Bookman Old Style"/>
          <w:sz w:val="24"/>
          <w:szCs w:val="24"/>
        </w:rPr>
        <w:t xml:space="preserve">@version=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4A76FB6D" w14:textId="77777777" w:rsidR="003A1008" w:rsidRDefault="003A1008" w:rsidP="003A1008">
      <w:pPr>
        <w:pStyle w:val="Prrafodelista"/>
        <w:numPr>
          <w:ilvl w:val="0"/>
          <w:numId w:val="3"/>
        </w:numPr>
        <w:jc w:val="both"/>
      </w:pPr>
      <w:r>
        <w:rPr>
          <w:rFonts w:ascii="Bookman Old Style" w:hAnsi="Bookman Old Style"/>
          <w:sz w:val="24"/>
          <w:szCs w:val="24"/>
        </w:rPr>
        <w:lastRenderedPageBreak/>
        <w:t xml:space="preserve">@selected=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71FCC4FC" w14:textId="1161472D" w:rsidR="001D3F73" w:rsidRPr="003A1008" w:rsidRDefault="003A1008" w:rsidP="003A1008">
      <w:pPr>
        <w:pStyle w:val="Prrafodelista"/>
        <w:numPr>
          <w:ilvl w:val="0"/>
          <w:numId w:val="3"/>
        </w:numPr>
        <w:jc w:val="both"/>
      </w:pPr>
      <w:r>
        <w:rPr>
          <w:rFonts w:ascii="Bookman Old Style" w:hAnsi="Bookman Old Style"/>
          <w:sz w:val="24"/>
          <w:szCs w:val="24"/>
        </w:rPr>
        <w:t xml:space="preserve">@assigned-by=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091DDC55" w14:textId="77777777" w:rsidR="001D3F73" w:rsidRDefault="00FC6AF8">
      <w:pPr>
        <w:pStyle w:val="Standard"/>
      </w:pPr>
      <w:r>
        <w:rPr>
          <w:rFonts w:ascii="Bookman Old Style" w:hAnsi="Bookman Old Style"/>
          <w:sz w:val="24"/>
          <w:szCs w:val="24"/>
          <w:u w:val="single"/>
        </w:rPr>
        <w:t>Example:</w:t>
      </w:r>
    </w:p>
    <w:p w14:paraId="76933041" w14:textId="6E2536EA" w:rsidR="003A1008" w:rsidRPr="003A1008" w:rsidRDefault="003A1008" w:rsidP="003A1008">
      <w:pPr>
        <w:pStyle w:val="Ejemplos"/>
        <w:ind w:left="0"/>
        <w:jc w:val="left"/>
      </w:pPr>
      <w:r w:rsidRPr="003A1008">
        <w:t>&lt;</w:t>
      </w:r>
      <w:r w:rsidRPr="003A1008">
        <w:rPr>
          <w:color w:val="0070C0"/>
        </w:rPr>
        <w:t xml:space="preserve">Classification-system </w:t>
      </w:r>
      <w:r w:rsidRPr="003A1008">
        <w:rPr>
          <w:color w:val="FF0000"/>
        </w:rPr>
        <w:t>id</w:t>
      </w:r>
      <w:r w:rsidRPr="003A1008">
        <w:t xml:space="preserve">="IUCN" </w:t>
      </w:r>
      <w:r w:rsidRPr="003A1008">
        <w:rPr>
          <w:color w:val="FF0000"/>
        </w:rPr>
        <w:t>version</w:t>
      </w:r>
      <w:r w:rsidRPr="003A1008">
        <w:t xml:space="preserve">="3.1" </w:t>
      </w:r>
      <w:r w:rsidRPr="003A1008">
        <w:rPr>
          <w:color w:val="FF0000"/>
        </w:rPr>
        <w:t>selected</w:t>
      </w:r>
      <w:r w:rsidRPr="003A1008">
        <w:t xml:space="preserve">="yes" </w:t>
      </w:r>
      <w:r w:rsidRPr="003A1008">
        <w:rPr>
          <w:color w:val="FF0000"/>
        </w:rPr>
        <w:t>assigned-by</w:t>
      </w:r>
      <w:r w:rsidRPr="003A1008">
        <w:t>="</w:t>
      </w:r>
      <w:commentRangeStart w:id="795"/>
      <w:r w:rsidRPr="003A1008">
        <w:t>Assessment authors"&gt;</w:t>
      </w:r>
      <w:commentRangeEnd w:id="795"/>
      <w:r w:rsidR="001D0403">
        <w:rPr>
          <w:rStyle w:val="Refdecomentario"/>
          <w:rFonts w:ascii="Calibri" w:hAnsi="Calibri" w:cs="Calibri"/>
        </w:rPr>
        <w:commentReference w:id="795"/>
      </w:r>
    </w:p>
    <w:p w14:paraId="4B35D0D3" w14:textId="509E6103" w:rsidR="003A1008" w:rsidRDefault="003A1008" w:rsidP="003A1008">
      <w:pPr>
        <w:pStyle w:val="Ejemplos"/>
        <w:jc w:val="left"/>
      </w:pPr>
      <w:r w:rsidRPr="003A1008">
        <w:t>&lt;Classification-element level="'1"&gt;13</w:t>
      </w:r>
      <w:r>
        <w:t>.</w:t>
      </w:r>
      <w:r w:rsidRPr="003A1008">
        <w:t xml:space="preserve"> Marine Coastal/Supratidal&lt;/Classification-element&gt;</w:t>
      </w:r>
    </w:p>
    <w:p w14:paraId="653B8B28" w14:textId="23D9047F" w:rsidR="003A1008" w:rsidRPr="003A1008" w:rsidRDefault="003A1008" w:rsidP="003A1008">
      <w:pPr>
        <w:pStyle w:val="Ejemplos"/>
        <w:jc w:val="left"/>
      </w:pPr>
      <w:r w:rsidRPr="003A1008">
        <w:t>&lt;Classification-element level="'2"&gt;13.4</w:t>
      </w:r>
      <w:r>
        <w:t>.</w:t>
      </w:r>
      <w:r w:rsidRPr="003A1008">
        <w:t xml:space="preserve"> Coastal Brackish/Saline Lagoons/Marine Lakes&lt;/Classification-element&gt;</w:t>
      </w:r>
    </w:p>
    <w:p w14:paraId="18959B4E" w14:textId="7F2E3772" w:rsidR="001D3F73" w:rsidRDefault="003A1008" w:rsidP="003A1008">
      <w:pPr>
        <w:pStyle w:val="Ejemplos"/>
        <w:ind w:left="0"/>
        <w:jc w:val="left"/>
        <w:rPr>
          <w:ins w:id="796" w:author="Michelle Castellanos" w:date="2019-09-03T22:02:00Z"/>
        </w:rPr>
      </w:pPr>
      <w:r w:rsidRPr="003A1008">
        <w:t>&lt;/</w:t>
      </w:r>
      <w:r w:rsidRPr="003A1008">
        <w:rPr>
          <w:color w:val="0070C0"/>
        </w:rPr>
        <w:t>Classification-system</w:t>
      </w:r>
      <w:r w:rsidRPr="003A1008">
        <w:t>&gt;</w:t>
      </w:r>
    </w:p>
    <w:p w14:paraId="585141DC" w14:textId="77777777" w:rsidR="000B2B59" w:rsidRDefault="000B2B59" w:rsidP="003A1008">
      <w:pPr>
        <w:pStyle w:val="Ejemplos"/>
        <w:ind w:left="0"/>
        <w:jc w:val="left"/>
        <w:rPr>
          <w:ins w:id="797" w:author="Michelle Castellanos" w:date="2019-09-03T22:02:00Z"/>
        </w:rPr>
      </w:pPr>
    </w:p>
    <w:p w14:paraId="06B6C068" w14:textId="0122DEBD" w:rsidR="000B2B59" w:rsidRPr="003A1008" w:rsidRDefault="000B2B59" w:rsidP="000B2B59">
      <w:pPr>
        <w:pStyle w:val="Ejemplos"/>
        <w:ind w:left="0"/>
        <w:jc w:val="left"/>
        <w:rPr>
          <w:ins w:id="798" w:author="Michelle Castellanos" w:date="2019-09-03T22:02:00Z"/>
        </w:rPr>
      </w:pPr>
      <w:ins w:id="799" w:author="Michelle Castellanos" w:date="2019-09-03T22:02:00Z">
        <w:r w:rsidRPr="003A1008">
          <w:t>&lt;</w:t>
        </w:r>
        <w:r w:rsidRPr="003A1008">
          <w:rPr>
            <w:color w:val="0070C0"/>
          </w:rPr>
          <w:t xml:space="preserve">Classification-system </w:t>
        </w:r>
        <w:r w:rsidRPr="003A1008">
          <w:rPr>
            <w:color w:val="FF0000"/>
          </w:rPr>
          <w:t>id</w:t>
        </w:r>
        <w:r>
          <w:t>="RLE Global Typology</w:t>
        </w:r>
        <w:r w:rsidRPr="003A1008">
          <w:t xml:space="preserve">" </w:t>
        </w:r>
        <w:r w:rsidRPr="003A1008">
          <w:rPr>
            <w:color w:val="FF0000"/>
          </w:rPr>
          <w:t>version</w:t>
        </w:r>
        <w:r>
          <w:t>="draft</w:t>
        </w:r>
        <w:r w:rsidRPr="003A1008">
          <w:t xml:space="preserve">" </w:t>
        </w:r>
        <w:r w:rsidRPr="003A1008">
          <w:rPr>
            <w:color w:val="FF0000"/>
          </w:rPr>
          <w:t>selected</w:t>
        </w:r>
        <w:r>
          <w:t>="no</w:t>
        </w:r>
        <w:r w:rsidRPr="003A1008">
          <w:t xml:space="preserve">" </w:t>
        </w:r>
        <w:r w:rsidRPr="003A1008">
          <w:rPr>
            <w:color w:val="FF0000"/>
          </w:rPr>
          <w:t>assigned-by</w:t>
        </w:r>
        <w:r>
          <w:t>="</w:t>
        </w:r>
      </w:ins>
      <w:ins w:id="800" w:author="Michelle Castellanos" w:date="2019-09-03T22:03:00Z">
        <w:r>
          <w:t>RLE team</w:t>
        </w:r>
      </w:ins>
      <w:ins w:id="801" w:author="Michelle Castellanos" w:date="2019-09-03T22:02:00Z">
        <w:r w:rsidRPr="003A1008">
          <w:t>"&gt;</w:t>
        </w:r>
      </w:ins>
    </w:p>
    <w:p w14:paraId="2C00024A" w14:textId="2550580D" w:rsidR="000B2B59" w:rsidRDefault="000B2B59" w:rsidP="000B2B59">
      <w:pPr>
        <w:pStyle w:val="Ejemplos"/>
        <w:jc w:val="left"/>
        <w:rPr>
          <w:ins w:id="802" w:author="Michelle Castellanos" w:date="2019-09-03T22:02:00Z"/>
        </w:rPr>
      </w:pPr>
      <w:ins w:id="803" w:author="Michelle Castellanos" w:date="2019-09-03T22:02:00Z">
        <w:r w:rsidRPr="003A1008">
          <w:t>&lt;Classification-element level="'1"&gt;</w:t>
        </w:r>
      </w:ins>
      <w:ins w:id="804" w:author="Michelle Castellanos" w:date="2019-09-03T22:03:00Z">
        <w:r w:rsidRPr="000B2B59">
          <w:t>Freshwater/Marine</w:t>
        </w:r>
      </w:ins>
      <w:ins w:id="805" w:author="Michelle Castellanos" w:date="2019-09-03T22:02:00Z">
        <w:r w:rsidRPr="003A1008">
          <w:t>&lt;/Classification-element&gt;</w:t>
        </w:r>
      </w:ins>
    </w:p>
    <w:p w14:paraId="1764A6AE" w14:textId="55A89839" w:rsidR="000B2B59" w:rsidRDefault="000B2B59" w:rsidP="000B2B59">
      <w:pPr>
        <w:pStyle w:val="Ejemplos"/>
        <w:jc w:val="left"/>
        <w:rPr>
          <w:ins w:id="806" w:author="Michelle Castellanos" w:date="2019-09-03T22:03:00Z"/>
        </w:rPr>
      </w:pPr>
      <w:ins w:id="807" w:author="Michelle Castellanos" w:date="2019-09-03T22:02:00Z">
        <w:r w:rsidRPr="003A1008">
          <w:t>&lt;Classification-element level="'2"&gt;</w:t>
        </w:r>
      </w:ins>
      <w:ins w:id="808" w:author="Michelle Castellanos" w:date="2019-09-03T22:03:00Z">
        <w:r w:rsidRPr="000B2B59">
          <w:t>FM1 Transitional waters</w:t>
        </w:r>
      </w:ins>
      <w:ins w:id="809" w:author="Michelle Castellanos" w:date="2019-09-03T22:02:00Z">
        <w:r w:rsidRPr="003A1008">
          <w:t>&lt;/Classification-element&gt;</w:t>
        </w:r>
      </w:ins>
    </w:p>
    <w:p w14:paraId="752AD408" w14:textId="4F6D75BA" w:rsidR="000B2B59" w:rsidRPr="003A1008" w:rsidRDefault="000B2B59" w:rsidP="000B2B59">
      <w:pPr>
        <w:pStyle w:val="Ejemplos"/>
        <w:jc w:val="left"/>
        <w:rPr>
          <w:ins w:id="810" w:author="Michelle Castellanos" w:date="2019-09-03T22:02:00Z"/>
        </w:rPr>
      </w:pPr>
      <w:ins w:id="811" w:author="Michelle Castellanos" w:date="2019-09-03T22:03:00Z">
        <w:r w:rsidRPr="003A1008">
          <w:t>&lt;Classificatio</w:t>
        </w:r>
        <w:r>
          <w:t>n-element level="'3</w:t>
        </w:r>
        <w:r w:rsidRPr="003A1008">
          <w:t>"&gt;</w:t>
        </w:r>
      </w:ins>
      <w:ins w:id="812" w:author="Michelle Castellanos" w:date="2019-09-03T22:04:00Z">
        <w:r w:rsidRPr="000B2B59">
          <w:t>FM1.2 Permanently open riverine estuaries and bays</w:t>
        </w:r>
      </w:ins>
      <w:ins w:id="813" w:author="Michelle Castellanos" w:date="2019-09-03T22:03:00Z">
        <w:r>
          <w:t>&lt;/Classification-element&gt;</w:t>
        </w:r>
      </w:ins>
    </w:p>
    <w:p w14:paraId="0B5B13DE" w14:textId="77777777" w:rsidR="000B2B59" w:rsidRPr="003A1008" w:rsidRDefault="000B2B59" w:rsidP="000B2B59">
      <w:pPr>
        <w:pStyle w:val="Ejemplos"/>
        <w:ind w:left="0"/>
        <w:jc w:val="left"/>
        <w:rPr>
          <w:ins w:id="814" w:author="Michelle Castellanos" w:date="2019-09-03T22:02:00Z"/>
        </w:rPr>
      </w:pPr>
      <w:ins w:id="815" w:author="Michelle Castellanos" w:date="2019-09-03T22:02:00Z">
        <w:r w:rsidRPr="003A1008">
          <w:t>&lt;/</w:t>
        </w:r>
        <w:r w:rsidRPr="003A1008">
          <w:rPr>
            <w:color w:val="0070C0"/>
          </w:rPr>
          <w:t>Classification-system</w:t>
        </w:r>
        <w:r w:rsidRPr="003A1008">
          <w:t>&gt;</w:t>
        </w:r>
      </w:ins>
    </w:p>
    <w:p w14:paraId="0F484C9A" w14:textId="77777777" w:rsidR="000B2B59" w:rsidRPr="003A1008" w:rsidRDefault="000B2B59" w:rsidP="003A1008">
      <w:pPr>
        <w:pStyle w:val="Ejemplos"/>
        <w:ind w:left="0"/>
        <w:jc w:val="left"/>
      </w:pPr>
    </w:p>
    <w:p w14:paraId="3E73C997" w14:textId="498E50B4" w:rsidR="001D3F73" w:rsidRDefault="00FC6AF8" w:rsidP="00441CED">
      <w:pPr>
        <w:pStyle w:val="Ttulo1"/>
        <w:numPr>
          <w:ilvl w:val="5"/>
          <w:numId w:val="29"/>
        </w:numPr>
      </w:pPr>
      <w:bookmarkStart w:id="816" w:name="_Toc528812704"/>
      <w:bookmarkStart w:id="817" w:name="_Toc10660002"/>
      <w:bookmarkStart w:id="818" w:name="_Toc10989932"/>
      <w:bookmarkEnd w:id="816"/>
      <w:r>
        <w:t>Node: Classification system element</w:t>
      </w:r>
      <w:bookmarkEnd w:id="817"/>
      <w:bookmarkEnd w:id="818"/>
    </w:p>
    <w:p w14:paraId="7B097FEA" w14:textId="77777777" w:rsidR="001D3F73" w:rsidRPr="008508DA" w:rsidRDefault="00FC6AF8">
      <w:pPr>
        <w:pStyle w:val="Standard"/>
        <w:spacing w:after="0" w:line="276" w:lineRule="auto"/>
        <w:rPr>
          <w:lang w:val="fr-FR"/>
        </w:rPr>
      </w:pPr>
      <w:r w:rsidRPr="008508DA">
        <w:rPr>
          <w:rFonts w:ascii="Bookman Old Style" w:hAnsi="Bookman Old Style"/>
          <w:sz w:val="24"/>
          <w:szCs w:val="24"/>
          <w:u w:val="single"/>
          <w:lang w:val="fr-FR"/>
        </w:rPr>
        <w:t>Tag:</w:t>
      </w:r>
      <w:r w:rsidRPr="008508DA">
        <w:rPr>
          <w:rFonts w:ascii="Bookman Old Style" w:hAnsi="Bookman Old Style"/>
          <w:sz w:val="24"/>
          <w:szCs w:val="24"/>
          <w:lang w:val="fr-FR"/>
        </w:rPr>
        <w:t xml:space="preserve">   &lt;Classification-element&gt;</w:t>
      </w:r>
    </w:p>
    <w:p w14:paraId="367D40F3" w14:textId="77777777" w:rsidR="001D3F73" w:rsidRPr="008508DA" w:rsidRDefault="00FC6AF8">
      <w:pPr>
        <w:pStyle w:val="Standard"/>
        <w:spacing w:after="0" w:line="276" w:lineRule="auto"/>
        <w:rPr>
          <w:lang w:val="fr-FR"/>
        </w:rPr>
      </w:pPr>
      <w:r w:rsidRPr="008508DA">
        <w:rPr>
          <w:rFonts w:ascii="Bookman Old Style" w:hAnsi="Bookman Old Style"/>
          <w:sz w:val="24"/>
          <w:szCs w:val="24"/>
          <w:u w:val="single"/>
          <w:lang w:val="fr-FR"/>
        </w:rPr>
        <w:t>Parent</w:t>
      </w:r>
      <w:r w:rsidRPr="008508DA">
        <w:rPr>
          <w:rFonts w:ascii="Bookman Old Style" w:hAnsi="Bookman Old Style"/>
          <w:sz w:val="24"/>
          <w:szCs w:val="24"/>
          <w:lang w:val="fr-FR"/>
        </w:rPr>
        <w:t>: Classification-system</w:t>
      </w:r>
    </w:p>
    <w:p w14:paraId="7E317760" w14:textId="77777777" w:rsidR="001D3F73" w:rsidRDefault="00FC6AF8">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4ABD9A8E"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each level of the hierarchical classification system used by assessment authors or assigned by the compiler following IUCN criteria.</w:t>
      </w:r>
    </w:p>
    <w:p w14:paraId="66DF1D04" w14:textId="0D9A97FA" w:rsidR="001D3F73" w:rsidRDefault="00FC6AF8">
      <w:pPr>
        <w:pStyle w:val="Standard"/>
        <w:jc w:val="both"/>
      </w:pPr>
      <w:r>
        <w:rPr>
          <w:rFonts w:ascii="Bookman Old Style" w:hAnsi="Bookman Old Style"/>
          <w:sz w:val="24"/>
          <w:szCs w:val="24"/>
          <w:u w:val="single"/>
        </w:rPr>
        <w:t>A</w:t>
      </w:r>
      <w:r w:rsidR="00454D86">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level</w:t>
      </w:r>
    </w:p>
    <w:p w14:paraId="1868FDB8" w14:textId="77777777" w:rsidR="001D3F73" w:rsidRDefault="00FC6AF8">
      <w:pPr>
        <w:pStyle w:val="Prrafodelista"/>
        <w:numPr>
          <w:ilvl w:val="0"/>
          <w:numId w:val="3"/>
        </w:numPr>
        <w:jc w:val="both"/>
      </w:pPr>
      <w:r>
        <w:rPr>
          <w:rFonts w:ascii="Bookman Old Style" w:hAnsi="Bookman Old Style"/>
          <w:sz w:val="24"/>
          <w:szCs w:val="24"/>
        </w:rPr>
        <w:t>@level= possible values “1”, “2” or “3” according the hierarchical level of classification used in the threats category.</w:t>
      </w:r>
    </w:p>
    <w:p w14:paraId="0EDA3877" w14:textId="77777777" w:rsidR="001D3F73" w:rsidRDefault="00FC6AF8">
      <w:pPr>
        <w:pStyle w:val="Standard"/>
      </w:pPr>
      <w:r>
        <w:rPr>
          <w:rFonts w:ascii="Bookman Old Style" w:hAnsi="Bookman Old Style"/>
          <w:sz w:val="24"/>
          <w:szCs w:val="24"/>
          <w:u w:val="single"/>
        </w:rPr>
        <w:t>Example:</w:t>
      </w:r>
    </w:p>
    <w:p w14:paraId="574D4A58" w14:textId="35287EBB" w:rsidR="001D0403" w:rsidRPr="008F3A81" w:rsidRDefault="008F3A81" w:rsidP="001D0403">
      <w:pPr>
        <w:pStyle w:val="Ejemplos"/>
        <w:ind w:left="360"/>
        <w:jc w:val="left"/>
      </w:pPr>
      <w:bookmarkStart w:id="819" w:name="_Toc528812705"/>
      <w:bookmarkStart w:id="820" w:name="_Toc528812709"/>
      <w:bookmarkStart w:id="821" w:name="_Toc10660003"/>
      <w:bookmarkStart w:id="822" w:name="_Toc10989933"/>
      <w:bookmarkEnd w:id="819"/>
      <w:bookmarkEnd w:id="820"/>
      <w:r w:rsidRPr="008F3A81">
        <w:t>&lt;Classification-system id="IUCN" version="3.1" selected="yes" assigned-by="Assessment authors"&gt;</w:t>
      </w:r>
    </w:p>
    <w:p w14:paraId="28F3A5BE" w14:textId="77777777" w:rsidR="008F3A81" w:rsidRDefault="008F3A81" w:rsidP="008F3A81">
      <w:pPr>
        <w:pStyle w:val="Ejemplos"/>
        <w:tabs>
          <w:tab w:val="left" w:pos="720"/>
        </w:tabs>
        <w:jc w:val="left"/>
      </w:pPr>
      <w:r w:rsidRPr="008F3A81">
        <w:t>&lt;</w:t>
      </w:r>
      <w:r w:rsidRPr="008F3A81">
        <w:rPr>
          <w:color w:val="0070C0"/>
        </w:rPr>
        <w:t xml:space="preserve">Classification-element </w:t>
      </w:r>
      <w:r w:rsidRPr="008F3A81">
        <w:rPr>
          <w:color w:val="FF0000"/>
        </w:rPr>
        <w:t>level</w:t>
      </w:r>
      <w:r w:rsidRPr="008F3A81">
        <w:t>="'1"&gt;13. Marine Coastal/Supratidal&lt;/</w:t>
      </w:r>
      <w:r w:rsidRPr="008F3A81">
        <w:rPr>
          <w:color w:val="0070C0"/>
        </w:rPr>
        <w:t>Classification-element</w:t>
      </w:r>
      <w:r w:rsidRPr="008F3A81">
        <w:t>&gt;</w:t>
      </w:r>
    </w:p>
    <w:p w14:paraId="00DCB702" w14:textId="262A2B70" w:rsidR="008F3A81" w:rsidRPr="008F3A81" w:rsidRDefault="008F3A81" w:rsidP="008F3A81">
      <w:pPr>
        <w:pStyle w:val="Ejemplos"/>
        <w:tabs>
          <w:tab w:val="left" w:pos="720"/>
        </w:tabs>
        <w:jc w:val="left"/>
      </w:pPr>
      <w:r w:rsidRPr="008F3A81">
        <w:lastRenderedPageBreak/>
        <w:t>&lt;</w:t>
      </w:r>
      <w:r w:rsidRPr="008F3A81">
        <w:rPr>
          <w:color w:val="0070C0"/>
        </w:rPr>
        <w:t xml:space="preserve">Classification-element </w:t>
      </w:r>
      <w:r w:rsidRPr="008F3A81">
        <w:rPr>
          <w:color w:val="FF0000"/>
        </w:rPr>
        <w:t>level</w:t>
      </w:r>
      <w:r w:rsidRPr="008F3A81">
        <w:t>="'2"&gt;13.4. Coastal Brackish/Saline Lagoons/Marine Lakes&lt;/</w:t>
      </w:r>
      <w:r w:rsidRPr="008F3A81">
        <w:rPr>
          <w:color w:val="0070C0"/>
        </w:rPr>
        <w:t>Classification-element</w:t>
      </w:r>
      <w:r w:rsidRPr="008F3A81">
        <w:t>&gt;</w:t>
      </w:r>
    </w:p>
    <w:p w14:paraId="2E6585D8" w14:textId="77777777" w:rsidR="008F3A81" w:rsidRPr="008F3A81" w:rsidRDefault="008F3A81" w:rsidP="008F3A81">
      <w:pPr>
        <w:pStyle w:val="Ejemplos"/>
        <w:ind w:left="360"/>
        <w:jc w:val="left"/>
      </w:pPr>
      <w:r w:rsidRPr="008F3A81">
        <w:t>&lt;/Classification-system&gt;</w:t>
      </w:r>
    </w:p>
    <w:p w14:paraId="7DDDD2EA" w14:textId="71030758" w:rsidR="001D3F73" w:rsidRDefault="00FC6AF8" w:rsidP="00AE5BF5">
      <w:pPr>
        <w:pStyle w:val="Ttulo1"/>
        <w:numPr>
          <w:ilvl w:val="3"/>
          <w:numId w:val="29"/>
        </w:numPr>
      </w:pPr>
      <w:r>
        <w:t>Node: Distribution</w:t>
      </w:r>
      <w:bookmarkEnd w:id="821"/>
      <w:bookmarkEnd w:id="822"/>
    </w:p>
    <w:p w14:paraId="41F14E19"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&lt;Distribution&gt;</w:t>
      </w:r>
    </w:p>
    <w:p w14:paraId="614DEEEB" w14:textId="4402D9CF"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Assessment-</w:t>
      </w:r>
      <w:r w:rsidR="00F05296">
        <w:rPr>
          <w:rFonts w:ascii="Bookman Old Style" w:hAnsi="Bookman Old Style"/>
          <w:sz w:val="24"/>
          <w:szCs w:val="24"/>
        </w:rPr>
        <w:t>T</w:t>
      </w:r>
      <w:r>
        <w:rPr>
          <w:rFonts w:ascii="Bookman Old Style" w:hAnsi="Bookman Old Style"/>
          <w:sz w:val="24"/>
          <w:szCs w:val="24"/>
        </w:rPr>
        <w:t>arget</w:t>
      </w:r>
    </w:p>
    <w:p w14:paraId="05D3A569" w14:textId="0EBBFC20"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xml:space="preserve">: </w:t>
      </w:r>
      <w:ins w:id="823" w:author="Michelle Castellanos" w:date="2019-09-03T22:06:00Z">
        <w:r w:rsidR="002A762B">
          <w:rPr>
            <w:rFonts w:ascii="Bookman Old Style" w:hAnsi="Bookman Old Style"/>
            <w:sz w:val="24"/>
            <w:szCs w:val="24"/>
          </w:rPr>
          <w:t>Distribution-</w:t>
        </w:r>
      </w:ins>
      <w:r>
        <w:rPr>
          <w:rFonts w:ascii="Bookman Old Style" w:hAnsi="Bookman Old Style"/>
          <w:sz w:val="24"/>
          <w:szCs w:val="24"/>
        </w:rPr>
        <w:t>Summar</w:t>
      </w:r>
      <w:ins w:id="824" w:author="Michelle Castellanos" w:date="2019-09-03T22:06:00Z">
        <w:r w:rsidR="002A762B">
          <w:rPr>
            <w:rFonts w:ascii="Bookman Old Style" w:hAnsi="Bookman Old Style"/>
            <w:sz w:val="24"/>
            <w:szCs w:val="24"/>
          </w:rPr>
          <w:t>ies</w:t>
        </w:r>
      </w:ins>
      <w:del w:id="825" w:author="Michelle Castellanos" w:date="2019-09-03T22:06:00Z">
        <w:r w:rsidDel="002A762B">
          <w:rPr>
            <w:rFonts w:ascii="Bookman Old Style" w:hAnsi="Bookman Old Style"/>
            <w:sz w:val="24"/>
            <w:szCs w:val="24"/>
          </w:rPr>
          <w:delText>y</w:delText>
        </w:r>
      </w:del>
      <w:r>
        <w:rPr>
          <w:rFonts w:ascii="Bookman Old Style" w:hAnsi="Bookman Old Style"/>
          <w:sz w:val="24"/>
          <w:szCs w:val="24"/>
        </w:rPr>
        <w:t>, Countries, Geographic-region, Biogeographic-re</w:t>
      </w:r>
      <w:r w:rsidR="00F05296">
        <w:rPr>
          <w:rFonts w:ascii="Bookman Old Style" w:hAnsi="Bookman Old Style"/>
          <w:sz w:val="24"/>
          <w:szCs w:val="24"/>
        </w:rPr>
        <w:t>alm</w:t>
      </w:r>
      <w:r>
        <w:rPr>
          <w:rFonts w:ascii="Bookman Old Style" w:hAnsi="Bookman Old Style"/>
          <w:sz w:val="24"/>
          <w:szCs w:val="24"/>
        </w:rPr>
        <w:t>,</w:t>
      </w:r>
      <w:r w:rsidR="00C53309">
        <w:rPr>
          <w:rFonts w:ascii="Bookman Old Style" w:hAnsi="Bookman Old Style"/>
          <w:sz w:val="24"/>
          <w:szCs w:val="24"/>
        </w:rPr>
        <w:t xml:space="preserve"> Region,</w:t>
      </w:r>
      <w:r>
        <w:rPr>
          <w:rFonts w:ascii="Bookman Old Style" w:hAnsi="Bookman Old Style"/>
          <w:sz w:val="24"/>
          <w:szCs w:val="24"/>
        </w:rPr>
        <w:t xml:space="preserve"> Spatial-data</w:t>
      </w:r>
    </w:p>
    <w:p w14:paraId="237D602C" w14:textId="77777777" w:rsidR="001D3F73" w:rsidRDefault="001D3F73">
      <w:pPr>
        <w:pStyle w:val="Standard"/>
        <w:spacing w:after="0" w:line="276" w:lineRule="auto"/>
        <w:rPr>
          <w:rFonts w:ascii="Bookman Old Style" w:hAnsi="Bookman Old Style"/>
          <w:sz w:val="24"/>
          <w:szCs w:val="24"/>
        </w:rPr>
      </w:pPr>
    </w:p>
    <w:p w14:paraId="1BDF4636"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a description of the </w:t>
      </w:r>
      <w:commentRangeStart w:id="826"/>
      <w:commentRangeStart w:id="827"/>
      <w:r w:rsidRPr="00C269B4">
        <w:rPr>
          <w:rFonts w:ascii="Bookman Old Style" w:hAnsi="Bookman Old Style"/>
          <w:b/>
          <w:sz w:val="24"/>
          <w:szCs w:val="24"/>
        </w:rPr>
        <w:t>global (complete) distribution of the assessment target</w:t>
      </w:r>
      <w:commentRangeEnd w:id="826"/>
      <w:r w:rsidR="001D0403">
        <w:rPr>
          <w:rStyle w:val="Refdecomentario"/>
        </w:rPr>
        <w:commentReference w:id="826"/>
      </w:r>
      <w:commentRangeEnd w:id="827"/>
      <w:r w:rsidR="002A762B">
        <w:rPr>
          <w:rStyle w:val="Refdecomentario"/>
        </w:rPr>
        <w:commentReference w:id="827"/>
      </w:r>
      <w:r w:rsidRPr="00C269B4">
        <w:rPr>
          <w:rFonts w:ascii="Bookman Old Style" w:hAnsi="Bookman Old Style"/>
          <w:b/>
          <w:sz w:val="24"/>
          <w:szCs w:val="24"/>
        </w:rPr>
        <w:t>.</w:t>
      </w:r>
      <w:r>
        <w:rPr>
          <w:rFonts w:ascii="Bookman Old Style" w:hAnsi="Bookman Old Style"/>
          <w:sz w:val="24"/>
          <w:szCs w:val="24"/>
        </w:rPr>
        <w:t xml:space="preserve"> It contains a text description of the distribution provided by the assessment authors, geographic and biogeographic categories and spatial-data from the area studied during assessment.</w:t>
      </w:r>
    </w:p>
    <w:p w14:paraId="5F95515E" w14:textId="346C2D42" w:rsidR="001D3F73" w:rsidRDefault="00FC6AF8">
      <w:pPr>
        <w:pStyle w:val="Standard"/>
        <w:jc w:val="both"/>
      </w:pPr>
      <w:r>
        <w:rPr>
          <w:rFonts w:ascii="Bookman Old Style" w:hAnsi="Bookman Old Style"/>
          <w:sz w:val="24"/>
          <w:szCs w:val="24"/>
          <w:u w:val="single"/>
        </w:rPr>
        <w:t>A</w:t>
      </w:r>
      <w:r w:rsidR="000D7210">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7E5F757C" w14:textId="77777777" w:rsidR="001D3F73" w:rsidRDefault="00FC6AF8">
      <w:pPr>
        <w:pStyle w:val="Standard"/>
        <w:jc w:val="both"/>
      </w:pPr>
      <w:r>
        <w:rPr>
          <w:rFonts w:ascii="Bookman Old Style" w:hAnsi="Bookman Old Style"/>
          <w:sz w:val="24"/>
          <w:szCs w:val="24"/>
          <w:u w:val="single"/>
        </w:rPr>
        <w:t>Example:</w:t>
      </w:r>
    </w:p>
    <w:p w14:paraId="5413DF9A" w14:textId="51465E04" w:rsidR="00C81087" w:rsidRPr="00C81087" w:rsidRDefault="00C81087" w:rsidP="00C81087">
      <w:pPr>
        <w:pStyle w:val="Ejemplos"/>
        <w:ind w:left="0"/>
        <w:jc w:val="left"/>
      </w:pPr>
      <w:r w:rsidRPr="00C81087">
        <w:t>&lt;</w:t>
      </w:r>
      <w:r w:rsidRPr="00C81087">
        <w:rPr>
          <w:color w:val="0070C0"/>
        </w:rPr>
        <w:t>Distribution</w:t>
      </w:r>
      <w:r w:rsidRPr="00C81087">
        <w:t>&gt;</w:t>
      </w:r>
    </w:p>
    <w:p w14:paraId="1975F642" w14:textId="1E925F7D" w:rsidR="00C81087" w:rsidRPr="00C81087" w:rsidRDefault="00C81087" w:rsidP="00C81087">
      <w:pPr>
        <w:pStyle w:val="Ejemplos"/>
        <w:ind w:left="0" w:firstLine="720"/>
        <w:jc w:val="left"/>
      </w:pPr>
      <w:r w:rsidRPr="00C81087">
        <w:t>&lt;Distribution-Summaries&gt;</w:t>
      </w:r>
    </w:p>
    <w:p w14:paraId="5D74F740" w14:textId="4BD6AB85" w:rsidR="00C81087" w:rsidRPr="00C81087" w:rsidRDefault="00C81087" w:rsidP="00C81087">
      <w:pPr>
        <w:pStyle w:val="Ejemplos"/>
        <w:ind w:firstLine="720"/>
        <w:jc w:val="left"/>
      </w:pPr>
      <w:r w:rsidRPr="00C81087">
        <w:t>&lt;Distribution-Summary lang="en"&gt;The Coorong is part of the Murray Mouth Region, South Australia.&lt;/Distribution-Summary&gt;</w:t>
      </w:r>
    </w:p>
    <w:p w14:paraId="6B3E31B5" w14:textId="1B37A1E3" w:rsidR="00C81087" w:rsidRPr="00C81087" w:rsidRDefault="00C81087" w:rsidP="00C81087">
      <w:pPr>
        <w:pStyle w:val="Ejemplos"/>
        <w:ind w:left="0" w:firstLine="720"/>
        <w:jc w:val="left"/>
      </w:pPr>
      <w:r w:rsidRPr="00C81087">
        <w:t>&lt;/Distribution-Summaries&gt;</w:t>
      </w:r>
    </w:p>
    <w:p w14:paraId="63296F20" w14:textId="2AB23B11" w:rsidR="00C81087" w:rsidRPr="00C81087" w:rsidRDefault="00C81087" w:rsidP="00C81087">
      <w:pPr>
        <w:pStyle w:val="Ejemplos"/>
        <w:ind w:left="0" w:firstLine="720"/>
        <w:jc w:val="left"/>
      </w:pPr>
      <w:r>
        <w:t>&lt;Countries&gt;</w:t>
      </w:r>
      <w:r w:rsidRPr="00C81087">
        <w:t>&lt;/Countries&gt;</w:t>
      </w:r>
    </w:p>
    <w:p w14:paraId="4799110A" w14:textId="5027412F" w:rsidR="00C81087" w:rsidRPr="00C81087" w:rsidRDefault="00C81087" w:rsidP="00C81087">
      <w:pPr>
        <w:pStyle w:val="Ejemplos"/>
        <w:ind w:left="0" w:firstLine="720"/>
        <w:jc w:val="left"/>
      </w:pPr>
      <w:r w:rsidRPr="00C81087">
        <w:t>&lt;Geographic-region&gt;Murray-Darling Basin&lt;/Geographic-region&gt;</w:t>
      </w:r>
    </w:p>
    <w:p w14:paraId="562F947B" w14:textId="1FC5D2B7" w:rsidR="00C81087" w:rsidRPr="00C81087" w:rsidRDefault="00C81087" w:rsidP="00C81087">
      <w:pPr>
        <w:pStyle w:val="Ejemplos"/>
        <w:ind w:left="0" w:firstLine="720"/>
        <w:jc w:val="left"/>
      </w:pPr>
      <w:r w:rsidRPr="00C81087">
        <w:t>&lt;Biogeographic-realm&gt;Australasian&lt;/Biogeographic-realm&gt;</w:t>
      </w:r>
    </w:p>
    <w:p w14:paraId="6E514AB7" w14:textId="5FE3FC8E" w:rsidR="00C81087" w:rsidRPr="00C81087" w:rsidRDefault="00C81087" w:rsidP="00C81087">
      <w:pPr>
        <w:pStyle w:val="Ejemplos"/>
        <w:ind w:left="0" w:firstLine="720"/>
        <w:jc w:val="left"/>
      </w:pPr>
      <w:r>
        <w:t>&lt;Region&gt;</w:t>
      </w:r>
      <w:r w:rsidRPr="00C81087">
        <w:t>&lt;/Region&gt;</w:t>
      </w:r>
    </w:p>
    <w:p w14:paraId="000A1FC7" w14:textId="4D36D056" w:rsidR="00C81087" w:rsidRPr="00C81087" w:rsidRDefault="00C81087" w:rsidP="00C81087">
      <w:pPr>
        <w:pStyle w:val="Ejemplos"/>
        <w:ind w:left="0" w:firstLine="720"/>
        <w:jc w:val="left"/>
      </w:pPr>
      <w:r>
        <w:t>&lt;Spatial-data&gt;</w:t>
      </w:r>
      <w:r w:rsidRPr="00C81087">
        <w:t>&lt;/Spatial-data&gt;</w:t>
      </w:r>
    </w:p>
    <w:p w14:paraId="6EA3BE95" w14:textId="2DB2BC31" w:rsidR="001D3F73" w:rsidRPr="00C81087" w:rsidRDefault="00C81087" w:rsidP="00C81087">
      <w:pPr>
        <w:pStyle w:val="Ejemplos"/>
        <w:ind w:left="0"/>
        <w:jc w:val="left"/>
      </w:pPr>
      <w:r w:rsidRPr="00C81087">
        <w:t>&lt;/</w:t>
      </w:r>
      <w:r w:rsidRPr="00C81087">
        <w:rPr>
          <w:color w:val="0070C0"/>
        </w:rPr>
        <w:t>Distribution</w:t>
      </w:r>
      <w:r w:rsidRPr="00C81087">
        <w:t>&gt;</w:t>
      </w:r>
    </w:p>
    <w:p w14:paraId="1AD355EA" w14:textId="75AF8253" w:rsidR="001D3F73" w:rsidRDefault="00FC6AF8" w:rsidP="00441CED">
      <w:pPr>
        <w:pStyle w:val="Ttulo1"/>
        <w:numPr>
          <w:ilvl w:val="4"/>
          <w:numId w:val="29"/>
        </w:numPr>
      </w:pPr>
      <w:bookmarkStart w:id="828" w:name="_Toc528812710"/>
      <w:bookmarkStart w:id="829" w:name="_Toc10660004"/>
      <w:bookmarkStart w:id="830" w:name="_Toc10989934"/>
      <w:bookmarkEnd w:id="828"/>
      <w:r>
        <w:t xml:space="preserve">Node: </w:t>
      </w:r>
      <w:r w:rsidR="0012554F">
        <w:t xml:space="preserve">Distribution </w:t>
      </w:r>
      <w:r>
        <w:t>Summar</w:t>
      </w:r>
      <w:r w:rsidR="00441CED">
        <w:t>ies</w:t>
      </w:r>
      <w:bookmarkEnd w:id="829"/>
      <w:bookmarkEnd w:id="830"/>
    </w:p>
    <w:p w14:paraId="3893A82F" w14:textId="0F690099" w:rsidR="001D3F73" w:rsidRDefault="00FC6AF8">
      <w:pPr>
        <w:pStyle w:val="Standard"/>
        <w:spacing w:after="0" w:line="276" w:lineRule="auto"/>
      </w:pPr>
      <w:r>
        <w:rPr>
          <w:rFonts w:ascii="Bookman Old Style" w:hAnsi="Bookman Old Style"/>
          <w:sz w:val="24"/>
          <w:szCs w:val="24"/>
          <w:u w:val="single"/>
        </w:rPr>
        <w:t>Tag:</w:t>
      </w:r>
      <w:r w:rsidR="00441CED">
        <w:rPr>
          <w:rFonts w:ascii="Bookman Old Style" w:hAnsi="Bookman Old Style"/>
          <w:sz w:val="24"/>
          <w:szCs w:val="24"/>
        </w:rPr>
        <w:t xml:space="preserve">   &lt;Distribution-Summaries</w:t>
      </w:r>
      <w:r>
        <w:rPr>
          <w:rFonts w:ascii="Bookman Old Style" w:hAnsi="Bookman Old Style"/>
          <w:sz w:val="24"/>
          <w:szCs w:val="24"/>
        </w:rPr>
        <w:t>&gt;</w:t>
      </w:r>
    </w:p>
    <w:p w14:paraId="13A7D311"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Distribution</w:t>
      </w:r>
    </w:p>
    <w:p w14:paraId="76479E52" w14:textId="6EAAC1C5" w:rsidR="001D3F73" w:rsidRPr="00C269B4" w:rsidRDefault="00FC6AF8" w:rsidP="00C269B4">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441CED">
        <w:rPr>
          <w:rFonts w:ascii="Bookman Old Style" w:hAnsi="Bookman Old Style"/>
          <w:sz w:val="24"/>
          <w:szCs w:val="24"/>
        </w:rPr>
        <w:t>Distribution-Summary</w:t>
      </w:r>
    </w:p>
    <w:p w14:paraId="34919638" w14:textId="05892EC6"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w:t>
      </w:r>
      <w:r w:rsidRPr="004D04DE">
        <w:rPr>
          <w:rFonts w:ascii="Bookman Old Style" w:hAnsi="Bookman Old Style"/>
          <w:b/>
          <w:sz w:val="24"/>
          <w:szCs w:val="24"/>
        </w:rPr>
        <w:t>global distribution</w:t>
      </w:r>
      <w:r>
        <w:rPr>
          <w:rFonts w:ascii="Bookman Old Style" w:hAnsi="Bookman Old Style"/>
          <w:sz w:val="24"/>
          <w:szCs w:val="24"/>
        </w:rPr>
        <w:t xml:space="preserve"> defined by the assessment aut</w:t>
      </w:r>
      <w:r w:rsidR="004D04DE">
        <w:rPr>
          <w:rFonts w:ascii="Bookman Old Style" w:hAnsi="Bookman Old Style"/>
          <w:sz w:val="24"/>
          <w:szCs w:val="24"/>
        </w:rPr>
        <w:t>hors from the assessment target in the different languages available.</w:t>
      </w:r>
      <w:ins w:id="831" w:author="Utility" w:date="2019-08-13T13:26:00Z">
        <w:r w:rsidR="00D35016">
          <w:rPr>
            <w:rFonts w:ascii="Bookman Old Style" w:hAnsi="Bookman Old Style"/>
            <w:sz w:val="24"/>
            <w:szCs w:val="24"/>
          </w:rPr>
          <w:t xml:space="preserve"> </w:t>
        </w:r>
        <w:commentRangeStart w:id="832"/>
        <w:r w:rsidR="00D35016">
          <w:rPr>
            <w:rFonts w:ascii="Bookman Old Style" w:hAnsi="Bookman Old Style"/>
            <w:sz w:val="24"/>
            <w:szCs w:val="24"/>
          </w:rPr>
          <w:t>If the assessment scope is “sub-global”</w:t>
        </w:r>
      </w:ins>
      <w:ins w:id="833" w:author="Utility" w:date="2019-08-13T13:27:00Z">
        <w:r w:rsidR="00E756C7">
          <w:rPr>
            <w:rFonts w:ascii="Bookman Old Style" w:hAnsi="Bookman Old Style"/>
            <w:sz w:val="24"/>
            <w:szCs w:val="24"/>
          </w:rPr>
          <w:t xml:space="preserve"> this node should be closed.</w:t>
        </w:r>
      </w:ins>
      <w:commentRangeEnd w:id="832"/>
      <w:r w:rsidR="00960969">
        <w:rPr>
          <w:rStyle w:val="Refdecomentario"/>
        </w:rPr>
        <w:commentReference w:id="832"/>
      </w:r>
    </w:p>
    <w:p w14:paraId="503CA182" w14:textId="3A65754C" w:rsidR="001D3F73" w:rsidRDefault="00FC6AF8">
      <w:pPr>
        <w:pStyle w:val="Standard"/>
        <w:jc w:val="both"/>
      </w:pPr>
      <w:r>
        <w:rPr>
          <w:rFonts w:ascii="Bookman Old Style" w:hAnsi="Bookman Old Style"/>
          <w:sz w:val="24"/>
          <w:szCs w:val="24"/>
          <w:u w:val="single"/>
        </w:rPr>
        <w:t>At</w:t>
      </w:r>
      <w:r w:rsidR="000D7210">
        <w:rPr>
          <w:rFonts w:ascii="Bookman Old Style" w:hAnsi="Bookman Old Style"/>
          <w:sz w:val="24"/>
          <w:szCs w:val="24"/>
          <w:u w:val="single"/>
        </w:rPr>
        <w:t>t</w:t>
      </w:r>
      <w:r>
        <w:rPr>
          <w:rFonts w:ascii="Bookman Old Style" w:hAnsi="Bookman Old Style"/>
          <w:sz w:val="24"/>
          <w:szCs w:val="24"/>
          <w:u w:val="single"/>
        </w:rPr>
        <w:t>ributes:</w:t>
      </w:r>
      <w:r>
        <w:rPr>
          <w:rFonts w:ascii="Bookman Old Style" w:hAnsi="Bookman Old Style"/>
          <w:sz w:val="24"/>
          <w:szCs w:val="24"/>
        </w:rPr>
        <w:t xml:space="preserve"> none</w:t>
      </w:r>
    </w:p>
    <w:p w14:paraId="410CD6C9" w14:textId="77777777" w:rsidR="001D3F73" w:rsidRDefault="00FC6AF8">
      <w:pPr>
        <w:pStyle w:val="Standard"/>
        <w:jc w:val="both"/>
      </w:pPr>
      <w:r>
        <w:rPr>
          <w:rFonts w:ascii="Bookman Old Style" w:hAnsi="Bookman Old Style"/>
          <w:sz w:val="24"/>
          <w:szCs w:val="24"/>
          <w:u w:val="single"/>
        </w:rPr>
        <w:t>Example:</w:t>
      </w:r>
    </w:p>
    <w:p w14:paraId="45465C94" w14:textId="77777777" w:rsidR="004D04DE" w:rsidRPr="004D04DE" w:rsidRDefault="004D04DE" w:rsidP="004D04DE">
      <w:pPr>
        <w:pStyle w:val="Ejemplos"/>
        <w:ind w:left="0" w:firstLine="720"/>
        <w:jc w:val="left"/>
      </w:pPr>
      <w:r w:rsidRPr="004D04DE">
        <w:lastRenderedPageBreak/>
        <w:t>&lt;</w:t>
      </w:r>
      <w:r w:rsidRPr="004D04DE">
        <w:rPr>
          <w:color w:val="0070C0"/>
        </w:rPr>
        <w:t>Distribution-Summaries</w:t>
      </w:r>
      <w:r w:rsidRPr="004D04DE">
        <w:t>&gt;</w:t>
      </w:r>
    </w:p>
    <w:p w14:paraId="375A800B" w14:textId="2DDF7702" w:rsidR="004D04DE" w:rsidRPr="004D04DE" w:rsidRDefault="004D04DE" w:rsidP="004D04DE">
      <w:pPr>
        <w:pStyle w:val="Ejemplos"/>
        <w:ind w:left="1440"/>
        <w:jc w:val="left"/>
      </w:pPr>
      <w:r w:rsidRPr="004D04DE">
        <w:t>&lt;Distribution-Summary lang="en"&gt;</w:t>
      </w:r>
      <w:r w:rsidR="002C528B" w:rsidRPr="002C528B">
        <w:t xml:space="preserve"> In the Yellow Sea region of East Asia, tidal flats are the principal coastal ecosystem fringing more than 4000 km of the coastlines of China, North Korea and South Korea.</w:t>
      </w:r>
      <w:r w:rsidR="002C528B">
        <w:t>&lt;/</w:t>
      </w:r>
      <w:r w:rsidRPr="004D04DE">
        <w:t>Distribution-Summary&gt;</w:t>
      </w:r>
    </w:p>
    <w:p w14:paraId="3515DC6E" w14:textId="64DA0C6A" w:rsidR="00441CED" w:rsidRPr="004D04DE" w:rsidRDefault="004D04DE" w:rsidP="004D04DE">
      <w:pPr>
        <w:pStyle w:val="Ejemplos"/>
        <w:ind w:left="0"/>
        <w:jc w:val="left"/>
      </w:pPr>
      <w:r w:rsidRPr="004D04DE">
        <w:t xml:space="preserve">         </w:t>
      </w:r>
      <w:r>
        <w:tab/>
      </w:r>
      <w:r w:rsidRPr="004D04DE">
        <w:t>&lt;/</w:t>
      </w:r>
      <w:r w:rsidRPr="004D04DE">
        <w:rPr>
          <w:color w:val="0070C0"/>
        </w:rPr>
        <w:t>Distribution-Summaries</w:t>
      </w:r>
      <w:r w:rsidRPr="004D04DE">
        <w:t>&gt;</w:t>
      </w:r>
    </w:p>
    <w:p w14:paraId="157DEAC0" w14:textId="0175331E" w:rsidR="00441CED" w:rsidRDefault="00441CED" w:rsidP="00441CED">
      <w:pPr>
        <w:pStyle w:val="Ttulo1"/>
        <w:numPr>
          <w:ilvl w:val="4"/>
          <w:numId w:val="29"/>
        </w:numPr>
      </w:pPr>
      <w:bookmarkStart w:id="834" w:name="_Toc10660005"/>
      <w:bookmarkStart w:id="835" w:name="_Toc10989935"/>
      <w:r>
        <w:t xml:space="preserve">Node: </w:t>
      </w:r>
      <w:r w:rsidR="004D04DE">
        <w:t xml:space="preserve">Distribution </w:t>
      </w:r>
      <w:r>
        <w:t>Summary</w:t>
      </w:r>
      <w:bookmarkEnd w:id="834"/>
      <w:bookmarkEnd w:id="835"/>
    </w:p>
    <w:p w14:paraId="1AA391A2" w14:textId="1A3DEC16" w:rsidR="00441CED" w:rsidRDefault="00441CED" w:rsidP="00441CED">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&lt;Distribution-Summary&gt;</w:t>
      </w:r>
    </w:p>
    <w:p w14:paraId="1016AB14" w14:textId="33C223F0" w:rsidR="00441CED" w:rsidRDefault="00441CED" w:rsidP="00441CED">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w:t>
      </w:r>
      <w:r w:rsidR="004D04DE">
        <w:rPr>
          <w:rFonts w:ascii="Bookman Old Style" w:hAnsi="Bookman Old Style"/>
          <w:sz w:val="24"/>
          <w:szCs w:val="24"/>
        </w:rPr>
        <w:t>Distribution-Summaries</w:t>
      </w:r>
    </w:p>
    <w:p w14:paraId="50ADCCB8" w14:textId="77777777" w:rsidR="00441CED" w:rsidRPr="00C269B4" w:rsidRDefault="00441CED" w:rsidP="00441CED">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none</w:t>
      </w:r>
    </w:p>
    <w:p w14:paraId="0719435F" w14:textId="6B205258" w:rsidR="004D04DE" w:rsidRPr="006101B2" w:rsidRDefault="00441CED" w:rsidP="004D04DE">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global distribution </w:t>
      </w:r>
      <w:commentRangeStart w:id="836"/>
      <w:r>
        <w:rPr>
          <w:rFonts w:ascii="Bookman Old Style" w:hAnsi="Bookman Old Style"/>
          <w:sz w:val="24"/>
          <w:szCs w:val="24"/>
        </w:rPr>
        <w:t>defined by the assessment authors from the assessment target.</w:t>
      </w:r>
      <w:r w:rsidR="004D04DE">
        <w:rPr>
          <w:rFonts w:ascii="Bookman Old Style" w:hAnsi="Bookman Old Style"/>
          <w:sz w:val="24"/>
          <w:szCs w:val="24"/>
        </w:rPr>
        <w:t xml:space="preserve"> </w:t>
      </w:r>
      <w:r w:rsidR="004D04DE" w:rsidRPr="006101B2">
        <w:rPr>
          <w:rFonts w:ascii="Bookman Old Style" w:hAnsi="Bookman Old Style"/>
          <w:sz w:val="24"/>
          <w:szCs w:val="24"/>
        </w:rPr>
        <w:t>If the information is available in more t</w:t>
      </w:r>
      <w:r w:rsidR="004D04DE">
        <w:rPr>
          <w:rFonts w:ascii="Bookman Old Style" w:hAnsi="Bookman Old Style"/>
          <w:sz w:val="24"/>
          <w:szCs w:val="24"/>
        </w:rPr>
        <w:t>han a language, add a &lt;Distribution-Summary</w:t>
      </w:r>
      <w:r w:rsidR="004D04DE" w:rsidRPr="006101B2">
        <w:rPr>
          <w:rFonts w:ascii="Bookman Old Style" w:hAnsi="Bookman Old Style"/>
          <w:sz w:val="24"/>
          <w:szCs w:val="24"/>
        </w:rPr>
        <w:t xml:space="preserve">&gt; node </w:t>
      </w:r>
      <w:commentRangeEnd w:id="836"/>
      <w:r w:rsidR="001D0403">
        <w:rPr>
          <w:rStyle w:val="Refdecomentario"/>
        </w:rPr>
        <w:commentReference w:id="836"/>
      </w:r>
      <w:r w:rsidR="004D04DE" w:rsidRPr="006101B2">
        <w:rPr>
          <w:rFonts w:ascii="Bookman Old Style" w:hAnsi="Bookman Old Style"/>
          <w:sz w:val="24"/>
          <w:szCs w:val="24"/>
        </w:rPr>
        <w:t>for each language (see examples).</w:t>
      </w:r>
      <w:ins w:id="837" w:author="Utility" w:date="2019-08-13T13:28:00Z">
        <w:r w:rsidR="00E756C7">
          <w:rPr>
            <w:rFonts w:ascii="Bookman Old Style" w:hAnsi="Bookman Old Style"/>
            <w:sz w:val="24"/>
            <w:szCs w:val="24"/>
          </w:rPr>
          <w:t xml:space="preserve"> </w:t>
        </w:r>
        <w:commentRangeStart w:id="838"/>
        <w:r w:rsidR="00E756C7">
          <w:rPr>
            <w:rFonts w:ascii="Bookman Old Style" w:hAnsi="Bookman Old Style"/>
            <w:sz w:val="24"/>
            <w:szCs w:val="24"/>
          </w:rPr>
          <w:t>If the assessment scope is “sub-global” this node should be closed.</w:t>
        </w:r>
      </w:ins>
      <w:commentRangeEnd w:id="838"/>
      <w:r w:rsidR="00960969">
        <w:rPr>
          <w:rStyle w:val="Refdecomentario"/>
        </w:rPr>
        <w:commentReference w:id="838"/>
      </w:r>
    </w:p>
    <w:p w14:paraId="6F3A50E0" w14:textId="77777777" w:rsidR="004D04DE" w:rsidRDefault="004D04DE" w:rsidP="004D04DE">
      <w:pPr>
        <w:pStyle w:val="Standard"/>
        <w:jc w:val="both"/>
      </w:pPr>
    </w:p>
    <w:p w14:paraId="2B3D9883" w14:textId="77777777" w:rsidR="004D04DE" w:rsidRPr="00031823" w:rsidRDefault="004D04DE" w:rsidP="004D04DE">
      <w:pPr>
        <w:pStyle w:val="Standard"/>
        <w:jc w:val="both"/>
        <w:rPr>
          <w:rFonts w:ascii="Bookman Old Style" w:hAnsi="Bookman Old Style"/>
          <w:sz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7510AC3C" w14:textId="77777777" w:rsidR="004D04DE" w:rsidRDefault="004D04DE" w:rsidP="004D04DE">
      <w:pPr>
        <w:pStyle w:val="Prrafodelista"/>
        <w:numPr>
          <w:ilvl w:val="0"/>
          <w:numId w:val="2"/>
        </w:numPr>
        <w:spacing w:line="276" w:lineRule="auto"/>
      </w:pPr>
      <w:r>
        <w:rPr>
          <w:rFonts w:ascii="Bookman Old Style" w:hAnsi="Bookman Old Style"/>
          <w:sz w:val="24"/>
          <w:szCs w:val="24"/>
        </w:rPr>
        <w:t xml:space="preserve">@lang =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sidRPr="00E23777">
        <w:rPr>
          <w:rFonts w:ascii="Bookman Old Style" w:hAnsi="Bookman Old Style"/>
          <w:sz w:val="24"/>
          <w:szCs w:val="24"/>
          <w:highlight w:val="cyan"/>
        </w:rPr>
        <w:t>3.2.1.1 Case Study Name</w:t>
      </w:r>
      <w:r w:rsidRPr="00E23777">
        <w:rPr>
          <w:rFonts w:ascii="Bookman Old Style" w:hAnsi="Bookman Old Style"/>
          <w:sz w:val="24"/>
          <w:szCs w:val="24"/>
        </w:rPr>
        <w:t xml:space="preserve"> for more details.</w:t>
      </w:r>
    </w:p>
    <w:p w14:paraId="200FC6BA" w14:textId="77777777" w:rsidR="00441CED" w:rsidRDefault="00441CED" w:rsidP="00441CED">
      <w:pPr>
        <w:pStyle w:val="Standard"/>
        <w:jc w:val="both"/>
      </w:pPr>
      <w:r>
        <w:rPr>
          <w:rFonts w:ascii="Bookman Old Style" w:hAnsi="Bookman Old Style"/>
          <w:sz w:val="24"/>
          <w:szCs w:val="24"/>
          <w:u w:val="single"/>
        </w:rPr>
        <w:t>Example:</w:t>
      </w:r>
    </w:p>
    <w:p w14:paraId="55CF1630" w14:textId="77777777" w:rsidR="004D04DE" w:rsidRPr="004D04DE" w:rsidRDefault="004D04DE" w:rsidP="004D04DE">
      <w:pPr>
        <w:pStyle w:val="Ejemplos"/>
        <w:ind w:left="0" w:firstLine="720"/>
        <w:jc w:val="left"/>
      </w:pPr>
      <w:r w:rsidRPr="004D04DE">
        <w:t>&lt;Distribution-Summaries&gt;</w:t>
      </w:r>
    </w:p>
    <w:p w14:paraId="04931425" w14:textId="77777777" w:rsidR="004D04DE" w:rsidRPr="004D04DE" w:rsidRDefault="004D04DE" w:rsidP="004D04DE">
      <w:pPr>
        <w:pStyle w:val="Ejemplos"/>
        <w:ind w:left="1440"/>
        <w:jc w:val="left"/>
      </w:pPr>
      <w:r w:rsidRPr="004D04DE">
        <w:t>&lt;</w:t>
      </w:r>
      <w:r w:rsidRPr="004D04DE">
        <w:rPr>
          <w:color w:val="0070C0"/>
        </w:rPr>
        <w:t xml:space="preserve">Distribution-Summary </w:t>
      </w:r>
      <w:r w:rsidRPr="004D04DE">
        <w:rPr>
          <w:color w:val="FF0000"/>
        </w:rPr>
        <w:t>lang</w:t>
      </w:r>
      <w:r w:rsidRPr="004D04DE">
        <w:t>="en"&gt;Typical montane tepui shrublands are only found on higher elevations of the Guayana Shield, mainly in the States of Bolivar and Amazonas in southern Venezuela, on two tepui summits in adjacent Guyana and, to a very small extent, on the Brazilian section of Cerro de la Neblina (Huber 2012, pers. comm.). At lower elevations (800-1500 m), other peculiar scrub types are growing with different floristic composition and growth forms, such as in the Gran Sabana, Cerro Guaiquinima, or Cerro Sarisariñama,where they could be considered as "subtepuian" vegetation (Huber 1995a), but they are not yet sufficiently well explored.&lt;/</w:t>
      </w:r>
      <w:r w:rsidRPr="004D04DE">
        <w:rPr>
          <w:color w:val="0070C0"/>
        </w:rPr>
        <w:t>Distribution-Summary</w:t>
      </w:r>
      <w:r w:rsidRPr="004D04DE">
        <w:t>&gt;</w:t>
      </w:r>
    </w:p>
    <w:p w14:paraId="197887B7" w14:textId="77777777" w:rsidR="004D04DE" w:rsidRPr="004D04DE" w:rsidRDefault="004D04DE" w:rsidP="004D04DE">
      <w:pPr>
        <w:pStyle w:val="Ejemplos"/>
        <w:ind w:left="0"/>
        <w:jc w:val="left"/>
      </w:pPr>
      <w:r w:rsidRPr="004D04DE">
        <w:t xml:space="preserve">         </w:t>
      </w:r>
      <w:r w:rsidRPr="004D04DE">
        <w:tab/>
        <w:t>&lt;/Distribution-Summaries&gt;</w:t>
      </w:r>
    </w:p>
    <w:p w14:paraId="12FF1856" w14:textId="77777777" w:rsidR="001D3F73" w:rsidRDefault="001D3F73">
      <w:pPr>
        <w:pStyle w:val="Standard"/>
        <w:jc w:val="both"/>
      </w:pPr>
    </w:p>
    <w:p w14:paraId="5F555AB4" w14:textId="71E673AA" w:rsidR="001D3F73" w:rsidRDefault="00FC6AF8" w:rsidP="00441CED">
      <w:pPr>
        <w:pStyle w:val="Ttulo1"/>
        <w:numPr>
          <w:ilvl w:val="4"/>
          <w:numId w:val="29"/>
        </w:numPr>
      </w:pPr>
      <w:bookmarkStart w:id="839" w:name="_Toc10660006"/>
      <w:bookmarkStart w:id="840" w:name="_Toc10989936"/>
      <w:r>
        <w:t>Node: Countries</w:t>
      </w:r>
      <w:bookmarkEnd w:id="839"/>
      <w:bookmarkEnd w:id="840"/>
    </w:p>
    <w:p w14:paraId="6885A5D2"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&lt;Countries&gt;</w:t>
      </w:r>
    </w:p>
    <w:p w14:paraId="6A3761D9"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Distribution</w:t>
      </w:r>
    </w:p>
    <w:p w14:paraId="5F2C35F4" w14:textId="79CFC645" w:rsidR="001D3F73" w:rsidRPr="001F27E8" w:rsidRDefault="00FC6AF8" w:rsidP="001F27E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Country</w:t>
      </w:r>
    </w:p>
    <w:p w14:paraId="3E1EC661" w14:textId="5EAAB509"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list of</w:t>
      </w:r>
      <w:r w:rsidR="001F27E8">
        <w:rPr>
          <w:rFonts w:ascii="Bookman Old Style" w:hAnsi="Bookman Old Style"/>
          <w:sz w:val="24"/>
          <w:szCs w:val="24"/>
        </w:rPr>
        <w:t xml:space="preserve"> all the</w:t>
      </w:r>
      <w:r>
        <w:rPr>
          <w:rFonts w:ascii="Bookman Old Style" w:hAnsi="Bookman Old Style"/>
          <w:sz w:val="24"/>
          <w:szCs w:val="24"/>
        </w:rPr>
        <w:t xml:space="preserve"> geographical entities (countries) where the assessment target (habitat, biotope, ecosystem) is distributed</w:t>
      </w:r>
      <w:r w:rsidR="001F27E8">
        <w:rPr>
          <w:rFonts w:ascii="Bookman Old Style" w:hAnsi="Bookman Old Style"/>
          <w:sz w:val="24"/>
          <w:szCs w:val="24"/>
        </w:rPr>
        <w:t xml:space="preserve"> at global level</w:t>
      </w:r>
      <w:r>
        <w:rPr>
          <w:rFonts w:ascii="Bookman Old Style" w:hAnsi="Bookman Old Style"/>
          <w:sz w:val="24"/>
          <w:szCs w:val="24"/>
        </w:rPr>
        <w:t>.</w:t>
      </w:r>
      <w:ins w:id="841" w:author="Utility" w:date="2019-08-13T13:28:00Z">
        <w:r w:rsidR="00E756C7">
          <w:rPr>
            <w:rFonts w:ascii="Bookman Old Style" w:hAnsi="Bookman Old Style"/>
            <w:sz w:val="24"/>
            <w:szCs w:val="24"/>
          </w:rPr>
          <w:t xml:space="preserve"> </w:t>
        </w:r>
        <w:commentRangeStart w:id="842"/>
        <w:r w:rsidR="00E756C7">
          <w:rPr>
            <w:rFonts w:ascii="Bookman Old Style" w:hAnsi="Bookman Old Style"/>
            <w:sz w:val="24"/>
            <w:szCs w:val="24"/>
          </w:rPr>
          <w:t>If the assessment scope is “sub-global” this node should be closed.</w:t>
        </w:r>
      </w:ins>
      <w:commentRangeEnd w:id="842"/>
      <w:r w:rsidR="002C528B">
        <w:rPr>
          <w:rStyle w:val="Refdecomentario"/>
        </w:rPr>
        <w:commentReference w:id="842"/>
      </w:r>
    </w:p>
    <w:p w14:paraId="3DAD50EE" w14:textId="244D2831" w:rsidR="001D3F73" w:rsidRDefault="00FC6AF8">
      <w:pPr>
        <w:pStyle w:val="Standard"/>
        <w:jc w:val="both"/>
      </w:pPr>
      <w:r>
        <w:rPr>
          <w:rFonts w:ascii="Bookman Old Style" w:hAnsi="Bookman Old Style"/>
          <w:sz w:val="24"/>
          <w:szCs w:val="24"/>
          <w:u w:val="single"/>
        </w:rPr>
        <w:lastRenderedPageBreak/>
        <w:t>At</w:t>
      </w:r>
      <w:r w:rsidR="000D7210">
        <w:rPr>
          <w:rFonts w:ascii="Bookman Old Style" w:hAnsi="Bookman Old Style"/>
          <w:sz w:val="24"/>
          <w:szCs w:val="24"/>
          <w:u w:val="single"/>
        </w:rPr>
        <w:t>t</w:t>
      </w:r>
      <w:r>
        <w:rPr>
          <w:rFonts w:ascii="Bookman Old Style" w:hAnsi="Bookman Old Style"/>
          <w:sz w:val="24"/>
          <w:szCs w:val="24"/>
          <w:u w:val="single"/>
        </w:rPr>
        <w:t>ributes:</w:t>
      </w:r>
      <w:r>
        <w:rPr>
          <w:rFonts w:ascii="Bookman Old Style" w:hAnsi="Bookman Old Style"/>
          <w:sz w:val="24"/>
          <w:szCs w:val="24"/>
        </w:rPr>
        <w:t xml:space="preserve"> none</w:t>
      </w:r>
    </w:p>
    <w:p w14:paraId="3D067E32" w14:textId="77777777" w:rsidR="001D3F73" w:rsidRDefault="00FC6AF8">
      <w:pPr>
        <w:pStyle w:val="Standard"/>
        <w:jc w:val="both"/>
      </w:pPr>
      <w:r>
        <w:rPr>
          <w:rFonts w:ascii="Bookman Old Style" w:hAnsi="Bookman Old Style"/>
          <w:sz w:val="24"/>
          <w:szCs w:val="24"/>
          <w:u w:val="single"/>
        </w:rPr>
        <w:t>Example:</w:t>
      </w:r>
    </w:p>
    <w:p w14:paraId="3D2425CC" w14:textId="0EE82C48" w:rsidR="001D3F73" w:rsidRDefault="001F27E8" w:rsidP="001F27E8">
      <w:pPr>
        <w:pStyle w:val="Ejemplos"/>
        <w:ind w:left="0" w:firstLine="720"/>
        <w:jc w:val="left"/>
      </w:pPr>
      <w:r>
        <w:rPr>
          <w:rFonts w:ascii="Courier New" w:hAnsi="Courier New" w:cs="Courier New"/>
        </w:rPr>
        <w:t xml:space="preserve">   </w:t>
      </w:r>
      <w:r w:rsidR="00FC6AF8" w:rsidRPr="001F27E8">
        <w:t>&lt;</w:t>
      </w:r>
      <w:r w:rsidR="00FC6AF8" w:rsidRPr="001F27E8">
        <w:rPr>
          <w:color w:val="0070C0"/>
        </w:rPr>
        <w:t>Countries</w:t>
      </w:r>
      <w:r w:rsidR="00FC6AF8" w:rsidRPr="001F27E8">
        <w:t>&gt;</w:t>
      </w:r>
    </w:p>
    <w:p w14:paraId="2ECAD096" w14:textId="56641971" w:rsidR="001D3F73" w:rsidRDefault="00FC6AF8" w:rsidP="001F27E8">
      <w:pPr>
        <w:pStyle w:val="Ejemplos"/>
        <w:ind w:left="0" w:firstLine="720"/>
        <w:jc w:val="left"/>
      </w:pPr>
      <w:r w:rsidRPr="001F27E8">
        <w:t xml:space="preserve">        </w:t>
      </w:r>
      <w:r w:rsidR="001F27E8">
        <w:tab/>
      </w:r>
      <w:r w:rsidRPr="001F27E8">
        <w:t>&lt;Country iso-code-2="VE"&gt;Venezuela&lt;/Country&gt;</w:t>
      </w:r>
    </w:p>
    <w:p w14:paraId="35B0DD4A" w14:textId="092CB44D" w:rsidR="001D3F73" w:rsidRDefault="00FC6AF8" w:rsidP="001F27E8">
      <w:pPr>
        <w:pStyle w:val="Ejemplos"/>
        <w:ind w:left="0" w:firstLine="720"/>
        <w:jc w:val="left"/>
      </w:pPr>
      <w:r w:rsidRPr="001F27E8">
        <w:t xml:space="preserve">       </w:t>
      </w:r>
      <w:r w:rsidR="001F27E8">
        <w:tab/>
      </w:r>
      <w:r w:rsidRPr="001F27E8">
        <w:t xml:space="preserve"> &lt;Country iso-code-2="GY"&gt;Guyana&lt;/Country&gt;</w:t>
      </w:r>
    </w:p>
    <w:p w14:paraId="5D262EB5" w14:textId="66668BE0" w:rsidR="001D3F73" w:rsidRDefault="00FC6AF8" w:rsidP="001F27E8">
      <w:pPr>
        <w:pStyle w:val="Ejemplos"/>
        <w:ind w:left="0" w:firstLine="720"/>
        <w:jc w:val="left"/>
      </w:pPr>
      <w:r w:rsidRPr="001F27E8">
        <w:t xml:space="preserve">       </w:t>
      </w:r>
      <w:r w:rsidR="001F27E8">
        <w:tab/>
      </w:r>
      <w:r w:rsidRPr="001F27E8">
        <w:t xml:space="preserve"> &lt;Country iso-code-2="BR"&gt;Brazil&lt;/Country&gt;</w:t>
      </w:r>
    </w:p>
    <w:p w14:paraId="1CDAB2E4" w14:textId="77777777" w:rsidR="001D3F73" w:rsidRPr="001F27E8" w:rsidRDefault="00FC6AF8" w:rsidP="001F27E8">
      <w:pPr>
        <w:pStyle w:val="Ejemplos"/>
        <w:ind w:left="0" w:firstLine="720"/>
        <w:jc w:val="left"/>
      </w:pPr>
      <w:r w:rsidRPr="001F27E8">
        <w:t xml:space="preserve">        &lt;/</w:t>
      </w:r>
      <w:r w:rsidRPr="001F27E8">
        <w:rPr>
          <w:color w:val="0070C0"/>
        </w:rPr>
        <w:t>Countries</w:t>
      </w:r>
      <w:r w:rsidRPr="001F27E8">
        <w:t>&gt;</w:t>
      </w:r>
    </w:p>
    <w:p w14:paraId="4B630C2B" w14:textId="77777777" w:rsidR="00271FEF" w:rsidRDefault="00271FEF">
      <w:pPr>
        <w:pStyle w:val="Standard"/>
        <w:spacing w:after="0"/>
        <w:jc w:val="both"/>
      </w:pPr>
    </w:p>
    <w:p w14:paraId="0D0DA634" w14:textId="3F42EFA8" w:rsidR="001D3F73" w:rsidRDefault="00A67341" w:rsidP="00271FEF">
      <w:pPr>
        <w:pStyle w:val="Ttulo1"/>
        <w:numPr>
          <w:ilvl w:val="5"/>
          <w:numId w:val="29"/>
        </w:numPr>
      </w:pPr>
      <w:bookmarkStart w:id="843" w:name="_Toc10660007"/>
      <w:bookmarkStart w:id="844" w:name="_Toc10989937"/>
      <w:r>
        <w:t>N</w:t>
      </w:r>
      <w:r w:rsidR="00FC6AF8">
        <w:t>ode: Country</w:t>
      </w:r>
      <w:bookmarkEnd w:id="843"/>
      <w:bookmarkEnd w:id="844"/>
    </w:p>
    <w:p w14:paraId="5FADD668"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&lt;Country&gt;</w:t>
      </w:r>
    </w:p>
    <w:p w14:paraId="2B07327E"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Countries</w:t>
      </w:r>
    </w:p>
    <w:p w14:paraId="4E28D607" w14:textId="77777777"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none</w:t>
      </w:r>
    </w:p>
    <w:p w14:paraId="0FA7A49C" w14:textId="77777777" w:rsidR="001D3F73" w:rsidRDefault="001D3F73">
      <w:pPr>
        <w:pStyle w:val="Standard"/>
        <w:spacing w:after="0" w:line="276" w:lineRule="auto"/>
        <w:rPr>
          <w:rFonts w:ascii="Bookman Old Style" w:hAnsi="Bookman Old Style"/>
          <w:sz w:val="24"/>
          <w:szCs w:val="24"/>
        </w:rPr>
      </w:pPr>
    </w:p>
    <w:p w14:paraId="2D62B4E3"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one country where the </w:t>
      </w:r>
      <w:r w:rsidRPr="0090428A">
        <w:rPr>
          <w:rFonts w:ascii="Bookman Old Style" w:hAnsi="Bookman Old Style"/>
          <w:b/>
          <w:sz w:val="24"/>
          <w:szCs w:val="24"/>
        </w:rPr>
        <w:t>assessment target</w:t>
      </w:r>
      <w:r>
        <w:rPr>
          <w:rFonts w:ascii="Bookman Old Style" w:hAnsi="Bookman Old Style"/>
          <w:sz w:val="24"/>
          <w:szCs w:val="24"/>
        </w:rPr>
        <w:t xml:space="preserve"> (habitat, biotope or ecosystem) is distributed.</w:t>
      </w:r>
    </w:p>
    <w:p w14:paraId="3EC2357E" w14:textId="699776E3" w:rsidR="001D3F73" w:rsidRDefault="00FC6AF8">
      <w:pPr>
        <w:pStyle w:val="Standard"/>
        <w:jc w:val="both"/>
      </w:pPr>
      <w:r>
        <w:rPr>
          <w:rFonts w:ascii="Bookman Old Style" w:hAnsi="Bookman Old Style"/>
          <w:sz w:val="24"/>
          <w:szCs w:val="24"/>
          <w:u w:val="single"/>
        </w:rPr>
        <w:t>At</w:t>
      </w:r>
      <w:r w:rsidR="000D7210">
        <w:rPr>
          <w:rFonts w:ascii="Bookman Old Style" w:hAnsi="Bookman Old Style"/>
          <w:sz w:val="24"/>
          <w:szCs w:val="24"/>
          <w:u w:val="single"/>
        </w:rPr>
        <w:t>t</w:t>
      </w:r>
      <w:r>
        <w:rPr>
          <w:rFonts w:ascii="Bookman Old Style" w:hAnsi="Bookman Old Style"/>
          <w:sz w:val="24"/>
          <w:szCs w:val="24"/>
          <w:u w:val="single"/>
        </w:rPr>
        <w:t>ributes:</w:t>
      </w:r>
      <w:r>
        <w:rPr>
          <w:rFonts w:ascii="Bookman Old Style" w:hAnsi="Bookman Old Style"/>
          <w:sz w:val="24"/>
          <w:szCs w:val="24"/>
        </w:rPr>
        <w:t xml:space="preserve"> iso-code-2</w:t>
      </w:r>
    </w:p>
    <w:p w14:paraId="3B8AF220" w14:textId="06274888" w:rsidR="001D3F73" w:rsidRDefault="00FC6AF8">
      <w:pPr>
        <w:pStyle w:val="Prrafodelista"/>
        <w:numPr>
          <w:ilvl w:val="0"/>
          <w:numId w:val="12"/>
        </w:numPr>
        <w:suppressAutoHyphens w:val="0"/>
        <w:spacing w:line="256" w:lineRule="auto"/>
        <w:jc w:val="both"/>
      </w:pPr>
      <w:r>
        <w:rPr>
          <w:rFonts w:ascii="Bookman Old Style" w:hAnsi="Bookman Old Style"/>
          <w:sz w:val="24"/>
          <w:szCs w:val="24"/>
        </w:rPr>
        <w:t xml:space="preserve">@iso-code-2= also called alpha-2 code, is a two digits combination provided for each country by the International Organization for Standardization (ISO). The complete list of countries and its alpha-2 code can be found at: </w:t>
      </w:r>
      <w:hyperlink r:id="rId22" w:history="1">
        <w:r w:rsidR="001F27E8">
          <w:rPr>
            <w:rStyle w:val="Hipervnculo"/>
          </w:rPr>
          <w:t>https://www.iban.com/country-codes</w:t>
        </w:r>
      </w:hyperlink>
    </w:p>
    <w:p w14:paraId="5C7776D0" w14:textId="77777777" w:rsidR="001D3F73" w:rsidRDefault="00FC6AF8">
      <w:pPr>
        <w:pStyle w:val="Standard"/>
        <w:jc w:val="both"/>
      </w:pPr>
      <w:r>
        <w:rPr>
          <w:rFonts w:ascii="Bookman Old Style" w:hAnsi="Bookman Old Style"/>
          <w:sz w:val="24"/>
          <w:szCs w:val="24"/>
          <w:u w:val="single"/>
        </w:rPr>
        <w:t>Example:</w:t>
      </w:r>
    </w:p>
    <w:p w14:paraId="35B93C0B" w14:textId="4D55E3B2" w:rsidR="001F27E8" w:rsidRPr="001F27E8" w:rsidRDefault="001F27E8" w:rsidP="001F27E8">
      <w:pPr>
        <w:pStyle w:val="Ejemplos"/>
        <w:ind w:left="0" w:firstLine="720"/>
        <w:jc w:val="left"/>
      </w:pPr>
      <w:r w:rsidRPr="001F27E8">
        <w:t>&lt;Countries&gt;</w:t>
      </w:r>
    </w:p>
    <w:p w14:paraId="1E4133A3" w14:textId="1D7C76B0" w:rsidR="001F27E8" w:rsidRDefault="001F27E8" w:rsidP="001F27E8">
      <w:pPr>
        <w:pStyle w:val="Ejemplos"/>
        <w:ind w:firstLine="720"/>
        <w:jc w:val="left"/>
      </w:pPr>
      <w:r w:rsidRPr="001F27E8">
        <w:t>&lt;</w:t>
      </w:r>
      <w:r w:rsidRPr="001F27E8">
        <w:rPr>
          <w:color w:val="0070C0"/>
        </w:rPr>
        <w:t>Country</w:t>
      </w:r>
      <w:r w:rsidRPr="001F27E8">
        <w:t xml:space="preserve"> </w:t>
      </w:r>
      <w:r w:rsidRPr="001F27E8">
        <w:rPr>
          <w:color w:val="FF0000"/>
        </w:rPr>
        <w:t>iso-code-2</w:t>
      </w:r>
      <w:r w:rsidRPr="001F27E8">
        <w:t>="VE"&gt;Venezuela&lt;/</w:t>
      </w:r>
      <w:r w:rsidRPr="001F27E8">
        <w:rPr>
          <w:color w:val="0070C0"/>
        </w:rPr>
        <w:t>Country</w:t>
      </w:r>
      <w:r w:rsidRPr="001F27E8">
        <w:t>&gt;</w:t>
      </w:r>
    </w:p>
    <w:p w14:paraId="32E37D45" w14:textId="63C16142" w:rsidR="001F27E8" w:rsidRDefault="001F27E8" w:rsidP="001F27E8">
      <w:pPr>
        <w:pStyle w:val="Ejemplos"/>
        <w:ind w:firstLine="720"/>
        <w:jc w:val="left"/>
      </w:pPr>
      <w:r w:rsidRPr="001F27E8">
        <w:t>&lt;</w:t>
      </w:r>
      <w:r w:rsidRPr="001F27E8">
        <w:rPr>
          <w:color w:val="0070C0"/>
        </w:rPr>
        <w:t>Country</w:t>
      </w:r>
      <w:r w:rsidRPr="001F27E8">
        <w:t xml:space="preserve"> </w:t>
      </w:r>
      <w:r w:rsidRPr="001F27E8">
        <w:rPr>
          <w:color w:val="FF0000"/>
        </w:rPr>
        <w:t>iso-code-2</w:t>
      </w:r>
      <w:r>
        <w:t>="GY"&gt;Guyana</w:t>
      </w:r>
      <w:r w:rsidRPr="001F27E8">
        <w:t>&lt;/</w:t>
      </w:r>
      <w:r w:rsidRPr="001F27E8">
        <w:rPr>
          <w:color w:val="0070C0"/>
        </w:rPr>
        <w:t>Country</w:t>
      </w:r>
      <w:r w:rsidRPr="001F27E8">
        <w:t>&gt;</w:t>
      </w:r>
    </w:p>
    <w:p w14:paraId="22D761F7" w14:textId="3756E789" w:rsidR="001F27E8" w:rsidRPr="001F27E8" w:rsidRDefault="001F27E8" w:rsidP="001F27E8">
      <w:pPr>
        <w:pStyle w:val="Ejemplos"/>
        <w:ind w:firstLine="720"/>
        <w:jc w:val="left"/>
      </w:pPr>
      <w:r w:rsidRPr="001F27E8">
        <w:t>&lt;</w:t>
      </w:r>
      <w:r w:rsidRPr="001F27E8">
        <w:rPr>
          <w:color w:val="0070C0"/>
        </w:rPr>
        <w:t>Country</w:t>
      </w:r>
      <w:r w:rsidRPr="001F27E8">
        <w:t xml:space="preserve"> </w:t>
      </w:r>
      <w:r w:rsidRPr="001F27E8">
        <w:rPr>
          <w:color w:val="FF0000"/>
        </w:rPr>
        <w:t>iso-code-2</w:t>
      </w:r>
      <w:r>
        <w:t>="BR"&gt;Brazil</w:t>
      </w:r>
      <w:r w:rsidRPr="001F27E8">
        <w:t>&lt;/</w:t>
      </w:r>
      <w:r w:rsidRPr="001F27E8">
        <w:rPr>
          <w:color w:val="0070C0"/>
        </w:rPr>
        <w:t>Country</w:t>
      </w:r>
      <w:r w:rsidRPr="001F27E8">
        <w:t>&gt;</w:t>
      </w:r>
    </w:p>
    <w:p w14:paraId="50CBB549" w14:textId="347193FF" w:rsidR="001F27E8" w:rsidRPr="001F27E8" w:rsidRDefault="001F27E8" w:rsidP="001F27E8">
      <w:pPr>
        <w:pStyle w:val="Ejemplos"/>
        <w:jc w:val="left"/>
      </w:pPr>
      <w:r w:rsidRPr="001F27E8">
        <w:t>&lt;/Countries&gt;</w:t>
      </w:r>
    </w:p>
    <w:p w14:paraId="40622F40" w14:textId="1E6577FF" w:rsidR="00271FEF" w:rsidRDefault="00271FEF">
      <w:pPr>
        <w:pStyle w:val="Standard"/>
        <w:spacing w:after="0"/>
        <w:jc w:val="both"/>
      </w:pPr>
    </w:p>
    <w:p w14:paraId="58E9F647" w14:textId="31687D0C" w:rsidR="001D3F73" w:rsidRDefault="00FC6AF8" w:rsidP="00441CED">
      <w:pPr>
        <w:pStyle w:val="Ttulo1"/>
        <w:numPr>
          <w:ilvl w:val="4"/>
          <w:numId w:val="29"/>
        </w:numPr>
      </w:pPr>
      <w:bookmarkStart w:id="845" w:name="_Toc10660008"/>
      <w:bookmarkStart w:id="846" w:name="_Toc10989938"/>
      <w:r>
        <w:t>Node: Geographic region</w:t>
      </w:r>
      <w:bookmarkEnd w:id="845"/>
      <w:bookmarkEnd w:id="846"/>
    </w:p>
    <w:p w14:paraId="2299EE37"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&lt;Geographic-region&gt;</w:t>
      </w:r>
    </w:p>
    <w:p w14:paraId="06548774"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Distribution</w:t>
      </w:r>
    </w:p>
    <w:p w14:paraId="73DD2DF3" w14:textId="77777777"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none</w:t>
      </w:r>
    </w:p>
    <w:p w14:paraId="0738C80E" w14:textId="77777777" w:rsidR="001D3F73" w:rsidRDefault="001D3F73">
      <w:pPr>
        <w:pStyle w:val="Standard"/>
        <w:spacing w:after="0" w:line="276" w:lineRule="auto"/>
        <w:rPr>
          <w:rFonts w:ascii="Bookman Old Style" w:hAnsi="Bookman Old Style"/>
          <w:sz w:val="24"/>
          <w:szCs w:val="24"/>
        </w:rPr>
      </w:pPr>
    </w:p>
    <w:p w14:paraId="285F6F78" w14:textId="1085EE39"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one geographic region where the assessment target (habitat, biotope or ecosystem) is located. In some cases, assessment authors indicate the geographic region assigned, </w:t>
      </w:r>
      <w:r w:rsidR="00252BEC">
        <w:rPr>
          <w:rFonts w:ascii="Bookman Old Style" w:hAnsi="Bookman Old Style"/>
          <w:sz w:val="24"/>
          <w:szCs w:val="24"/>
        </w:rPr>
        <w:t xml:space="preserve">in other cases, it should be assigned by </w:t>
      </w:r>
      <w:r w:rsidR="00252BEC">
        <w:rPr>
          <w:rFonts w:ascii="Bookman Old Style" w:hAnsi="Bookman Old Style"/>
          <w:sz w:val="24"/>
          <w:szCs w:val="24"/>
        </w:rPr>
        <w:lastRenderedPageBreak/>
        <w:t>the compiler.</w:t>
      </w:r>
      <w:ins w:id="847" w:author="Utility" w:date="2019-08-13T13:28:00Z">
        <w:r w:rsidR="00E756C7">
          <w:rPr>
            <w:rFonts w:ascii="Bookman Old Style" w:hAnsi="Bookman Old Style"/>
            <w:sz w:val="24"/>
            <w:szCs w:val="24"/>
          </w:rPr>
          <w:t xml:space="preserve"> </w:t>
        </w:r>
      </w:ins>
      <w:ins w:id="848" w:author="Utility" w:date="2019-08-13T13:29:00Z">
        <w:r w:rsidR="00E756C7" w:rsidRPr="00E756C7">
          <w:rPr>
            <w:rFonts w:ascii="Bookman Old Style" w:hAnsi="Bookman Old Style"/>
            <w:sz w:val="24"/>
            <w:szCs w:val="24"/>
          </w:rPr>
          <w:t xml:space="preserve">This node must contain information independently if the evaluation was done under a global or sub-global </w:t>
        </w:r>
        <w:r w:rsidR="00E756C7">
          <w:rPr>
            <w:rFonts w:ascii="Bookman Old Style" w:hAnsi="Bookman Old Style"/>
            <w:sz w:val="24"/>
            <w:szCs w:val="24"/>
          </w:rPr>
          <w:t>scope</w:t>
        </w:r>
        <w:r w:rsidR="00E756C7" w:rsidRPr="00E756C7">
          <w:rPr>
            <w:rFonts w:ascii="Bookman Old Style" w:hAnsi="Bookman Old Style"/>
            <w:sz w:val="24"/>
            <w:szCs w:val="24"/>
          </w:rPr>
          <w:t>.</w:t>
        </w:r>
      </w:ins>
    </w:p>
    <w:p w14:paraId="704412C7" w14:textId="22EA1F2F" w:rsidR="001D3F73" w:rsidRDefault="00FC6AF8">
      <w:pPr>
        <w:pStyle w:val="Standard"/>
        <w:jc w:val="both"/>
      </w:pPr>
      <w:r>
        <w:rPr>
          <w:rFonts w:ascii="Bookman Old Style" w:hAnsi="Bookman Old Style"/>
          <w:sz w:val="24"/>
          <w:szCs w:val="24"/>
          <w:u w:val="single"/>
        </w:rPr>
        <w:t>A</w:t>
      </w:r>
      <w:r w:rsidR="00907BBD">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7E91415E" w14:textId="77777777" w:rsidR="001D3F73" w:rsidRDefault="00FC6AF8">
      <w:pPr>
        <w:pStyle w:val="Standard"/>
        <w:jc w:val="both"/>
      </w:pPr>
      <w:r>
        <w:rPr>
          <w:rFonts w:ascii="Bookman Old Style" w:hAnsi="Bookman Old Style"/>
          <w:sz w:val="24"/>
          <w:szCs w:val="24"/>
          <w:u w:val="single"/>
        </w:rPr>
        <w:t>Example:</w:t>
      </w:r>
    </w:p>
    <w:p w14:paraId="340A6C9B" w14:textId="0178B166" w:rsidR="00252BEC" w:rsidRPr="00252BEC" w:rsidRDefault="00252BEC" w:rsidP="00252BEC">
      <w:pPr>
        <w:pStyle w:val="Ejemplos"/>
        <w:ind w:left="0" w:firstLine="720"/>
        <w:jc w:val="left"/>
      </w:pPr>
      <w:r w:rsidRPr="00252BEC">
        <w:t>&lt;Distribution&gt;</w:t>
      </w:r>
    </w:p>
    <w:p w14:paraId="35C8ED5C" w14:textId="20AAF9E6" w:rsidR="00252BEC" w:rsidRPr="00252BEC" w:rsidDel="002C528B" w:rsidRDefault="00252BEC" w:rsidP="00252BEC">
      <w:pPr>
        <w:pStyle w:val="Ejemplos"/>
        <w:ind w:firstLine="720"/>
        <w:jc w:val="left"/>
        <w:rPr>
          <w:del w:id="849" w:author="Michelle Castellanos" w:date="2019-09-03T22:24:00Z"/>
        </w:rPr>
      </w:pPr>
      <w:del w:id="850" w:author="Michelle Castellanos" w:date="2019-09-03T22:24:00Z">
        <w:r w:rsidRPr="00252BEC" w:rsidDel="002C528B">
          <w:delText>&lt;Distribution-Summaries&gt;&lt;/Distribution-Summaries&gt;</w:delText>
        </w:r>
      </w:del>
    </w:p>
    <w:p w14:paraId="5013DDF2" w14:textId="22B383EF" w:rsidR="00252BEC" w:rsidRPr="00252BEC" w:rsidDel="002C528B" w:rsidRDefault="00252BEC" w:rsidP="00252BEC">
      <w:pPr>
        <w:pStyle w:val="Ejemplos"/>
        <w:ind w:firstLine="720"/>
        <w:jc w:val="left"/>
        <w:rPr>
          <w:del w:id="851" w:author="Michelle Castellanos" w:date="2019-09-03T22:24:00Z"/>
        </w:rPr>
      </w:pPr>
      <w:del w:id="852" w:author="Michelle Castellanos" w:date="2019-09-03T22:24:00Z">
        <w:r w:rsidRPr="00252BEC" w:rsidDel="002C528B">
          <w:delText>&lt;Countries&gt;&lt;/Countries&gt;</w:delText>
        </w:r>
      </w:del>
    </w:p>
    <w:p w14:paraId="0108B92D" w14:textId="77777777" w:rsidR="00252BEC" w:rsidRDefault="00252BEC" w:rsidP="00252BEC">
      <w:pPr>
        <w:pStyle w:val="Ejemplos"/>
        <w:ind w:firstLine="720"/>
        <w:jc w:val="left"/>
        <w:rPr>
          <w:ins w:id="853" w:author="Michelle Castellanos" w:date="2019-09-03T22:24:00Z"/>
        </w:rPr>
      </w:pPr>
      <w:r w:rsidRPr="00252BEC">
        <w:t>&lt;</w:t>
      </w:r>
      <w:r w:rsidRPr="00252BEC">
        <w:rPr>
          <w:color w:val="0070C0"/>
        </w:rPr>
        <w:t>Geographic-region</w:t>
      </w:r>
      <w:r w:rsidRPr="00252BEC">
        <w:t>&gt;Murray-Darling Basin&lt;/</w:t>
      </w:r>
      <w:r w:rsidRPr="00252BEC">
        <w:rPr>
          <w:color w:val="0070C0"/>
        </w:rPr>
        <w:t>Geographic-region</w:t>
      </w:r>
      <w:r w:rsidRPr="00252BEC">
        <w:t>&gt;</w:t>
      </w:r>
    </w:p>
    <w:p w14:paraId="4845BF58" w14:textId="57D543F4" w:rsidR="002C528B" w:rsidRDefault="002C528B" w:rsidP="002C528B">
      <w:pPr>
        <w:pStyle w:val="Ejemplos"/>
        <w:ind w:firstLine="720"/>
        <w:jc w:val="left"/>
        <w:rPr>
          <w:ins w:id="854" w:author="Michelle Castellanos" w:date="2019-09-03T22:25:00Z"/>
        </w:rPr>
      </w:pPr>
      <w:ins w:id="855" w:author="Michelle Castellanos" w:date="2019-09-03T22:24:00Z">
        <w:r w:rsidRPr="00252BEC">
          <w:t>&lt;</w:t>
        </w:r>
        <w:r w:rsidRPr="00252BEC">
          <w:rPr>
            <w:color w:val="0070C0"/>
          </w:rPr>
          <w:t>Geographic-region</w:t>
        </w:r>
        <w:r w:rsidRPr="00252BEC">
          <w:t>&gt;</w:t>
        </w:r>
        <w:r w:rsidRPr="002C528B">
          <w:t>Guayana Shield</w:t>
        </w:r>
        <w:r w:rsidRPr="00252BEC">
          <w:t>&lt;/</w:t>
        </w:r>
        <w:r w:rsidRPr="00252BEC">
          <w:rPr>
            <w:color w:val="0070C0"/>
          </w:rPr>
          <w:t>Geographic-region</w:t>
        </w:r>
        <w:r w:rsidRPr="00252BEC">
          <w:t>&gt;</w:t>
        </w:r>
      </w:ins>
    </w:p>
    <w:p w14:paraId="477FC14B" w14:textId="6D7403A9" w:rsidR="002C528B" w:rsidRPr="00252BEC" w:rsidRDefault="002C528B" w:rsidP="002C528B">
      <w:pPr>
        <w:pStyle w:val="Ejemplos"/>
        <w:ind w:firstLine="720"/>
        <w:jc w:val="left"/>
        <w:rPr>
          <w:ins w:id="856" w:author="Michelle Castellanos" w:date="2019-09-03T22:25:00Z"/>
        </w:rPr>
      </w:pPr>
      <w:ins w:id="857" w:author="Michelle Castellanos" w:date="2019-09-03T22:25:00Z">
        <w:r w:rsidRPr="00252BEC">
          <w:t>&lt;</w:t>
        </w:r>
        <w:r w:rsidRPr="00252BEC">
          <w:rPr>
            <w:color w:val="0070C0"/>
          </w:rPr>
          <w:t>Geographic-region</w:t>
        </w:r>
        <w:r w:rsidRPr="00252BEC">
          <w:t>&gt;</w:t>
        </w:r>
        <w:r w:rsidRPr="002C528B">
          <w:t>Yellow Sea region</w:t>
        </w:r>
        <w:r w:rsidRPr="00252BEC">
          <w:t>&lt;/</w:t>
        </w:r>
        <w:r w:rsidRPr="00252BEC">
          <w:rPr>
            <w:color w:val="0070C0"/>
          </w:rPr>
          <w:t>Geographic-region</w:t>
        </w:r>
        <w:r w:rsidRPr="00252BEC">
          <w:t>&gt;</w:t>
        </w:r>
      </w:ins>
    </w:p>
    <w:p w14:paraId="33B08ED9" w14:textId="49891E92" w:rsidR="002C528B" w:rsidRPr="00252BEC" w:rsidRDefault="002C528B" w:rsidP="002C528B">
      <w:pPr>
        <w:pStyle w:val="Ejemplos"/>
        <w:ind w:firstLine="720"/>
        <w:jc w:val="left"/>
      </w:pPr>
      <w:ins w:id="858" w:author="Michelle Castellanos" w:date="2019-09-03T22:25:00Z">
        <w:r w:rsidRPr="00252BEC">
          <w:t>&lt;</w:t>
        </w:r>
        <w:r w:rsidRPr="00252BEC">
          <w:rPr>
            <w:color w:val="0070C0"/>
          </w:rPr>
          <w:t>Geographic-region</w:t>
        </w:r>
        <w:r w:rsidRPr="00252BEC">
          <w:t>&gt;</w:t>
        </w:r>
        <w:r w:rsidRPr="002C528B">
          <w:t>Western Gulf of Alaska</w:t>
        </w:r>
        <w:r w:rsidRPr="00252BEC">
          <w:t>&lt;/</w:t>
        </w:r>
        <w:r w:rsidRPr="00252BEC">
          <w:rPr>
            <w:color w:val="0070C0"/>
          </w:rPr>
          <w:t>Geographic-region</w:t>
        </w:r>
        <w:r w:rsidRPr="00252BEC">
          <w:t>&gt;</w:t>
        </w:r>
      </w:ins>
    </w:p>
    <w:p w14:paraId="136024FD" w14:textId="623E7F07" w:rsidR="00252BEC" w:rsidRPr="00252BEC" w:rsidDel="002C528B" w:rsidRDefault="00252BEC" w:rsidP="00252BEC">
      <w:pPr>
        <w:pStyle w:val="Ejemplos"/>
        <w:ind w:firstLine="720"/>
        <w:jc w:val="left"/>
        <w:rPr>
          <w:del w:id="859" w:author="Michelle Castellanos" w:date="2019-09-03T22:24:00Z"/>
        </w:rPr>
      </w:pPr>
      <w:del w:id="860" w:author="Michelle Castellanos" w:date="2019-09-03T22:24:00Z">
        <w:r w:rsidRPr="00252BEC" w:rsidDel="002C528B">
          <w:delText>&lt;Biogeographic-realm&gt;Australasian&lt;/Biogeographic-realm&gt;</w:delText>
        </w:r>
      </w:del>
    </w:p>
    <w:p w14:paraId="367DF859" w14:textId="129C2ABA" w:rsidR="00252BEC" w:rsidRPr="00252BEC" w:rsidDel="002C528B" w:rsidRDefault="00252BEC" w:rsidP="00252BEC">
      <w:pPr>
        <w:pStyle w:val="Ejemplos"/>
        <w:ind w:firstLine="720"/>
        <w:jc w:val="left"/>
        <w:rPr>
          <w:del w:id="861" w:author="Michelle Castellanos" w:date="2019-09-03T22:24:00Z"/>
        </w:rPr>
      </w:pPr>
      <w:del w:id="862" w:author="Michelle Castellanos" w:date="2019-09-03T22:24:00Z">
        <w:r w:rsidRPr="00252BEC" w:rsidDel="002C528B">
          <w:delText>&lt;Region&gt;&lt;/Region&gt;</w:delText>
        </w:r>
      </w:del>
    </w:p>
    <w:p w14:paraId="49B5031E" w14:textId="0C1FECBA" w:rsidR="00252BEC" w:rsidRPr="00252BEC" w:rsidDel="002C528B" w:rsidRDefault="00252BEC" w:rsidP="00252BEC">
      <w:pPr>
        <w:pStyle w:val="Ejemplos"/>
        <w:ind w:firstLine="720"/>
        <w:jc w:val="left"/>
        <w:rPr>
          <w:del w:id="863" w:author="Michelle Castellanos" w:date="2019-09-03T22:24:00Z"/>
        </w:rPr>
      </w:pPr>
      <w:del w:id="864" w:author="Michelle Castellanos" w:date="2019-09-03T22:24:00Z">
        <w:r w:rsidRPr="00252BEC" w:rsidDel="002C528B">
          <w:delText>&lt;Spatial-data&gt;&lt;/Spatial-data&gt;</w:delText>
        </w:r>
      </w:del>
    </w:p>
    <w:p w14:paraId="40456C84" w14:textId="3FC9562A" w:rsidR="00252BEC" w:rsidRPr="00252BEC" w:rsidDel="002C528B" w:rsidRDefault="00252BEC" w:rsidP="00252BEC">
      <w:pPr>
        <w:pStyle w:val="Ejemplos"/>
        <w:ind w:left="0" w:firstLine="720"/>
        <w:jc w:val="left"/>
        <w:rPr>
          <w:del w:id="865" w:author="Michelle Castellanos" w:date="2019-09-03T22:24:00Z"/>
        </w:rPr>
      </w:pPr>
      <w:del w:id="866" w:author="Michelle Castellanos" w:date="2019-09-03T22:24:00Z">
        <w:r w:rsidRPr="00252BEC" w:rsidDel="002C528B">
          <w:delText>&lt;/Distribution&gt;</w:delText>
        </w:r>
      </w:del>
    </w:p>
    <w:p w14:paraId="54542271" w14:textId="77777777" w:rsidR="001D3F73" w:rsidRDefault="001D3F73">
      <w:pPr>
        <w:pStyle w:val="Standard"/>
        <w:spacing w:after="0"/>
        <w:jc w:val="both"/>
        <w:rPr>
          <w:rFonts w:ascii="Courier New" w:hAnsi="Courier New" w:cs="Courier New"/>
        </w:rPr>
      </w:pPr>
    </w:p>
    <w:p w14:paraId="3ABA19E6" w14:textId="1F97D288" w:rsidR="001D3F73" w:rsidRDefault="00FC6AF8" w:rsidP="00441CED">
      <w:pPr>
        <w:pStyle w:val="Ttulo1"/>
        <w:numPr>
          <w:ilvl w:val="4"/>
          <w:numId w:val="29"/>
        </w:numPr>
      </w:pPr>
      <w:bookmarkStart w:id="867" w:name="_Toc10660009"/>
      <w:bookmarkStart w:id="868" w:name="_Toc10989939"/>
      <w:r>
        <w:t xml:space="preserve">Node: Biogeographic </w:t>
      </w:r>
      <w:r w:rsidR="00C269B4">
        <w:t>realm</w:t>
      </w:r>
      <w:bookmarkEnd w:id="867"/>
      <w:bookmarkEnd w:id="868"/>
    </w:p>
    <w:p w14:paraId="10806606" w14:textId="3CD0C40A" w:rsidR="001D3F73" w:rsidRDefault="00FC6AF8">
      <w:pPr>
        <w:pStyle w:val="Standard"/>
        <w:spacing w:after="0" w:line="276" w:lineRule="auto"/>
      </w:pPr>
      <w:r>
        <w:rPr>
          <w:rFonts w:ascii="Bookman Old Style" w:hAnsi="Bookman Old Style"/>
          <w:sz w:val="24"/>
          <w:szCs w:val="24"/>
          <w:u w:val="single"/>
        </w:rPr>
        <w:t>Tag:</w:t>
      </w:r>
      <w:r w:rsidR="00C269B4">
        <w:rPr>
          <w:rFonts w:ascii="Bookman Old Style" w:hAnsi="Bookman Old Style"/>
          <w:sz w:val="24"/>
          <w:szCs w:val="24"/>
        </w:rPr>
        <w:t xml:space="preserve">   &lt;Biogeographic-re</w:t>
      </w:r>
      <w:r w:rsidR="00C53309">
        <w:rPr>
          <w:rFonts w:ascii="Bookman Old Style" w:hAnsi="Bookman Old Style"/>
          <w:sz w:val="24"/>
          <w:szCs w:val="24"/>
        </w:rPr>
        <w:t>alm</w:t>
      </w:r>
      <w:r>
        <w:rPr>
          <w:rFonts w:ascii="Bookman Old Style" w:hAnsi="Bookman Old Style"/>
          <w:sz w:val="24"/>
          <w:szCs w:val="24"/>
        </w:rPr>
        <w:t>&gt;</w:t>
      </w:r>
    </w:p>
    <w:p w14:paraId="28D6A303"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Distribution</w:t>
      </w:r>
    </w:p>
    <w:p w14:paraId="4D3871B9" w14:textId="77777777"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none</w:t>
      </w:r>
    </w:p>
    <w:p w14:paraId="096F9290" w14:textId="77777777" w:rsidR="001D3F73" w:rsidRDefault="001D3F73">
      <w:pPr>
        <w:pStyle w:val="Standard"/>
        <w:spacing w:after="0" w:line="276" w:lineRule="auto"/>
        <w:rPr>
          <w:rFonts w:ascii="Bookman Old Style" w:hAnsi="Bookman Old Style"/>
          <w:sz w:val="24"/>
          <w:szCs w:val="24"/>
        </w:rPr>
      </w:pPr>
    </w:p>
    <w:p w14:paraId="18565550" w14:textId="6E876AD0" w:rsidR="001D3F73" w:rsidRPr="00252BEC" w:rsidRDefault="00FC6AF8" w:rsidP="00252BEC">
      <w:pPr>
        <w:pStyle w:val="Standard"/>
        <w:jc w:val="both"/>
        <w:rPr>
          <w:rFonts w:ascii="Bookman Old Style" w:hAnsi="Bookman Old Style"/>
          <w:b/>
          <w:sz w:val="24"/>
          <w:szCs w:val="24"/>
        </w:rPr>
      </w:pPr>
      <w:r>
        <w:rPr>
          <w:rFonts w:ascii="Bookman Old Style" w:hAnsi="Bookman Old Style"/>
          <w:sz w:val="24"/>
          <w:szCs w:val="24"/>
          <w:u w:val="single"/>
        </w:rPr>
        <w:t>Content:</w:t>
      </w:r>
      <w:r>
        <w:rPr>
          <w:rFonts w:ascii="Bookman Old Style" w:hAnsi="Bookman Old Style"/>
          <w:sz w:val="24"/>
          <w:szCs w:val="24"/>
        </w:rPr>
        <w:t xml:space="preserve"> Element indicating the biogeographic re</w:t>
      </w:r>
      <w:r w:rsidR="00C53309">
        <w:rPr>
          <w:rFonts w:ascii="Bookman Old Style" w:hAnsi="Bookman Old Style"/>
          <w:sz w:val="24"/>
          <w:szCs w:val="24"/>
        </w:rPr>
        <w:t>alm</w:t>
      </w:r>
      <w:r>
        <w:rPr>
          <w:rFonts w:ascii="Bookman Old Style" w:hAnsi="Bookman Old Style"/>
          <w:sz w:val="24"/>
          <w:szCs w:val="24"/>
        </w:rPr>
        <w:t xml:space="preserve"> where the assessment target (habitat, biotope or ecosystem) is located. </w:t>
      </w:r>
      <w:r w:rsidR="00A22635">
        <w:rPr>
          <w:rFonts w:ascii="Bookman Old Style" w:hAnsi="Bookman Old Style"/>
          <w:sz w:val="24"/>
          <w:szCs w:val="24"/>
        </w:rPr>
        <w:t xml:space="preserve"> It follows the biogeographic realms categories used by IUCN Red List of</w:t>
      </w:r>
      <w:r w:rsidR="00252BEC">
        <w:rPr>
          <w:rFonts w:ascii="Bookman Old Style" w:hAnsi="Bookman Old Style"/>
          <w:sz w:val="24"/>
          <w:szCs w:val="24"/>
        </w:rPr>
        <w:t xml:space="preserve"> Threatened Species as filter in the advance searcher (</w:t>
      </w:r>
      <w:hyperlink r:id="rId23" w:history="1">
        <w:r w:rsidR="00252BEC">
          <w:rPr>
            <w:rStyle w:val="Hipervnculo"/>
          </w:rPr>
          <w:t>https://www.iucnredlist.org/search</w:t>
        </w:r>
      </w:hyperlink>
      <w:r w:rsidR="00252BEC">
        <w:t xml:space="preserve">). </w:t>
      </w:r>
      <w:r w:rsidR="00252BEC" w:rsidRPr="00252BEC">
        <w:rPr>
          <w:rFonts w:ascii="Bookman Old Style" w:hAnsi="Bookman Old Style"/>
          <w:sz w:val="24"/>
          <w:szCs w:val="24"/>
        </w:rPr>
        <w:t>Possible values are:</w:t>
      </w:r>
      <w:r w:rsidR="00252BEC">
        <w:t xml:space="preserve"> </w:t>
      </w:r>
      <w:commentRangeStart w:id="869"/>
      <w:r w:rsidR="00252BEC" w:rsidRPr="00252BEC">
        <w:rPr>
          <w:rFonts w:ascii="Bookman Old Style" w:hAnsi="Bookman Old Style"/>
          <w:b/>
          <w:sz w:val="24"/>
          <w:szCs w:val="24"/>
        </w:rPr>
        <w:t>Afrotropical, Antarctic, Australasian, Indomalayan, Nearctic, Neotropical, Oceanian</w:t>
      </w:r>
      <w:commentRangeEnd w:id="869"/>
      <w:r w:rsidR="00044A0A">
        <w:rPr>
          <w:rStyle w:val="Refdecomentario"/>
        </w:rPr>
        <w:commentReference w:id="869"/>
      </w:r>
      <w:r w:rsidR="00252BEC" w:rsidRPr="00252BEC">
        <w:rPr>
          <w:rFonts w:ascii="Bookman Old Style" w:hAnsi="Bookman Old Style"/>
          <w:b/>
          <w:sz w:val="24"/>
          <w:szCs w:val="24"/>
        </w:rPr>
        <w:t>, Palearctic</w:t>
      </w:r>
      <w:r w:rsidR="00252BEC">
        <w:rPr>
          <w:rFonts w:ascii="Bookman Old Style" w:hAnsi="Bookman Old Style"/>
          <w:b/>
          <w:sz w:val="24"/>
          <w:szCs w:val="24"/>
        </w:rPr>
        <w:t>.</w:t>
      </w:r>
      <w:r w:rsidR="00252BEC" w:rsidRPr="00252BEC">
        <w:rPr>
          <w:rFonts w:ascii="Bookman Old Style" w:hAnsi="Bookman Old Style"/>
          <w:b/>
          <w:sz w:val="24"/>
          <w:szCs w:val="24"/>
        </w:rPr>
        <w:t xml:space="preserve"> </w:t>
      </w:r>
      <w:ins w:id="870" w:author="Utility" w:date="2019-08-13T13:29:00Z">
        <w:r w:rsidR="00E756C7" w:rsidRPr="00E756C7">
          <w:rPr>
            <w:rFonts w:ascii="Bookman Old Style" w:hAnsi="Bookman Old Style"/>
            <w:sz w:val="24"/>
            <w:szCs w:val="24"/>
          </w:rPr>
          <w:t xml:space="preserve">This node must contain information independently if the evaluation was done under a global or sub-global </w:t>
        </w:r>
        <w:r w:rsidR="00E756C7">
          <w:rPr>
            <w:rFonts w:ascii="Bookman Old Style" w:hAnsi="Bookman Old Style"/>
            <w:sz w:val="24"/>
            <w:szCs w:val="24"/>
          </w:rPr>
          <w:t>scope</w:t>
        </w:r>
        <w:r w:rsidR="00E756C7" w:rsidRPr="00E756C7">
          <w:rPr>
            <w:rFonts w:ascii="Bookman Old Style" w:hAnsi="Bookman Old Style"/>
            <w:sz w:val="24"/>
            <w:szCs w:val="24"/>
          </w:rPr>
          <w:t>.</w:t>
        </w:r>
      </w:ins>
    </w:p>
    <w:p w14:paraId="686FB983" w14:textId="77777777" w:rsidR="00CC7796" w:rsidRDefault="00CC7796">
      <w:pPr>
        <w:pStyle w:val="Standard"/>
        <w:jc w:val="both"/>
        <w:rPr>
          <w:ins w:id="871" w:author="Michelle Castellanos" w:date="2019-09-03T22:32:00Z"/>
          <w:rFonts w:ascii="Bookman Old Style" w:hAnsi="Bookman Old Style"/>
          <w:sz w:val="24"/>
          <w:szCs w:val="24"/>
          <w:u w:val="single"/>
        </w:rPr>
      </w:pPr>
    </w:p>
    <w:p w14:paraId="77FCC3B3" w14:textId="1BA198DD" w:rsidR="00CC7796" w:rsidRDefault="00CC7796" w:rsidP="00CC7796">
      <w:pPr>
        <w:pStyle w:val="Standard"/>
        <w:jc w:val="center"/>
        <w:rPr>
          <w:ins w:id="872" w:author="Michelle Castellanos" w:date="2019-09-03T22:32:00Z"/>
          <w:rFonts w:ascii="Bookman Old Style" w:hAnsi="Bookman Old Style"/>
          <w:sz w:val="24"/>
          <w:szCs w:val="24"/>
          <w:u w:val="single"/>
        </w:rPr>
      </w:pPr>
      <w:commentRangeStart w:id="873"/>
      <w:ins w:id="874" w:author="Michelle Castellanos" w:date="2019-09-03T22:32:00Z">
        <w:r>
          <w:rPr>
            <w:noProof/>
          </w:rPr>
          <w:lastRenderedPageBreak/>
          <w:drawing>
            <wp:inline distT="0" distB="0" distL="0" distR="0" wp14:anchorId="217225A3" wp14:editId="689C775D">
              <wp:extent cx="4734045" cy="4373361"/>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64434" t="39408" r="3092" b="7255"/>
                      <a:stretch/>
                    </pic:blipFill>
                    <pic:spPr bwMode="auto">
                      <a:xfrm>
                        <a:off x="0" y="0"/>
                        <a:ext cx="4732702" cy="4372120"/>
                      </a:xfrm>
                      <a:prstGeom prst="rect">
                        <a:avLst/>
                      </a:prstGeom>
                      <a:ln>
                        <a:noFill/>
                      </a:ln>
                      <a:extLst>
                        <a:ext uri="{53640926-AAD7-44D8-BBD7-CCE9431645EC}">
                          <a14:shadowObscured xmlns:a14="http://schemas.microsoft.com/office/drawing/2010/main"/>
                        </a:ext>
                      </a:extLst>
                    </pic:spPr>
                  </pic:pic>
                </a:graphicData>
              </a:graphic>
            </wp:inline>
          </w:drawing>
        </w:r>
      </w:ins>
      <w:commentRangeEnd w:id="873"/>
      <w:ins w:id="875" w:author="Michelle Castellanos" w:date="2019-09-03T22:33:00Z">
        <w:r>
          <w:rPr>
            <w:rStyle w:val="Refdecomentario"/>
          </w:rPr>
          <w:commentReference w:id="873"/>
        </w:r>
      </w:ins>
    </w:p>
    <w:p w14:paraId="070ECC8E" w14:textId="77777777" w:rsidR="00CC7796" w:rsidRDefault="00CC7796">
      <w:pPr>
        <w:pStyle w:val="Standard"/>
        <w:jc w:val="both"/>
        <w:rPr>
          <w:ins w:id="876" w:author="Michelle Castellanos" w:date="2019-09-03T22:32:00Z"/>
          <w:rFonts w:ascii="Bookman Old Style" w:hAnsi="Bookman Old Style"/>
          <w:sz w:val="24"/>
          <w:szCs w:val="24"/>
          <w:u w:val="single"/>
        </w:rPr>
      </w:pPr>
    </w:p>
    <w:p w14:paraId="3F5298E5" w14:textId="77777777" w:rsidR="00CC7796" w:rsidRDefault="00CC7796">
      <w:pPr>
        <w:pStyle w:val="Standard"/>
        <w:jc w:val="both"/>
        <w:rPr>
          <w:ins w:id="877" w:author="Michelle Castellanos" w:date="2019-09-03T22:32:00Z"/>
          <w:rFonts w:ascii="Bookman Old Style" w:hAnsi="Bookman Old Style"/>
          <w:sz w:val="24"/>
          <w:szCs w:val="24"/>
          <w:u w:val="single"/>
        </w:rPr>
      </w:pPr>
    </w:p>
    <w:p w14:paraId="43139DFA" w14:textId="202ED7BE" w:rsidR="001D3F73" w:rsidRDefault="00C269B4">
      <w:pPr>
        <w:pStyle w:val="Standard"/>
        <w:jc w:val="both"/>
      </w:pPr>
      <w:r>
        <w:rPr>
          <w:rFonts w:ascii="Bookman Old Style" w:hAnsi="Bookman Old Style"/>
          <w:sz w:val="24"/>
          <w:szCs w:val="24"/>
          <w:u w:val="single"/>
        </w:rPr>
        <w:t>At</w:t>
      </w:r>
      <w:r w:rsidR="00FC6AF8">
        <w:rPr>
          <w:rFonts w:ascii="Bookman Old Style" w:hAnsi="Bookman Old Style"/>
          <w:sz w:val="24"/>
          <w:szCs w:val="24"/>
          <w:u w:val="single"/>
        </w:rPr>
        <w:t>tributes:</w:t>
      </w:r>
      <w:r w:rsidR="00FC6AF8">
        <w:rPr>
          <w:rFonts w:ascii="Bookman Old Style" w:hAnsi="Bookman Old Style"/>
          <w:sz w:val="24"/>
          <w:szCs w:val="24"/>
        </w:rPr>
        <w:t xml:space="preserve"> none</w:t>
      </w:r>
    </w:p>
    <w:p w14:paraId="62A05756" w14:textId="77777777" w:rsidR="001D3F73" w:rsidRDefault="00FC6AF8">
      <w:pPr>
        <w:pStyle w:val="Standard"/>
        <w:jc w:val="both"/>
      </w:pPr>
      <w:r>
        <w:rPr>
          <w:rFonts w:ascii="Bookman Old Style" w:hAnsi="Bookman Old Style"/>
          <w:sz w:val="24"/>
          <w:szCs w:val="24"/>
          <w:u w:val="single"/>
        </w:rPr>
        <w:t>Example:</w:t>
      </w:r>
    </w:p>
    <w:p w14:paraId="1F7071CE" w14:textId="56A290E3" w:rsidR="00252BEC" w:rsidRPr="00252BEC" w:rsidDel="002C528B" w:rsidRDefault="00252BEC" w:rsidP="00252BEC">
      <w:pPr>
        <w:pStyle w:val="Ejemplos"/>
        <w:ind w:left="0" w:firstLine="720"/>
        <w:jc w:val="left"/>
        <w:rPr>
          <w:del w:id="878" w:author="Michelle Castellanos" w:date="2019-09-03T22:27:00Z"/>
        </w:rPr>
      </w:pPr>
      <w:del w:id="879" w:author="Michelle Castellanos" w:date="2019-09-03T22:27:00Z">
        <w:r w:rsidRPr="00252BEC" w:rsidDel="002C528B">
          <w:delText>&lt;Distribution&gt;</w:delText>
        </w:r>
      </w:del>
    </w:p>
    <w:p w14:paraId="37CA9BDE" w14:textId="359D3400" w:rsidR="00252BEC" w:rsidRPr="00252BEC" w:rsidDel="002C528B" w:rsidRDefault="00252BEC" w:rsidP="00252BEC">
      <w:pPr>
        <w:pStyle w:val="Ejemplos"/>
        <w:ind w:firstLine="720"/>
        <w:jc w:val="left"/>
        <w:rPr>
          <w:del w:id="880" w:author="Michelle Castellanos" w:date="2019-09-03T22:27:00Z"/>
        </w:rPr>
      </w:pPr>
      <w:del w:id="881" w:author="Michelle Castellanos" w:date="2019-09-03T22:27:00Z">
        <w:r w:rsidRPr="00252BEC" w:rsidDel="002C528B">
          <w:delText>&lt;Distribution-Summaries&gt;&lt;/Distribution-Summaries&gt;</w:delText>
        </w:r>
      </w:del>
    </w:p>
    <w:p w14:paraId="72CA57AE" w14:textId="6AE0AE2D" w:rsidR="00252BEC" w:rsidRPr="00252BEC" w:rsidDel="002C528B" w:rsidRDefault="00252BEC" w:rsidP="00252BEC">
      <w:pPr>
        <w:pStyle w:val="Ejemplos"/>
        <w:ind w:firstLine="720"/>
        <w:jc w:val="left"/>
        <w:rPr>
          <w:del w:id="882" w:author="Michelle Castellanos" w:date="2019-09-03T22:27:00Z"/>
        </w:rPr>
      </w:pPr>
      <w:del w:id="883" w:author="Michelle Castellanos" w:date="2019-09-03T22:27:00Z">
        <w:r w:rsidRPr="00252BEC" w:rsidDel="002C528B">
          <w:delText>&lt;Countries&gt;&lt;/Countries&gt;</w:delText>
        </w:r>
      </w:del>
    </w:p>
    <w:p w14:paraId="5792ABB7" w14:textId="7B5DE29B" w:rsidR="00252BEC" w:rsidRPr="00252BEC" w:rsidDel="002C528B" w:rsidRDefault="00252BEC" w:rsidP="00252BEC">
      <w:pPr>
        <w:pStyle w:val="Ejemplos"/>
        <w:ind w:firstLine="720"/>
        <w:jc w:val="left"/>
        <w:rPr>
          <w:del w:id="884" w:author="Michelle Castellanos" w:date="2019-09-03T22:27:00Z"/>
        </w:rPr>
      </w:pPr>
      <w:del w:id="885" w:author="Michelle Castellanos" w:date="2019-09-03T22:27:00Z">
        <w:r w:rsidRPr="00252BEC" w:rsidDel="002C528B">
          <w:delText>&lt;Geographic-region&gt;Murray-Darling Basin&lt;/Geographic-region&gt;</w:delText>
        </w:r>
      </w:del>
    </w:p>
    <w:p w14:paraId="30D26EE9" w14:textId="77777777" w:rsidR="00252BEC" w:rsidRDefault="00252BEC" w:rsidP="00252BEC">
      <w:pPr>
        <w:pStyle w:val="Ejemplos"/>
        <w:ind w:firstLine="720"/>
        <w:jc w:val="left"/>
        <w:rPr>
          <w:ins w:id="886" w:author="Michelle Castellanos" w:date="2019-09-03T22:27:00Z"/>
        </w:rPr>
      </w:pPr>
      <w:r w:rsidRPr="00252BEC">
        <w:t>&lt;</w:t>
      </w:r>
      <w:r w:rsidRPr="00252BEC">
        <w:rPr>
          <w:color w:val="0070C0"/>
        </w:rPr>
        <w:t>Biogeographic-realm</w:t>
      </w:r>
      <w:r w:rsidRPr="00252BEC">
        <w:t>&gt;Australasian&lt;/</w:t>
      </w:r>
      <w:r w:rsidRPr="00252BEC">
        <w:rPr>
          <w:color w:val="0070C0"/>
        </w:rPr>
        <w:t>Biogeographic-realm</w:t>
      </w:r>
      <w:r w:rsidRPr="00252BEC">
        <w:t>&gt;</w:t>
      </w:r>
    </w:p>
    <w:p w14:paraId="5579A933" w14:textId="179ADC30" w:rsidR="002C528B" w:rsidRPr="00252BEC" w:rsidRDefault="002C528B" w:rsidP="002C528B">
      <w:pPr>
        <w:pStyle w:val="Ejemplos"/>
        <w:ind w:firstLine="720"/>
        <w:jc w:val="left"/>
        <w:rPr>
          <w:ins w:id="887" w:author="Michelle Castellanos" w:date="2019-09-03T22:27:00Z"/>
        </w:rPr>
      </w:pPr>
      <w:ins w:id="888" w:author="Michelle Castellanos" w:date="2019-09-03T22:27:00Z">
        <w:r w:rsidRPr="00252BEC">
          <w:t>&lt;</w:t>
        </w:r>
        <w:r w:rsidRPr="00252BEC">
          <w:rPr>
            <w:color w:val="0070C0"/>
          </w:rPr>
          <w:t>Biogeographic-realm</w:t>
        </w:r>
        <w:r w:rsidRPr="00252BEC">
          <w:t>&gt;</w:t>
        </w:r>
      </w:ins>
      <w:ins w:id="889" w:author="Michelle Castellanos" w:date="2019-09-03T22:28:00Z">
        <w:r w:rsidRPr="002C528B">
          <w:t>Nearctic</w:t>
        </w:r>
      </w:ins>
      <w:ins w:id="890" w:author="Michelle Castellanos" w:date="2019-09-03T22:27:00Z">
        <w:r w:rsidRPr="00252BEC">
          <w:t>&lt;/</w:t>
        </w:r>
        <w:r w:rsidRPr="00252BEC">
          <w:rPr>
            <w:color w:val="0070C0"/>
          </w:rPr>
          <w:t>Biogeographic-realm</w:t>
        </w:r>
        <w:r w:rsidRPr="00252BEC">
          <w:t>&gt;</w:t>
        </w:r>
      </w:ins>
    </w:p>
    <w:p w14:paraId="1EDB568A" w14:textId="7D2748D2" w:rsidR="002C528B" w:rsidRPr="00252BEC" w:rsidRDefault="002C528B" w:rsidP="002C528B">
      <w:pPr>
        <w:pStyle w:val="Ejemplos"/>
        <w:ind w:firstLine="720"/>
        <w:jc w:val="left"/>
        <w:rPr>
          <w:ins w:id="891" w:author="Michelle Castellanos" w:date="2019-09-03T22:27:00Z"/>
        </w:rPr>
      </w:pPr>
      <w:ins w:id="892" w:author="Michelle Castellanos" w:date="2019-09-03T22:27:00Z">
        <w:r w:rsidRPr="00252BEC">
          <w:t>&lt;</w:t>
        </w:r>
        <w:r w:rsidRPr="00252BEC">
          <w:rPr>
            <w:color w:val="0070C0"/>
          </w:rPr>
          <w:t>Biogeographic-realm</w:t>
        </w:r>
        <w:r w:rsidRPr="00252BEC">
          <w:t>&gt;</w:t>
        </w:r>
      </w:ins>
      <w:ins w:id="893" w:author="Michelle Castellanos" w:date="2019-09-03T22:28:00Z">
        <w:r w:rsidRPr="002C528B">
          <w:t>Neotropical</w:t>
        </w:r>
      </w:ins>
      <w:ins w:id="894" w:author="Michelle Castellanos" w:date="2019-09-03T22:27:00Z">
        <w:r w:rsidRPr="00252BEC">
          <w:t>&lt;/</w:t>
        </w:r>
        <w:r w:rsidRPr="00252BEC">
          <w:rPr>
            <w:color w:val="0070C0"/>
          </w:rPr>
          <w:t>Biogeographic-realm</w:t>
        </w:r>
        <w:r w:rsidRPr="00252BEC">
          <w:t>&gt;</w:t>
        </w:r>
      </w:ins>
    </w:p>
    <w:p w14:paraId="4CE240D1" w14:textId="77777777" w:rsidR="002C528B" w:rsidRPr="00252BEC" w:rsidRDefault="002C528B" w:rsidP="00CC7796">
      <w:pPr>
        <w:pStyle w:val="Ejemplos"/>
        <w:ind w:left="0"/>
        <w:jc w:val="left"/>
      </w:pPr>
    </w:p>
    <w:p w14:paraId="13F5BBE9" w14:textId="1C28A61E" w:rsidR="00252BEC" w:rsidRPr="00252BEC" w:rsidDel="002C528B" w:rsidRDefault="00252BEC" w:rsidP="00347994">
      <w:pPr>
        <w:pStyle w:val="Ejemplos"/>
        <w:ind w:firstLine="720"/>
        <w:jc w:val="left"/>
        <w:rPr>
          <w:del w:id="895" w:author="Michelle Castellanos" w:date="2019-09-03T22:27:00Z"/>
        </w:rPr>
      </w:pPr>
      <w:del w:id="896" w:author="Michelle Castellanos" w:date="2019-09-03T22:27:00Z">
        <w:r w:rsidRPr="00252BEC" w:rsidDel="002C528B">
          <w:delText>&lt;Region&gt;&lt;/Region&gt;</w:delText>
        </w:r>
      </w:del>
      <w:ins w:id="897" w:author="Utility" w:date="2019-08-06T07:50:00Z">
        <w:del w:id="898" w:author="Michelle Castellanos" w:date="2019-09-03T22:27:00Z">
          <w:r w:rsidR="001D0403" w:rsidDel="002C528B">
            <w:tab/>
          </w:r>
        </w:del>
      </w:ins>
    </w:p>
    <w:p w14:paraId="55369643" w14:textId="5E7982EC" w:rsidR="00252BEC" w:rsidRPr="00252BEC" w:rsidDel="002C528B" w:rsidRDefault="00252BEC" w:rsidP="00252BEC">
      <w:pPr>
        <w:pStyle w:val="Ejemplos"/>
        <w:ind w:firstLine="720"/>
        <w:jc w:val="left"/>
        <w:rPr>
          <w:del w:id="899" w:author="Michelle Castellanos" w:date="2019-09-03T22:27:00Z"/>
        </w:rPr>
      </w:pPr>
      <w:del w:id="900" w:author="Michelle Castellanos" w:date="2019-09-03T22:27:00Z">
        <w:r w:rsidRPr="00252BEC" w:rsidDel="002C528B">
          <w:delText>&lt;Spatial-data&gt;&lt;/Spatial-data&gt;</w:delText>
        </w:r>
      </w:del>
    </w:p>
    <w:p w14:paraId="6FD722B9" w14:textId="03FB4889" w:rsidR="00C269B4" w:rsidDel="002C528B" w:rsidRDefault="00252BEC" w:rsidP="00252BEC">
      <w:pPr>
        <w:pStyle w:val="Ejemplos"/>
        <w:ind w:left="0" w:firstLine="720"/>
        <w:jc w:val="left"/>
        <w:rPr>
          <w:del w:id="901" w:author="Michelle Castellanos" w:date="2019-09-03T22:27:00Z"/>
        </w:rPr>
      </w:pPr>
      <w:del w:id="902" w:author="Michelle Castellanos" w:date="2019-09-03T22:27:00Z">
        <w:r w:rsidRPr="00252BEC" w:rsidDel="002C528B">
          <w:delText>&lt;/Distribution&gt;</w:delText>
        </w:r>
      </w:del>
    </w:p>
    <w:p w14:paraId="46B50836" w14:textId="03E945ED" w:rsidR="00A67341" w:rsidRDefault="00A67341" w:rsidP="00441CED">
      <w:pPr>
        <w:pStyle w:val="Ttulo1"/>
        <w:numPr>
          <w:ilvl w:val="4"/>
          <w:numId w:val="29"/>
        </w:numPr>
      </w:pPr>
      <w:bookmarkStart w:id="903" w:name="_Toc10660010"/>
      <w:bookmarkStart w:id="904" w:name="_Toc10989940"/>
      <w:r w:rsidRPr="00441CED">
        <w:lastRenderedPageBreak/>
        <w:t>Node: Region</w:t>
      </w:r>
      <w:r w:rsidR="00436AA9" w:rsidRPr="00441CED">
        <w:t xml:space="preserve"> (land regions and marine regions)</w:t>
      </w:r>
      <w:bookmarkEnd w:id="903"/>
      <w:bookmarkEnd w:id="904"/>
    </w:p>
    <w:p w14:paraId="01FF8128" w14:textId="3275CEF6" w:rsidR="00252BEC" w:rsidRDefault="00252BEC" w:rsidP="009D446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&lt;Region&gt;</w:t>
      </w:r>
    </w:p>
    <w:p w14:paraId="420A9A52" w14:textId="77777777" w:rsidR="00252BEC" w:rsidRDefault="00252BEC" w:rsidP="009D446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Distribution</w:t>
      </w:r>
    </w:p>
    <w:p w14:paraId="2BCF1DE0" w14:textId="2D3BEF49" w:rsidR="00252BEC" w:rsidRDefault="00252BEC" w:rsidP="009D446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Region-classification-system</w:t>
      </w:r>
    </w:p>
    <w:p w14:paraId="43B9DBF0" w14:textId="77777777" w:rsidR="00252BEC" w:rsidRDefault="00252BEC" w:rsidP="00252BEC">
      <w:pPr>
        <w:pStyle w:val="Standard"/>
        <w:spacing w:after="0" w:line="276" w:lineRule="auto"/>
        <w:ind w:left="360"/>
        <w:rPr>
          <w:rFonts w:ascii="Bookman Old Style" w:hAnsi="Bookman Old Style"/>
          <w:sz w:val="24"/>
          <w:szCs w:val="24"/>
        </w:rPr>
      </w:pPr>
    </w:p>
    <w:p w14:paraId="4C375D8E" w14:textId="443D41E8" w:rsidR="00252BEC" w:rsidRDefault="00252BEC" w:rsidP="009D446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w:t>
      </w:r>
      <w:r w:rsidRPr="00252BEC">
        <w:rPr>
          <w:rFonts w:ascii="Bookman Old Style" w:hAnsi="Bookman Old Style"/>
          <w:sz w:val="24"/>
          <w:szCs w:val="24"/>
        </w:rPr>
        <w:t>Element indicating the region where the assessment target (habitat, biotope or ecosystem) is located.  It follows the</w:t>
      </w:r>
      <w:r>
        <w:rPr>
          <w:rFonts w:ascii="Bookman Old Style" w:hAnsi="Bookman Old Style"/>
          <w:sz w:val="24"/>
          <w:szCs w:val="24"/>
        </w:rPr>
        <w:t xml:space="preserve"> land and marine</w:t>
      </w:r>
      <w:r w:rsidRPr="00252BEC">
        <w:rPr>
          <w:rFonts w:ascii="Bookman Old Style" w:hAnsi="Bookman Old Style"/>
          <w:sz w:val="24"/>
          <w:szCs w:val="24"/>
        </w:rPr>
        <w:t xml:space="preserve"> region categories used by IUCN</w:t>
      </w:r>
      <w:r>
        <w:rPr>
          <w:rFonts w:ascii="Bookman Old Style" w:hAnsi="Bookman Old Style"/>
          <w:sz w:val="24"/>
          <w:szCs w:val="24"/>
        </w:rPr>
        <w:t xml:space="preserve"> Red List of Threatened Species</w:t>
      </w:r>
      <w:ins w:id="905" w:author="Michelle Castellanos" w:date="2019-09-03T22:29:00Z">
        <w:r w:rsidR="00CC7796">
          <w:rPr>
            <w:rFonts w:ascii="Bookman Old Style" w:hAnsi="Bookman Old Style"/>
            <w:sz w:val="24"/>
            <w:szCs w:val="24"/>
          </w:rPr>
          <w:t xml:space="preserve"> as filter in the advance searcher (</w:t>
        </w:r>
        <w:r w:rsidR="00CC7796">
          <w:fldChar w:fldCharType="begin"/>
        </w:r>
        <w:r w:rsidR="00CC7796">
          <w:instrText xml:space="preserve"> HYPERLINK "https://www.iucnredlist.org/search" </w:instrText>
        </w:r>
        <w:r w:rsidR="00CC7796">
          <w:fldChar w:fldCharType="separate"/>
        </w:r>
        <w:r w:rsidR="00CC7796">
          <w:rPr>
            <w:rStyle w:val="Hipervnculo"/>
          </w:rPr>
          <w:t>https://www.iucnredlist.org/search</w:t>
        </w:r>
        <w:r w:rsidR="00CC7796">
          <w:rPr>
            <w:rStyle w:val="Hipervnculo"/>
          </w:rPr>
          <w:fldChar w:fldCharType="end"/>
        </w:r>
        <w:r w:rsidR="00CC7796">
          <w:t>)</w:t>
        </w:r>
      </w:ins>
      <w:r>
        <w:rPr>
          <w:rFonts w:ascii="Bookman Old Style" w:hAnsi="Bookman Old Style"/>
          <w:sz w:val="24"/>
          <w:szCs w:val="24"/>
        </w:rPr>
        <w:t>.</w:t>
      </w:r>
      <w:ins w:id="906" w:author="Utility" w:date="2019-08-13T13:32:00Z">
        <w:r w:rsidR="00CE526E">
          <w:rPr>
            <w:rFonts w:ascii="Bookman Old Style" w:hAnsi="Bookman Old Style"/>
            <w:sz w:val="24"/>
            <w:szCs w:val="24"/>
          </w:rPr>
          <w:t xml:space="preserve"> </w:t>
        </w:r>
        <w:r w:rsidR="00CE526E" w:rsidRPr="00E756C7">
          <w:rPr>
            <w:rFonts w:ascii="Bookman Old Style" w:hAnsi="Bookman Old Style"/>
            <w:sz w:val="24"/>
            <w:szCs w:val="24"/>
          </w:rPr>
          <w:t xml:space="preserve">This node must contain information independently if the evaluation was done under a global or sub-global </w:t>
        </w:r>
        <w:r w:rsidR="00CE526E">
          <w:rPr>
            <w:rFonts w:ascii="Bookman Old Style" w:hAnsi="Bookman Old Style"/>
            <w:sz w:val="24"/>
            <w:szCs w:val="24"/>
          </w:rPr>
          <w:t>scope</w:t>
        </w:r>
        <w:r w:rsidR="00CE526E" w:rsidRPr="00E756C7">
          <w:rPr>
            <w:rFonts w:ascii="Bookman Old Style" w:hAnsi="Bookman Old Style"/>
            <w:sz w:val="24"/>
            <w:szCs w:val="24"/>
          </w:rPr>
          <w:t>.</w:t>
        </w:r>
      </w:ins>
    </w:p>
    <w:p w14:paraId="205976FB" w14:textId="018C170C" w:rsidR="00252BEC" w:rsidRPr="00252BEC" w:rsidRDefault="00252BEC" w:rsidP="009D4468">
      <w:pPr>
        <w:pStyle w:val="Standard"/>
        <w:jc w:val="both"/>
        <w:rPr>
          <w:rFonts w:ascii="Bookman Old Style" w:hAnsi="Bookman Old Style"/>
          <w:sz w:val="24"/>
          <w:szCs w:val="24"/>
        </w:rPr>
      </w:pPr>
      <w:r w:rsidRPr="00A22635">
        <w:rPr>
          <w:rFonts w:ascii="Bookman Old Style" w:hAnsi="Bookman Old Style"/>
          <w:sz w:val="24"/>
          <w:szCs w:val="24"/>
          <w:u w:val="single"/>
        </w:rPr>
        <w:t>A</w:t>
      </w:r>
      <w:r>
        <w:rPr>
          <w:rFonts w:ascii="Bookman Old Style" w:hAnsi="Bookman Old Style"/>
          <w:sz w:val="24"/>
          <w:szCs w:val="24"/>
          <w:u w:val="single"/>
        </w:rPr>
        <w:t>t</w:t>
      </w:r>
      <w:r w:rsidRPr="00A22635">
        <w:rPr>
          <w:rFonts w:ascii="Bookman Old Style" w:hAnsi="Bookman Old Style"/>
          <w:sz w:val="24"/>
          <w:szCs w:val="24"/>
          <w:u w:val="single"/>
        </w:rPr>
        <w:t>tributes</w:t>
      </w:r>
      <w:r>
        <w:rPr>
          <w:rFonts w:ascii="Bookman Old Style" w:hAnsi="Bookman Old Style"/>
          <w:sz w:val="24"/>
          <w:szCs w:val="24"/>
          <w:u w:val="single"/>
        </w:rPr>
        <w:t>:</w:t>
      </w:r>
      <w:r>
        <w:rPr>
          <w:rFonts w:ascii="Bookman Old Style" w:hAnsi="Bookman Old Style"/>
          <w:sz w:val="24"/>
          <w:szCs w:val="24"/>
        </w:rPr>
        <w:t xml:space="preserve"> none </w:t>
      </w:r>
    </w:p>
    <w:p w14:paraId="23363D0D" w14:textId="77777777" w:rsidR="00252BEC" w:rsidRDefault="00252BEC" w:rsidP="009D4468">
      <w:pPr>
        <w:pStyle w:val="Standard"/>
        <w:jc w:val="both"/>
      </w:pPr>
      <w:r>
        <w:rPr>
          <w:rFonts w:ascii="Bookman Old Style" w:hAnsi="Bookman Old Style"/>
          <w:sz w:val="24"/>
          <w:szCs w:val="24"/>
          <w:u w:val="single"/>
        </w:rPr>
        <w:t>Example:</w:t>
      </w:r>
    </w:p>
    <w:p w14:paraId="4A83A786" w14:textId="77777777" w:rsidR="00252BEC" w:rsidRDefault="00252BEC" w:rsidP="009D4468">
      <w:pPr>
        <w:pStyle w:val="Ejemplos"/>
        <w:ind w:left="0"/>
        <w:jc w:val="left"/>
      </w:pPr>
      <w:r>
        <w:t>&lt;</w:t>
      </w:r>
      <w:r w:rsidRPr="009D4468">
        <w:rPr>
          <w:color w:val="0070C0"/>
        </w:rPr>
        <w:t>Region</w:t>
      </w:r>
      <w:r>
        <w:t>&gt;</w:t>
      </w:r>
    </w:p>
    <w:p w14:paraId="37BE9C11" w14:textId="63A917D3" w:rsidR="00252BEC" w:rsidRDefault="00252BEC" w:rsidP="009D4468">
      <w:pPr>
        <w:pStyle w:val="Ejemplos"/>
        <w:jc w:val="left"/>
      </w:pPr>
      <w:r>
        <w:t>&lt;</w:t>
      </w:r>
      <w:commentRangeStart w:id="907"/>
      <w:commentRangeStart w:id="908"/>
      <w:r>
        <w:t>Region-classification-system id="" version="" selected="no" assigned-by="RLE team"&gt;</w:t>
      </w:r>
      <w:commentRangeEnd w:id="907"/>
      <w:r w:rsidR="001D0403">
        <w:rPr>
          <w:rStyle w:val="Refdecomentario"/>
          <w:rFonts w:ascii="Calibri" w:hAnsi="Calibri" w:cs="Calibri"/>
        </w:rPr>
        <w:commentReference w:id="907"/>
      </w:r>
      <w:commentRangeEnd w:id="908"/>
      <w:r w:rsidR="00CC7796">
        <w:rPr>
          <w:rStyle w:val="Refdecomentario"/>
          <w:rFonts w:ascii="Calibri" w:hAnsi="Calibri" w:cs="Calibri"/>
        </w:rPr>
        <w:commentReference w:id="908"/>
      </w:r>
    </w:p>
    <w:p w14:paraId="6566F4FD" w14:textId="77777777" w:rsidR="009D4468" w:rsidRDefault="00252BEC" w:rsidP="009D4468">
      <w:pPr>
        <w:pStyle w:val="Ejemplos"/>
        <w:ind w:firstLine="720"/>
        <w:jc w:val="left"/>
      </w:pPr>
      <w:r>
        <w:t>&lt;Region-classification-element level="1"&gt;1.Land&lt;/Region-classification-element&gt;</w:t>
      </w:r>
    </w:p>
    <w:p w14:paraId="3E4CC08F" w14:textId="52191643" w:rsidR="009D4468" w:rsidRDefault="00252BEC" w:rsidP="009D4468">
      <w:pPr>
        <w:pStyle w:val="Ejemplos"/>
        <w:ind w:left="1440"/>
        <w:jc w:val="left"/>
      </w:pPr>
      <w:r>
        <w:t>&lt;Region-classification-element level="</w:t>
      </w:r>
      <w:r w:rsidR="00CE526E">
        <w:t>2</w:t>
      </w:r>
      <w:r>
        <w:t>"&gt;1.9.Oceania&lt;/Region-classification-element&gt;</w:t>
      </w:r>
    </w:p>
    <w:p w14:paraId="0997CA18" w14:textId="57BC45BD" w:rsidR="00252BEC" w:rsidRDefault="00252BEC" w:rsidP="009D4468">
      <w:pPr>
        <w:pStyle w:val="Ejemplos"/>
        <w:ind w:left="1440"/>
        <w:jc w:val="left"/>
      </w:pPr>
      <w:r>
        <w:t>&lt;Region-classification-element level="</w:t>
      </w:r>
      <w:r w:rsidR="00CE526E">
        <w:t>3</w:t>
      </w:r>
      <w:r>
        <w:t>"&gt;1.9.2. Australia&lt;/Region-classification-element&gt;</w:t>
      </w:r>
    </w:p>
    <w:p w14:paraId="1F30C1D4" w14:textId="376974D6" w:rsidR="00252BEC" w:rsidRDefault="00252BEC" w:rsidP="009D4468">
      <w:pPr>
        <w:pStyle w:val="Ejemplos"/>
        <w:ind w:left="1440"/>
        <w:jc w:val="left"/>
      </w:pPr>
      <w:r>
        <w:t>&lt;Region-classification-element level="</w:t>
      </w:r>
      <w:r w:rsidR="00CE526E">
        <w:t>4</w:t>
      </w:r>
      <w:r>
        <w:t>"&gt;1.9.2.9 South Australia&lt;/Region-classification-element&gt;</w:t>
      </w:r>
    </w:p>
    <w:p w14:paraId="2C88A3F4" w14:textId="6D8226ED" w:rsidR="00252BEC" w:rsidRDefault="00252BEC" w:rsidP="009D4468">
      <w:pPr>
        <w:pStyle w:val="Ejemplos"/>
        <w:ind w:left="0" w:firstLine="720"/>
        <w:jc w:val="left"/>
      </w:pPr>
      <w:r>
        <w:t>&lt;/Region-classification-system&gt;</w:t>
      </w:r>
    </w:p>
    <w:p w14:paraId="6A1B1F78" w14:textId="7E4A6002" w:rsidR="00252BEC" w:rsidRPr="00252BEC" w:rsidRDefault="00252BEC" w:rsidP="009D4468">
      <w:pPr>
        <w:pStyle w:val="Ejemplos"/>
        <w:ind w:left="0"/>
        <w:jc w:val="left"/>
      </w:pPr>
      <w:r>
        <w:t>&lt;/</w:t>
      </w:r>
      <w:r w:rsidRPr="009D4468">
        <w:rPr>
          <w:color w:val="0070C0"/>
        </w:rPr>
        <w:t>Region</w:t>
      </w:r>
      <w:r>
        <w:t>&gt;</w:t>
      </w:r>
    </w:p>
    <w:p w14:paraId="5C7A4677" w14:textId="34AAC5F0" w:rsidR="00A67341" w:rsidRDefault="00195BD4" w:rsidP="00271FEF">
      <w:pPr>
        <w:pStyle w:val="Ttulo1"/>
        <w:numPr>
          <w:ilvl w:val="5"/>
          <w:numId w:val="29"/>
        </w:numPr>
      </w:pPr>
      <w:bookmarkStart w:id="909" w:name="_Toc10660011"/>
      <w:bookmarkStart w:id="910" w:name="_Toc10989941"/>
      <w:r w:rsidRPr="00271FEF">
        <w:t>Node: Region classification system</w:t>
      </w:r>
      <w:bookmarkEnd w:id="909"/>
      <w:bookmarkEnd w:id="910"/>
    </w:p>
    <w:p w14:paraId="378D77BB" w14:textId="6B7FEFD9" w:rsidR="009D4468" w:rsidRPr="009D4468" w:rsidRDefault="009D4468" w:rsidP="009D4468">
      <w:pPr>
        <w:pStyle w:val="Standard"/>
        <w:spacing w:after="0" w:line="276" w:lineRule="auto"/>
        <w:rPr>
          <w:rFonts w:ascii="Bookman Old Style" w:hAnsi="Bookman Old Style"/>
          <w:sz w:val="24"/>
          <w:szCs w:val="24"/>
          <w:u w:val="single"/>
        </w:rPr>
      </w:pPr>
      <w:r w:rsidRPr="009D4468">
        <w:rPr>
          <w:rFonts w:ascii="Bookman Old Style" w:hAnsi="Bookman Old Style"/>
          <w:sz w:val="24"/>
          <w:szCs w:val="24"/>
          <w:u w:val="single"/>
        </w:rPr>
        <w:t>Tag:</w:t>
      </w:r>
      <w:r w:rsidRPr="009D4468">
        <w:rPr>
          <w:rFonts w:ascii="Bookman Old Style" w:hAnsi="Bookman Old Style"/>
          <w:sz w:val="24"/>
          <w:szCs w:val="24"/>
        </w:rPr>
        <w:t xml:space="preserve">   &lt;Region-classification-system&gt;</w:t>
      </w:r>
    </w:p>
    <w:p w14:paraId="493706C4" w14:textId="3F58044F" w:rsidR="009D4468" w:rsidRPr="009D4468" w:rsidRDefault="009D4468" w:rsidP="009D4468">
      <w:pPr>
        <w:pStyle w:val="Standard"/>
        <w:spacing w:after="0" w:line="276" w:lineRule="auto"/>
        <w:rPr>
          <w:rFonts w:ascii="Bookman Old Style" w:hAnsi="Bookman Old Style"/>
          <w:sz w:val="24"/>
          <w:szCs w:val="24"/>
          <w:u w:val="single"/>
        </w:rPr>
      </w:pPr>
      <w:r w:rsidRPr="009D4468">
        <w:rPr>
          <w:rFonts w:ascii="Bookman Old Style" w:hAnsi="Bookman Old Style"/>
          <w:sz w:val="24"/>
          <w:szCs w:val="24"/>
          <w:u w:val="single"/>
        </w:rPr>
        <w:t>Parent:</w:t>
      </w:r>
      <w:r w:rsidRPr="009D4468">
        <w:rPr>
          <w:rFonts w:ascii="Bookman Old Style" w:hAnsi="Bookman Old Style"/>
          <w:sz w:val="24"/>
          <w:szCs w:val="24"/>
        </w:rPr>
        <w:t xml:space="preserve"> </w:t>
      </w:r>
      <w:r>
        <w:rPr>
          <w:rFonts w:ascii="Bookman Old Style" w:hAnsi="Bookman Old Style"/>
          <w:sz w:val="24"/>
          <w:szCs w:val="24"/>
        </w:rPr>
        <w:t>Region</w:t>
      </w:r>
    </w:p>
    <w:p w14:paraId="55264F87" w14:textId="1BB7B8C1" w:rsidR="009D4468" w:rsidRPr="009D4468" w:rsidRDefault="009D4468" w:rsidP="009D4468">
      <w:pPr>
        <w:pStyle w:val="Standard"/>
        <w:spacing w:after="0" w:line="276" w:lineRule="auto"/>
        <w:rPr>
          <w:rFonts w:ascii="Bookman Old Style" w:hAnsi="Bookman Old Style"/>
          <w:sz w:val="24"/>
          <w:szCs w:val="24"/>
          <w:u w:val="single"/>
        </w:rPr>
      </w:pPr>
      <w:r w:rsidRPr="009D4468">
        <w:rPr>
          <w:rFonts w:ascii="Bookman Old Style" w:hAnsi="Bookman Old Style"/>
          <w:sz w:val="24"/>
          <w:szCs w:val="24"/>
          <w:u w:val="single"/>
        </w:rPr>
        <w:t xml:space="preserve">Children: </w:t>
      </w:r>
      <w:r>
        <w:rPr>
          <w:rFonts w:ascii="Bookman Old Style" w:hAnsi="Bookman Old Style"/>
          <w:sz w:val="24"/>
          <w:szCs w:val="24"/>
        </w:rPr>
        <w:t>Region-classification-element</w:t>
      </w:r>
    </w:p>
    <w:p w14:paraId="39C5CB54" w14:textId="5AEFD877" w:rsidR="009D4468" w:rsidRDefault="009D4468" w:rsidP="009D4468">
      <w:pPr>
        <w:pStyle w:val="Standard"/>
        <w:spacing w:after="0" w:line="276" w:lineRule="auto"/>
        <w:rPr>
          <w:rFonts w:ascii="Bookman Old Style" w:hAnsi="Bookman Old Style"/>
          <w:sz w:val="24"/>
          <w:szCs w:val="24"/>
        </w:rPr>
      </w:pPr>
      <w:r w:rsidRPr="009D4468">
        <w:rPr>
          <w:rFonts w:ascii="Bookman Old Style" w:hAnsi="Bookman Old Style"/>
          <w:sz w:val="24"/>
          <w:szCs w:val="24"/>
          <w:u w:val="single"/>
        </w:rPr>
        <w:t>Content:</w:t>
      </w:r>
      <w:r w:rsidRPr="009D4468">
        <w:rPr>
          <w:rFonts w:ascii="Bookman Old Style" w:hAnsi="Bookman Old Style"/>
          <w:sz w:val="24"/>
          <w:szCs w:val="24"/>
        </w:rPr>
        <w:t xml:space="preserve"> Element containing the hierarchical classification of the region where the assessment target (habitat, biotope or ecosystem) is located.</w:t>
      </w:r>
      <w:r>
        <w:rPr>
          <w:rFonts w:ascii="Bookman Old Style" w:hAnsi="Bookman Old Style"/>
          <w:sz w:val="24"/>
          <w:szCs w:val="24"/>
        </w:rPr>
        <w:t xml:space="preserve"> </w:t>
      </w:r>
      <w:r w:rsidRPr="00252BEC">
        <w:rPr>
          <w:rFonts w:ascii="Bookman Old Style" w:hAnsi="Bookman Old Style"/>
          <w:sz w:val="24"/>
          <w:szCs w:val="24"/>
        </w:rPr>
        <w:t>It follows the</w:t>
      </w:r>
      <w:r>
        <w:rPr>
          <w:rFonts w:ascii="Bookman Old Style" w:hAnsi="Bookman Old Style"/>
          <w:sz w:val="24"/>
          <w:szCs w:val="24"/>
        </w:rPr>
        <w:t xml:space="preserve"> land and marine</w:t>
      </w:r>
      <w:r w:rsidRPr="00252BEC">
        <w:rPr>
          <w:rFonts w:ascii="Bookman Old Style" w:hAnsi="Bookman Old Style"/>
          <w:sz w:val="24"/>
          <w:szCs w:val="24"/>
        </w:rPr>
        <w:t xml:space="preserve"> region categories used by IUCN</w:t>
      </w:r>
      <w:r>
        <w:rPr>
          <w:rFonts w:ascii="Bookman Old Style" w:hAnsi="Bookman Old Style"/>
          <w:sz w:val="24"/>
          <w:szCs w:val="24"/>
        </w:rPr>
        <w:t xml:space="preserve"> Red List of Threatened Species</w:t>
      </w:r>
      <w:ins w:id="911" w:author="Michelle Castellanos" w:date="2019-09-03T22:34:00Z">
        <w:r w:rsidR="00CC7796">
          <w:rPr>
            <w:rFonts w:ascii="Bookman Old Style" w:hAnsi="Bookman Old Style"/>
            <w:sz w:val="24"/>
            <w:szCs w:val="24"/>
          </w:rPr>
          <w:t xml:space="preserve"> as filter in the advance searcher (</w:t>
        </w:r>
        <w:r w:rsidR="00CC7796">
          <w:fldChar w:fldCharType="begin"/>
        </w:r>
        <w:r w:rsidR="00CC7796">
          <w:instrText xml:space="preserve"> HYPERLINK "https://www.iucnredlist.org/search" </w:instrText>
        </w:r>
        <w:r w:rsidR="00CC7796">
          <w:fldChar w:fldCharType="separate"/>
        </w:r>
        <w:r w:rsidR="00CC7796">
          <w:rPr>
            <w:rStyle w:val="Hipervnculo"/>
          </w:rPr>
          <w:t>https://www.iucnredlist.org/search</w:t>
        </w:r>
        <w:r w:rsidR="00CC7796">
          <w:rPr>
            <w:rStyle w:val="Hipervnculo"/>
          </w:rPr>
          <w:fldChar w:fldCharType="end"/>
        </w:r>
        <w:r w:rsidR="00CC7796">
          <w:t>)</w:t>
        </w:r>
      </w:ins>
      <w:r>
        <w:rPr>
          <w:rFonts w:ascii="Bookman Old Style" w:hAnsi="Bookman Old Style"/>
          <w:sz w:val="24"/>
          <w:szCs w:val="24"/>
        </w:rPr>
        <w:t>.</w:t>
      </w:r>
    </w:p>
    <w:p w14:paraId="5121BE71" w14:textId="77777777" w:rsidR="009D4468" w:rsidRPr="009D4468" w:rsidRDefault="009D4468" w:rsidP="009D4468">
      <w:pPr>
        <w:pStyle w:val="Standard"/>
        <w:spacing w:after="0" w:line="276" w:lineRule="auto"/>
        <w:ind w:left="360"/>
        <w:rPr>
          <w:rFonts w:ascii="Bookman Old Style" w:hAnsi="Bookman Old Style"/>
          <w:sz w:val="24"/>
          <w:szCs w:val="24"/>
          <w:u w:val="single"/>
        </w:rPr>
      </w:pPr>
    </w:p>
    <w:p w14:paraId="5DFE917E" w14:textId="77777777" w:rsidR="009D4468" w:rsidRDefault="009D4468" w:rsidP="009D4468">
      <w:pPr>
        <w:pStyle w:val="Standard"/>
        <w:jc w:val="both"/>
      </w:pPr>
      <w:r>
        <w:rPr>
          <w:rFonts w:ascii="Bookman Old Style" w:hAnsi="Bookman Old Style"/>
          <w:sz w:val="24"/>
          <w:szCs w:val="24"/>
          <w:u w:val="single"/>
        </w:rPr>
        <w:t>Attributes:</w:t>
      </w:r>
      <w:r>
        <w:rPr>
          <w:rFonts w:ascii="Bookman Old Style" w:hAnsi="Bookman Old Style"/>
          <w:sz w:val="24"/>
          <w:szCs w:val="24"/>
        </w:rPr>
        <w:t xml:space="preserve"> id, version, selected, assigned-by</w:t>
      </w:r>
    </w:p>
    <w:p w14:paraId="0A208577" w14:textId="77777777" w:rsidR="009D4468" w:rsidRPr="009C3FF5" w:rsidRDefault="009D4468" w:rsidP="009D4468">
      <w:pPr>
        <w:pStyle w:val="Prrafodelista"/>
        <w:numPr>
          <w:ilvl w:val="0"/>
          <w:numId w:val="2"/>
        </w:numPr>
        <w:spacing w:after="80" w:line="23" w:lineRule="atLeast"/>
        <w:rPr>
          <w:rFonts w:ascii="Bookman Old Style" w:hAnsi="Bookman Old Style"/>
          <w:sz w:val="24"/>
          <w:szCs w:val="24"/>
        </w:rPr>
      </w:pPr>
      <w:r>
        <w:rPr>
          <w:rFonts w:ascii="Bookman Old Style" w:hAnsi="Bookman Old Style"/>
          <w:sz w:val="24"/>
          <w:szCs w:val="24"/>
        </w:rPr>
        <w:t xml:space="preserve">@id=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1CACCEEB" w14:textId="77777777" w:rsidR="009D4468" w:rsidRDefault="009D4468" w:rsidP="009D4468">
      <w:pPr>
        <w:pStyle w:val="Prrafodelista"/>
        <w:numPr>
          <w:ilvl w:val="0"/>
          <w:numId w:val="3"/>
        </w:numPr>
        <w:jc w:val="both"/>
      </w:pPr>
      <w:r>
        <w:rPr>
          <w:rFonts w:ascii="Bookman Old Style" w:hAnsi="Bookman Old Style"/>
          <w:sz w:val="24"/>
          <w:szCs w:val="24"/>
        </w:rPr>
        <w:t xml:space="preserve">@version=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2C8AD90D" w14:textId="77777777" w:rsidR="009D4468" w:rsidRDefault="009D4468" w:rsidP="009D4468">
      <w:pPr>
        <w:pStyle w:val="Prrafodelista"/>
        <w:numPr>
          <w:ilvl w:val="0"/>
          <w:numId w:val="3"/>
        </w:numPr>
        <w:jc w:val="both"/>
      </w:pPr>
      <w:r>
        <w:rPr>
          <w:rFonts w:ascii="Bookman Old Style" w:hAnsi="Bookman Old Style"/>
          <w:sz w:val="24"/>
          <w:szCs w:val="24"/>
        </w:rPr>
        <w:lastRenderedPageBreak/>
        <w:t xml:space="preserve">@selected=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65B58CBB" w14:textId="77777777" w:rsidR="009D4468" w:rsidRPr="003A1008" w:rsidRDefault="009D4468" w:rsidP="009D4468">
      <w:pPr>
        <w:pStyle w:val="Prrafodelista"/>
        <w:numPr>
          <w:ilvl w:val="0"/>
          <w:numId w:val="3"/>
        </w:numPr>
        <w:jc w:val="both"/>
      </w:pPr>
      <w:r>
        <w:rPr>
          <w:rFonts w:ascii="Bookman Old Style" w:hAnsi="Bookman Old Style"/>
          <w:sz w:val="24"/>
          <w:szCs w:val="24"/>
        </w:rPr>
        <w:t xml:space="preserve">@assigned-by=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Pr>
          <w:rFonts w:ascii="Bookman Old Style" w:hAnsi="Bookman Old Style"/>
          <w:sz w:val="24"/>
          <w:szCs w:val="24"/>
          <w:highlight w:val="cyan"/>
        </w:rPr>
        <w:t>3.2.2.</w:t>
      </w:r>
      <w:r w:rsidRPr="009C3FF5">
        <w:rPr>
          <w:rFonts w:ascii="Bookman Old Style" w:hAnsi="Bookman Old Style"/>
          <w:sz w:val="24"/>
          <w:szCs w:val="24"/>
          <w:highlight w:val="cyan"/>
        </w:rPr>
        <w:t>2. Scope Classification</w:t>
      </w:r>
      <w:r w:rsidRPr="00E23777">
        <w:rPr>
          <w:rFonts w:ascii="Bookman Old Style" w:hAnsi="Bookman Old Style"/>
          <w:sz w:val="24"/>
          <w:szCs w:val="24"/>
        </w:rPr>
        <w:t xml:space="preserve"> for more details.</w:t>
      </w:r>
    </w:p>
    <w:p w14:paraId="12F55E4B" w14:textId="77777777" w:rsidR="009D4468" w:rsidRPr="009D4468" w:rsidRDefault="009D4468" w:rsidP="009D4468">
      <w:pPr>
        <w:pStyle w:val="Standard"/>
        <w:spacing w:after="0" w:line="276" w:lineRule="auto"/>
        <w:rPr>
          <w:rFonts w:ascii="Bookman Old Style" w:hAnsi="Bookman Old Style"/>
          <w:sz w:val="24"/>
          <w:szCs w:val="24"/>
          <w:u w:val="single"/>
        </w:rPr>
      </w:pPr>
      <w:r w:rsidRPr="009D4468">
        <w:rPr>
          <w:rFonts w:ascii="Bookman Old Style" w:hAnsi="Bookman Old Style"/>
          <w:sz w:val="24"/>
          <w:szCs w:val="24"/>
          <w:u w:val="single"/>
        </w:rPr>
        <w:t>Example:</w:t>
      </w:r>
    </w:p>
    <w:p w14:paraId="6A2F1C6A" w14:textId="77777777" w:rsidR="009D4468" w:rsidRDefault="009D4468" w:rsidP="009D4468">
      <w:pPr>
        <w:pStyle w:val="Ejemplos"/>
        <w:ind w:left="0"/>
        <w:jc w:val="left"/>
      </w:pPr>
      <w:r>
        <w:t>&lt;Region&gt;</w:t>
      </w:r>
    </w:p>
    <w:p w14:paraId="2C61FF0D" w14:textId="77777777" w:rsidR="009D4468" w:rsidRDefault="009D4468" w:rsidP="009D4468">
      <w:pPr>
        <w:pStyle w:val="Ejemplos"/>
        <w:ind w:left="0" w:firstLine="720"/>
        <w:jc w:val="left"/>
      </w:pPr>
      <w:r>
        <w:t>&lt;</w:t>
      </w:r>
      <w:r w:rsidRPr="009D4468">
        <w:rPr>
          <w:color w:val="0070C0"/>
        </w:rPr>
        <w:t xml:space="preserve">Region-classification-system </w:t>
      </w:r>
      <w:r w:rsidRPr="009D4468">
        <w:rPr>
          <w:color w:val="FF0000"/>
        </w:rPr>
        <w:t>id</w:t>
      </w:r>
      <w:r>
        <w:t xml:space="preserve">="" version="" </w:t>
      </w:r>
      <w:r w:rsidRPr="009D4468">
        <w:rPr>
          <w:color w:val="FF0000"/>
        </w:rPr>
        <w:t>selected</w:t>
      </w:r>
      <w:r>
        <w:t xml:space="preserve">="no" </w:t>
      </w:r>
      <w:r w:rsidRPr="009D4468">
        <w:rPr>
          <w:color w:val="FF0000"/>
        </w:rPr>
        <w:t>assigned-by</w:t>
      </w:r>
      <w:r>
        <w:t>="RLE team"&gt;</w:t>
      </w:r>
    </w:p>
    <w:p w14:paraId="468268D1" w14:textId="77777777" w:rsidR="009D4468" w:rsidRDefault="009D4468" w:rsidP="009D4468">
      <w:pPr>
        <w:pStyle w:val="Ejemplos"/>
        <w:ind w:firstLine="720"/>
        <w:jc w:val="left"/>
      </w:pPr>
      <w:r>
        <w:t>&lt;Region-classification-element level="1"&gt;1.Land&lt;/Region-classification-element&gt;</w:t>
      </w:r>
    </w:p>
    <w:p w14:paraId="13FC04A0" w14:textId="32BA5E07" w:rsidR="009D4468" w:rsidRDefault="009D4468" w:rsidP="009D4468">
      <w:pPr>
        <w:pStyle w:val="Ejemplos"/>
        <w:ind w:left="1440"/>
        <w:jc w:val="left"/>
      </w:pPr>
      <w:r>
        <w:t>&lt;Region-classification-element level="</w:t>
      </w:r>
      <w:r w:rsidR="00CC7796">
        <w:t>2</w:t>
      </w:r>
      <w:r>
        <w:t>"&gt;</w:t>
      </w:r>
      <w:r w:rsidR="00CC7796" w:rsidRPr="00CC7796">
        <w:t xml:space="preserve"> 1.10. South America</w:t>
      </w:r>
      <w:r>
        <w:t>&lt;/Region-classification-element&gt;</w:t>
      </w:r>
    </w:p>
    <w:p w14:paraId="464A3AC7" w14:textId="21D1AA3D" w:rsidR="009D4468" w:rsidRDefault="009D4468" w:rsidP="009D4468">
      <w:pPr>
        <w:pStyle w:val="Ejemplos"/>
        <w:ind w:left="1440"/>
        <w:jc w:val="left"/>
      </w:pPr>
      <w:r>
        <w:t>&lt;Region</w:t>
      </w:r>
      <w:r w:rsidR="00CC7796">
        <w:t>-classification-element level="3</w:t>
      </w:r>
      <w:r>
        <w:t>"&gt;</w:t>
      </w:r>
      <w:r w:rsidR="00CC7796" w:rsidRPr="00CC7796">
        <w:t xml:space="preserve"> 1.10.13. Venezuela</w:t>
      </w:r>
      <w:r>
        <w:t>&lt;/Region-classification-element&gt;</w:t>
      </w:r>
    </w:p>
    <w:p w14:paraId="28BDB72A" w14:textId="1B08EA18" w:rsidR="009D4468" w:rsidRDefault="009D4468" w:rsidP="009D4468">
      <w:pPr>
        <w:pStyle w:val="Ejemplos"/>
        <w:ind w:left="1440"/>
        <w:jc w:val="left"/>
      </w:pPr>
      <w:r>
        <w:t>&lt;Region</w:t>
      </w:r>
      <w:r w:rsidR="00CC7796">
        <w:t>-classification-element level="4</w:t>
      </w:r>
      <w:r>
        <w:t>"&gt;</w:t>
      </w:r>
      <w:r w:rsidR="00CC7796" w:rsidRPr="00CC7796">
        <w:t xml:space="preserve"> 1.10.13.2 Mainland</w:t>
      </w:r>
      <w:r>
        <w:t>&lt;/Region-classification-element&gt;</w:t>
      </w:r>
    </w:p>
    <w:p w14:paraId="11289C0E" w14:textId="77777777" w:rsidR="009D4468" w:rsidRDefault="009D4468" w:rsidP="009D4468">
      <w:pPr>
        <w:pStyle w:val="Ejemplos"/>
        <w:ind w:left="0" w:firstLine="720"/>
        <w:jc w:val="left"/>
      </w:pPr>
      <w:r>
        <w:t>&lt;/</w:t>
      </w:r>
      <w:r w:rsidRPr="009D4468">
        <w:rPr>
          <w:color w:val="0070C0"/>
        </w:rPr>
        <w:t>Region-classification-system</w:t>
      </w:r>
      <w:r>
        <w:t>&gt;</w:t>
      </w:r>
    </w:p>
    <w:p w14:paraId="770C5A03" w14:textId="5DF777BC" w:rsidR="009D4468" w:rsidRPr="009D4468" w:rsidRDefault="009D4468" w:rsidP="009D4468">
      <w:pPr>
        <w:pStyle w:val="Ejemplos"/>
        <w:ind w:left="0"/>
        <w:jc w:val="left"/>
      </w:pPr>
      <w:r>
        <w:t>&lt;/Region&gt;</w:t>
      </w:r>
    </w:p>
    <w:p w14:paraId="010B96F4" w14:textId="12AB7DE5" w:rsidR="00195BD4" w:rsidRPr="00271FEF" w:rsidRDefault="00195BD4" w:rsidP="00271FEF">
      <w:pPr>
        <w:pStyle w:val="Ttulo1"/>
        <w:numPr>
          <w:ilvl w:val="6"/>
          <w:numId w:val="29"/>
        </w:numPr>
      </w:pPr>
      <w:bookmarkStart w:id="912" w:name="_Toc10660012"/>
      <w:bookmarkStart w:id="913" w:name="_Toc10989942"/>
      <w:r w:rsidRPr="00271FEF">
        <w:t>Node: Region classification element</w:t>
      </w:r>
      <w:bookmarkEnd w:id="912"/>
      <w:bookmarkEnd w:id="913"/>
    </w:p>
    <w:p w14:paraId="158B4013" w14:textId="03E7F2EF" w:rsidR="009D4468" w:rsidRPr="009D4468" w:rsidRDefault="009D4468" w:rsidP="009D4468">
      <w:pPr>
        <w:pStyle w:val="Standard"/>
        <w:spacing w:after="0" w:line="276" w:lineRule="auto"/>
        <w:rPr>
          <w:rFonts w:ascii="Bookman Old Style" w:hAnsi="Bookman Old Style"/>
          <w:sz w:val="24"/>
          <w:szCs w:val="24"/>
          <w:u w:val="single"/>
        </w:rPr>
      </w:pPr>
      <w:r w:rsidRPr="009D4468">
        <w:rPr>
          <w:rFonts w:ascii="Bookman Old Style" w:hAnsi="Bookman Old Style"/>
          <w:sz w:val="24"/>
          <w:szCs w:val="24"/>
          <w:u w:val="single"/>
        </w:rPr>
        <w:t>Tag:</w:t>
      </w:r>
      <w:r w:rsidRPr="009D4468">
        <w:rPr>
          <w:rFonts w:ascii="Bookman Old Style" w:hAnsi="Bookman Old Style"/>
          <w:sz w:val="24"/>
          <w:szCs w:val="24"/>
        </w:rPr>
        <w:t xml:space="preserve">   </w:t>
      </w:r>
      <w:r>
        <w:rPr>
          <w:rFonts w:ascii="Bookman Old Style" w:hAnsi="Bookman Old Style"/>
          <w:sz w:val="24"/>
          <w:szCs w:val="24"/>
        </w:rPr>
        <w:t>&lt;Region-classification-element</w:t>
      </w:r>
      <w:r w:rsidRPr="009D4468">
        <w:rPr>
          <w:rFonts w:ascii="Bookman Old Style" w:hAnsi="Bookman Old Style"/>
          <w:sz w:val="24"/>
          <w:szCs w:val="24"/>
        </w:rPr>
        <w:t>&gt;</w:t>
      </w:r>
    </w:p>
    <w:p w14:paraId="1A25C45D" w14:textId="42C5AC8A" w:rsidR="009D4468" w:rsidRPr="009D4468" w:rsidRDefault="009D4468" w:rsidP="009D4468">
      <w:pPr>
        <w:pStyle w:val="Standard"/>
        <w:spacing w:after="0" w:line="276" w:lineRule="auto"/>
        <w:rPr>
          <w:rFonts w:ascii="Bookman Old Style" w:hAnsi="Bookman Old Style"/>
          <w:sz w:val="24"/>
          <w:szCs w:val="24"/>
          <w:u w:val="single"/>
        </w:rPr>
      </w:pPr>
      <w:r w:rsidRPr="009D4468">
        <w:rPr>
          <w:rFonts w:ascii="Bookman Old Style" w:hAnsi="Bookman Old Style"/>
          <w:sz w:val="24"/>
          <w:szCs w:val="24"/>
          <w:u w:val="single"/>
        </w:rPr>
        <w:t>Parent:</w:t>
      </w:r>
      <w:r w:rsidRPr="009D4468">
        <w:rPr>
          <w:rFonts w:ascii="Bookman Old Style" w:hAnsi="Bookman Old Style"/>
          <w:sz w:val="24"/>
          <w:szCs w:val="24"/>
        </w:rPr>
        <w:t xml:space="preserve"> </w:t>
      </w:r>
      <w:r>
        <w:rPr>
          <w:rFonts w:ascii="Bookman Old Style" w:hAnsi="Bookman Old Style"/>
          <w:sz w:val="24"/>
          <w:szCs w:val="24"/>
        </w:rPr>
        <w:t>Region-classification-system</w:t>
      </w:r>
    </w:p>
    <w:p w14:paraId="35EAE4C0" w14:textId="7CC6A864" w:rsidR="009D4468" w:rsidRPr="009D4468" w:rsidRDefault="009D4468" w:rsidP="009D4468">
      <w:pPr>
        <w:pStyle w:val="Standard"/>
        <w:spacing w:after="0" w:line="276" w:lineRule="auto"/>
        <w:rPr>
          <w:rFonts w:ascii="Bookman Old Style" w:hAnsi="Bookman Old Style"/>
          <w:sz w:val="24"/>
          <w:szCs w:val="24"/>
          <w:u w:val="single"/>
        </w:rPr>
      </w:pPr>
      <w:r w:rsidRPr="009D4468">
        <w:rPr>
          <w:rFonts w:ascii="Bookman Old Style" w:hAnsi="Bookman Old Style"/>
          <w:sz w:val="24"/>
          <w:szCs w:val="24"/>
          <w:u w:val="single"/>
        </w:rPr>
        <w:t xml:space="preserve">Children: </w:t>
      </w:r>
      <w:r>
        <w:rPr>
          <w:rFonts w:ascii="Bookman Old Style" w:hAnsi="Bookman Old Style"/>
          <w:sz w:val="24"/>
          <w:szCs w:val="24"/>
        </w:rPr>
        <w:t>none</w:t>
      </w:r>
    </w:p>
    <w:p w14:paraId="0F565FBC" w14:textId="771E0323" w:rsidR="009D4468" w:rsidRDefault="009D4468" w:rsidP="009D4468">
      <w:pPr>
        <w:pStyle w:val="Standard"/>
        <w:spacing w:after="0" w:line="276" w:lineRule="auto"/>
        <w:rPr>
          <w:rFonts w:ascii="Bookman Old Style" w:hAnsi="Bookman Old Style"/>
          <w:sz w:val="24"/>
          <w:szCs w:val="24"/>
        </w:rPr>
      </w:pPr>
      <w:r w:rsidRPr="009D4468">
        <w:rPr>
          <w:rFonts w:ascii="Bookman Old Style" w:hAnsi="Bookman Old Style"/>
          <w:sz w:val="24"/>
          <w:szCs w:val="24"/>
          <w:u w:val="single"/>
        </w:rPr>
        <w:t>Content:</w:t>
      </w:r>
      <w:r w:rsidRPr="009D4468">
        <w:rPr>
          <w:rFonts w:ascii="Bookman Old Style" w:hAnsi="Bookman Old Style"/>
          <w:sz w:val="24"/>
          <w:szCs w:val="24"/>
        </w:rPr>
        <w:t xml:space="preserve"> Element containing the level of classification for the Region of the assessment target, according to the classification scheme </w:t>
      </w:r>
      <w:r>
        <w:rPr>
          <w:rFonts w:ascii="Bookman Old Style" w:hAnsi="Bookman Old Style"/>
          <w:sz w:val="24"/>
          <w:szCs w:val="24"/>
        </w:rPr>
        <w:t>of land and marine</w:t>
      </w:r>
      <w:r w:rsidRPr="00252BEC">
        <w:rPr>
          <w:rFonts w:ascii="Bookman Old Style" w:hAnsi="Bookman Old Style"/>
          <w:sz w:val="24"/>
          <w:szCs w:val="24"/>
        </w:rPr>
        <w:t xml:space="preserve"> region categories used by IUCN</w:t>
      </w:r>
      <w:r>
        <w:rPr>
          <w:rFonts w:ascii="Bookman Old Style" w:hAnsi="Bookman Old Style"/>
          <w:sz w:val="24"/>
          <w:szCs w:val="24"/>
        </w:rPr>
        <w:t xml:space="preserve"> Red List of Threatened Species</w:t>
      </w:r>
      <w:r w:rsidR="004E7735">
        <w:rPr>
          <w:rFonts w:ascii="Bookman Old Style" w:hAnsi="Bookman Old Style"/>
          <w:sz w:val="24"/>
          <w:szCs w:val="24"/>
        </w:rPr>
        <w:t xml:space="preserve"> </w:t>
      </w:r>
      <w:ins w:id="914" w:author="Michelle Castellanos" w:date="2019-09-03T22:36:00Z">
        <w:r w:rsidR="004E7735">
          <w:rPr>
            <w:rFonts w:ascii="Bookman Old Style" w:hAnsi="Bookman Old Style"/>
            <w:sz w:val="24"/>
            <w:szCs w:val="24"/>
          </w:rPr>
          <w:t>as filter in the advance searcher (</w:t>
        </w:r>
        <w:r w:rsidR="004E7735">
          <w:fldChar w:fldCharType="begin"/>
        </w:r>
        <w:r w:rsidR="004E7735">
          <w:instrText xml:space="preserve"> HYPERLINK "https://www.iucnredlist.org/search" </w:instrText>
        </w:r>
        <w:r w:rsidR="004E7735">
          <w:fldChar w:fldCharType="separate"/>
        </w:r>
        <w:r w:rsidR="004E7735">
          <w:rPr>
            <w:rStyle w:val="Hipervnculo"/>
          </w:rPr>
          <w:t>https://www.iucnredlist.org/search</w:t>
        </w:r>
        <w:r w:rsidR="004E7735">
          <w:rPr>
            <w:rStyle w:val="Hipervnculo"/>
          </w:rPr>
          <w:fldChar w:fldCharType="end"/>
        </w:r>
        <w:r w:rsidR="004E7735">
          <w:t>)</w:t>
        </w:r>
        <w:r w:rsidR="004E7735">
          <w:rPr>
            <w:rFonts w:ascii="Bookman Old Style" w:hAnsi="Bookman Old Style"/>
            <w:sz w:val="24"/>
            <w:szCs w:val="24"/>
          </w:rPr>
          <w:t>.</w:t>
        </w:r>
      </w:ins>
    </w:p>
    <w:p w14:paraId="7FA37BCC" w14:textId="77777777" w:rsidR="009D4468" w:rsidRPr="009D4468" w:rsidRDefault="009D4468" w:rsidP="009D4468">
      <w:pPr>
        <w:pStyle w:val="Standard"/>
        <w:spacing w:after="0" w:line="276" w:lineRule="auto"/>
        <w:ind w:left="360"/>
        <w:rPr>
          <w:rFonts w:ascii="Bookman Old Style" w:hAnsi="Bookman Old Style"/>
          <w:sz w:val="24"/>
          <w:szCs w:val="24"/>
          <w:u w:val="single"/>
        </w:rPr>
      </w:pPr>
    </w:p>
    <w:p w14:paraId="5162A0ED" w14:textId="77777777" w:rsidR="00DE5603" w:rsidRDefault="00DE5603" w:rsidP="00DE5603">
      <w:pPr>
        <w:pStyle w:val="Standard"/>
        <w:jc w:val="both"/>
      </w:pPr>
      <w:r>
        <w:rPr>
          <w:rFonts w:ascii="Bookman Old Style" w:hAnsi="Bookman Old Style"/>
          <w:sz w:val="24"/>
          <w:szCs w:val="24"/>
          <w:u w:val="single"/>
        </w:rPr>
        <w:t>Attributes:</w:t>
      </w:r>
      <w:r>
        <w:rPr>
          <w:rFonts w:ascii="Bookman Old Style" w:hAnsi="Bookman Old Style"/>
          <w:sz w:val="24"/>
          <w:szCs w:val="24"/>
        </w:rPr>
        <w:t xml:space="preserve"> level</w:t>
      </w:r>
    </w:p>
    <w:p w14:paraId="4FC48F52" w14:textId="77777777" w:rsidR="00DE5603" w:rsidRDefault="00DE5603" w:rsidP="00DE5603">
      <w:pPr>
        <w:pStyle w:val="Prrafodelista"/>
        <w:numPr>
          <w:ilvl w:val="0"/>
          <w:numId w:val="3"/>
        </w:numPr>
        <w:jc w:val="both"/>
      </w:pPr>
      <w:r>
        <w:rPr>
          <w:rFonts w:ascii="Bookman Old Style" w:hAnsi="Bookman Old Style"/>
          <w:sz w:val="24"/>
          <w:szCs w:val="24"/>
        </w:rPr>
        <w:t>@level= possible values “1”, “2” or “3” according the hierarchical level of classification used in the threats category.</w:t>
      </w:r>
    </w:p>
    <w:p w14:paraId="10FC210C" w14:textId="77777777" w:rsidR="009D4468" w:rsidRPr="009D4468" w:rsidRDefault="009D4468" w:rsidP="009D4468">
      <w:pPr>
        <w:pStyle w:val="Standard"/>
        <w:spacing w:after="0" w:line="276" w:lineRule="auto"/>
        <w:rPr>
          <w:rFonts w:ascii="Bookman Old Style" w:hAnsi="Bookman Old Style"/>
          <w:sz w:val="24"/>
          <w:szCs w:val="24"/>
          <w:u w:val="single"/>
        </w:rPr>
      </w:pPr>
      <w:r w:rsidRPr="009D4468">
        <w:rPr>
          <w:rFonts w:ascii="Bookman Old Style" w:hAnsi="Bookman Old Style"/>
          <w:sz w:val="24"/>
          <w:szCs w:val="24"/>
          <w:u w:val="single"/>
        </w:rPr>
        <w:t>Example:</w:t>
      </w:r>
    </w:p>
    <w:p w14:paraId="338C7EDC" w14:textId="77777777" w:rsidR="009D4468" w:rsidRPr="00DE5603" w:rsidRDefault="009D4468" w:rsidP="009D4468">
      <w:pPr>
        <w:pStyle w:val="Ejemplos"/>
        <w:ind w:left="0"/>
        <w:jc w:val="left"/>
      </w:pPr>
      <w:r w:rsidRPr="00DE5603">
        <w:t>&lt;Region&gt;</w:t>
      </w:r>
    </w:p>
    <w:p w14:paraId="2FEB8BEC" w14:textId="77777777" w:rsidR="009D4468" w:rsidRPr="00DE5603" w:rsidRDefault="009D4468" w:rsidP="009D4468">
      <w:pPr>
        <w:pStyle w:val="Ejemplos"/>
        <w:ind w:left="0" w:firstLine="720"/>
        <w:jc w:val="left"/>
      </w:pPr>
      <w:r w:rsidRPr="00DE5603">
        <w:t>&lt;Region-classification-system id="" version="" selected="no" assigned-by="RLE team"&gt;</w:t>
      </w:r>
    </w:p>
    <w:p w14:paraId="7A63B9F1" w14:textId="53E1B669" w:rsidR="009D4468" w:rsidRDefault="009D4468" w:rsidP="009D4468">
      <w:pPr>
        <w:pStyle w:val="Ejemplos"/>
        <w:ind w:firstLine="720"/>
        <w:jc w:val="left"/>
      </w:pPr>
      <w:r w:rsidRPr="00DE5603">
        <w:t>&lt;</w:t>
      </w:r>
      <w:r w:rsidRPr="00DE5603">
        <w:rPr>
          <w:color w:val="0070C0"/>
        </w:rPr>
        <w:t xml:space="preserve">Region-classification-element </w:t>
      </w:r>
      <w:r w:rsidRPr="00DE5603">
        <w:rPr>
          <w:color w:val="FF0000"/>
        </w:rPr>
        <w:t>level</w:t>
      </w:r>
      <w:r w:rsidRPr="00DE5603">
        <w:t>="1"&gt;</w:t>
      </w:r>
      <w:r w:rsidR="004E7735" w:rsidRPr="004E7735">
        <w:t xml:space="preserve"> 2. Marine</w:t>
      </w:r>
      <w:r w:rsidRPr="00DE5603">
        <w:t>&lt;/</w:t>
      </w:r>
      <w:r w:rsidRPr="00DE5603">
        <w:rPr>
          <w:color w:val="0070C0"/>
        </w:rPr>
        <w:t>Region-classification-element</w:t>
      </w:r>
      <w:r w:rsidRPr="00DE5603">
        <w:t>&gt;</w:t>
      </w:r>
    </w:p>
    <w:p w14:paraId="30F13204" w14:textId="30A3C55C" w:rsidR="00DE5603" w:rsidRDefault="00DE5603" w:rsidP="00DE5603">
      <w:pPr>
        <w:pStyle w:val="Ejemplos"/>
        <w:ind w:left="1440"/>
        <w:jc w:val="left"/>
      </w:pPr>
      <w:r w:rsidRPr="00DE5603">
        <w:t>&lt;</w:t>
      </w:r>
      <w:r w:rsidRPr="00DE5603">
        <w:rPr>
          <w:color w:val="0070C0"/>
        </w:rPr>
        <w:t xml:space="preserve">Region-classification-element </w:t>
      </w:r>
      <w:r w:rsidRPr="00DE5603">
        <w:rPr>
          <w:color w:val="FF0000"/>
        </w:rPr>
        <w:t>level</w:t>
      </w:r>
      <w:r>
        <w:t>="2</w:t>
      </w:r>
      <w:r w:rsidRPr="00DE5603">
        <w:t>"&gt;</w:t>
      </w:r>
      <w:r w:rsidR="004E7735" w:rsidRPr="004E7735">
        <w:t xml:space="preserve"> 2.16. Pacific - northweast</w:t>
      </w:r>
      <w:r w:rsidRPr="00DE5603">
        <w:t>&lt;/</w:t>
      </w:r>
      <w:r w:rsidRPr="00DE5603">
        <w:rPr>
          <w:color w:val="0070C0"/>
        </w:rPr>
        <w:t>Region-classification-element</w:t>
      </w:r>
      <w:r w:rsidRPr="00DE5603">
        <w:t>&gt;</w:t>
      </w:r>
    </w:p>
    <w:p w14:paraId="269DC735" w14:textId="77777777" w:rsidR="009D4468" w:rsidRPr="00DE5603" w:rsidRDefault="009D4468" w:rsidP="00DE5603">
      <w:pPr>
        <w:pStyle w:val="Ejemplos"/>
        <w:ind w:left="0" w:firstLine="720"/>
        <w:jc w:val="left"/>
      </w:pPr>
      <w:r w:rsidRPr="00DE5603">
        <w:t>&lt;/Region-classification-system&gt;</w:t>
      </w:r>
    </w:p>
    <w:p w14:paraId="0DF00217" w14:textId="77777777" w:rsidR="009D4468" w:rsidRPr="00DE5603" w:rsidRDefault="009D4468" w:rsidP="009D4468">
      <w:pPr>
        <w:pStyle w:val="Ejemplos"/>
        <w:ind w:left="0"/>
        <w:jc w:val="left"/>
      </w:pPr>
      <w:r w:rsidRPr="00DE5603">
        <w:t>&lt;/Region&gt;</w:t>
      </w:r>
    </w:p>
    <w:p w14:paraId="7F7CE4F3" w14:textId="77777777" w:rsidR="001D3F73" w:rsidRDefault="001D3F73">
      <w:pPr>
        <w:pStyle w:val="Standard"/>
        <w:spacing w:after="0"/>
        <w:jc w:val="both"/>
        <w:rPr>
          <w:rFonts w:ascii="Bookman Old Style" w:hAnsi="Bookman Old Style"/>
          <w:sz w:val="24"/>
          <w:szCs w:val="24"/>
          <w:u w:val="single"/>
        </w:rPr>
      </w:pPr>
    </w:p>
    <w:p w14:paraId="75684D9D" w14:textId="3D7092F3" w:rsidR="001D3F73" w:rsidRDefault="00FC6AF8" w:rsidP="00441CED">
      <w:pPr>
        <w:pStyle w:val="Ttulo1"/>
        <w:numPr>
          <w:ilvl w:val="4"/>
          <w:numId w:val="29"/>
        </w:numPr>
      </w:pPr>
      <w:bookmarkStart w:id="915" w:name="_Toc10660013"/>
      <w:bookmarkStart w:id="916" w:name="_Toc10989943"/>
      <w:r>
        <w:lastRenderedPageBreak/>
        <w:t>Node: Spatial data</w:t>
      </w:r>
      <w:bookmarkEnd w:id="915"/>
      <w:bookmarkEnd w:id="916"/>
    </w:p>
    <w:p w14:paraId="3D766C4F"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&lt;Spatial-data&gt;</w:t>
      </w:r>
    </w:p>
    <w:p w14:paraId="0325D850"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Distribution</w:t>
      </w:r>
    </w:p>
    <w:p w14:paraId="5DE81EB9" w14:textId="1BC26A08"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A22635">
        <w:rPr>
          <w:rFonts w:ascii="Bookman Old Style" w:hAnsi="Bookman Old Style"/>
          <w:sz w:val="24"/>
          <w:szCs w:val="24"/>
        </w:rPr>
        <w:t>Spatial</w:t>
      </w:r>
      <w:r w:rsidR="00A9285C">
        <w:rPr>
          <w:rFonts w:ascii="Bookman Old Style" w:hAnsi="Bookman Old Style"/>
          <w:sz w:val="24"/>
          <w:szCs w:val="24"/>
        </w:rPr>
        <w:t>-point</w:t>
      </w:r>
    </w:p>
    <w:p w14:paraId="2CEF78C0" w14:textId="77777777" w:rsidR="001D3F73" w:rsidRDefault="001D3F73">
      <w:pPr>
        <w:pStyle w:val="Standard"/>
        <w:spacing w:after="0" w:line="276" w:lineRule="auto"/>
        <w:rPr>
          <w:rFonts w:ascii="Bookman Old Style" w:hAnsi="Bookman Old Style"/>
          <w:sz w:val="24"/>
          <w:szCs w:val="24"/>
        </w:rPr>
      </w:pPr>
    </w:p>
    <w:p w14:paraId="79F82A8C" w14:textId="35C18073"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a list of nodes with geospatial data describing </w:t>
      </w:r>
      <w:r w:rsidRPr="002F765A">
        <w:rPr>
          <w:rFonts w:ascii="Bookman Old Style" w:hAnsi="Bookman Old Style"/>
          <w:sz w:val="24"/>
          <w:szCs w:val="24"/>
        </w:rPr>
        <w:t>the assessment target</w:t>
      </w:r>
      <w:r w:rsidR="00183868" w:rsidRPr="002F765A">
        <w:rPr>
          <w:rFonts w:ascii="Bookman Old Style" w:hAnsi="Bookman Old Style"/>
          <w:sz w:val="24"/>
          <w:szCs w:val="24"/>
        </w:rPr>
        <w:t xml:space="preserve"> </w:t>
      </w:r>
      <w:r w:rsidR="00183868" w:rsidRPr="002F765A">
        <w:rPr>
          <w:rFonts w:ascii="Bookman Old Style" w:hAnsi="Bookman Old Style"/>
          <w:b/>
          <w:sz w:val="24"/>
          <w:szCs w:val="24"/>
        </w:rPr>
        <w:t>global</w:t>
      </w:r>
      <w:r w:rsidRPr="002F765A">
        <w:rPr>
          <w:rFonts w:ascii="Bookman Old Style" w:hAnsi="Bookman Old Style"/>
          <w:b/>
          <w:sz w:val="24"/>
          <w:szCs w:val="24"/>
        </w:rPr>
        <w:t xml:space="preserve"> distribution area</w:t>
      </w:r>
      <w:r w:rsidRPr="002F765A">
        <w:rPr>
          <w:rFonts w:ascii="Bookman Old Style" w:hAnsi="Bookman Old Style"/>
          <w:sz w:val="24"/>
          <w:szCs w:val="24"/>
        </w:rPr>
        <w:t>.</w:t>
      </w:r>
      <w:r>
        <w:rPr>
          <w:rFonts w:ascii="Bookman Old Style" w:hAnsi="Bookman Old Style"/>
          <w:sz w:val="24"/>
          <w:szCs w:val="24"/>
        </w:rPr>
        <w:t xml:space="preserve"> The spatial data is obtained from the distribution area map provi</w:t>
      </w:r>
      <w:r w:rsidR="00183868">
        <w:rPr>
          <w:rFonts w:ascii="Bookman Old Style" w:hAnsi="Bookman Old Style"/>
          <w:sz w:val="24"/>
          <w:szCs w:val="24"/>
        </w:rPr>
        <w:t>ded by the assessment author(s).</w:t>
      </w:r>
      <w:r w:rsidR="002C5051">
        <w:rPr>
          <w:rFonts w:ascii="Bookman Old Style" w:hAnsi="Bookman Old Style"/>
          <w:sz w:val="24"/>
          <w:szCs w:val="24"/>
        </w:rPr>
        <w:t xml:space="preserve"> </w:t>
      </w:r>
      <w:ins w:id="917" w:author="Michelle Castellanos" w:date="2019-09-03T22:39:00Z">
        <w:r w:rsidR="002C5051">
          <w:rPr>
            <w:rFonts w:ascii="Bookman Old Style" w:hAnsi="Bookman Old Style"/>
            <w:sz w:val="24"/>
            <w:szCs w:val="24"/>
          </w:rPr>
          <w:t>It shoul</w:t>
        </w:r>
      </w:ins>
      <w:ins w:id="918" w:author="Michelle Castellanos" w:date="2019-09-03T22:40:00Z">
        <w:r w:rsidR="002C5051">
          <w:rPr>
            <w:rFonts w:ascii="Bookman Old Style" w:hAnsi="Bookman Old Style"/>
            <w:sz w:val="24"/>
            <w:szCs w:val="24"/>
          </w:rPr>
          <w:t>d</w:t>
        </w:r>
      </w:ins>
      <w:ins w:id="919" w:author="Michelle Castellanos" w:date="2019-09-03T22:39:00Z">
        <w:r w:rsidR="002C5051">
          <w:rPr>
            <w:rFonts w:ascii="Bookman Old Style" w:hAnsi="Bookman Old Style"/>
            <w:sz w:val="24"/>
            <w:szCs w:val="24"/>
          </w:rPr>
          <w:t xml:space="preserve"> always include two sub-nodes of coo</w:t>
        </w:r>
      </w:ins>
      <w:ins w:id="920" w:author="Michelle Castellanos" w:date="2019-09-03T22:40:00Z">
        <w:r w:rsidR="002C5051">
          <w:rPr>
            <w:rFonts w:ascii="Bookman Old Style" w:hAnsi="Bookman Old Style"/>
            <w:sz w:val="24"/>
            <w:szCs w:val="24"/>
          </w:rPr>
          <w:t>rdinates</w:t>
        </w:r>
      </w:ins>
      <w:ins w:id="921" w:author="Michelle Castellanos" w:date="2019-09-03T22:41:00Z">
        <w:r w:rsidR="002C5051">
          <w:rPr>
            <w:rFonts w:ascii="Bookman Old Style" w:hAnsi="Bookman Old Style"/>
            <w:sz w:val="24"/>
            <w:szCs w:val="24"/>
          </w:rPr>
          <w:t>, one for the lower left corner and one for the upper right corner of its distribution.</w:t>
        </w:r>
      </w:ins>
      <w:r w:rsidR="00183868">
        <w:rPr>
          <w:rFonts w:ascii="Bookman Old Style" w:hAnsi="Bookman Old Style"/>
          <w:sz w:val="24"/>
          <w:szCs w:val="24"/>
        </w:rPr>
        <w:t xml:space="preserve"> I</w:t>
      </w:r>
      <w:r>
        <w:rPr>
          <w:rFonts w:ascii="Bookman Old Style" w:hAnsi="Bookman Old Style"/>
          <w:sz w:val="24"/>
          <w:szCs w:val="24"/>
        </w:rPr>
        <w:t xml:space="preserve">f </w:t>
      </w:r>
      <w:r w:rsidR="006655BB">
        <w:rPr>
          <w:rFonts w:ascii="Bookman Old Style" w:hAnsi="Bookman Old Style"/>
          <w:sz w:val="24"/>
          <w:szCs w:val="24"/>
        </w:rPr>
        <w:t xml:space="preserve">the </w:t>
      </w:r>
      <w:r w:rsidR="00183868">
        <w:rPr>
          <w:rFonts w:ascii="Bookman Old Style" w:hAnsi="Bookman Old Style"/>
          <w:sz w:val="24"/>
          <w:szCs w:val="24"/>
        </w:rPr>
        <w:t>global assessment target area is</w:t>
      </w:r>
      <w:r>
        <w:rPr>
          <w:rFonts w:ascii="Bookman Old Style" w:hAnsi="Bookman Old Style"/>
          <w:sz w:val="24"/>
          <w:szCs w:val="24"/>
        </w:rPr>
        <w:t xml:space="preserve"> not </w:t>
      </w:r>
      <w:r w:rsidR="006655BB">
        <w:rPr>
          <w:rFonts w:ascii="Bookman Old Style" w:hAnsi="Bookman Old Style"/>
          <w:sz w:val="24"/>
          <w:szCs w:val="24"/>
        </w:rPr>
        <w:t>incorporated</w:t>
      </w:r>
      <w:r>
        <w:rPr>
          <w:rFonts w:ascii="Bookman Old Style" w:hAnsi="Bookman Old Style"/>
          <w:sz w:val="24"/>
          <w:szCs w:val="24"/>
        </w:rPr>
        <w:t xml:space="preserve"> or is not explicit in the assessment target desc</w:t>
      </w:r>
      <w:r w:rsidR="00183868">
        <w:rPr>
          <w:rFonts w:ascii="Bookman Old Style" w:hAnsi="Bookman Old Style"/>
          <w:sz w:val="24"/>
          <w:szCs w:val="24"/>
        </w:rPr>
        <w:t xml:space="preserve">ription, spatial </w:t>
      </w:r>
      <w:r w:rsidR="00183868" w:rsidRPr="00183868">
        <w:rPr>
          <w:rFonts w:ascii="Bookman Old Style" w:hAnsi="Bookman Old Style"/>
          <w:sz w:val="24"/>
          <w:szCs w:val="24"/>
        </w:rPr>
        <w:t xml:space="preserve">data </w:t>
      </w:r>
      <w:r w:rsidR="00183868" w:rsidRPr="00A02572">
        <w:rPr>
          <w:rFonts w:ascii="Bookman Old Style" w:hAnsi="Bookman Old Style"/>
          <w:b/>
          <w:sz w:val="24"/>
          <w:szCs w:val="24"/>
        </w:rPr>
        <w:t>should</w:t>
      </w:r>
      <w:r w:rsidRPr="00A02572">
        <w:rPr>
          <w:rFonts w:ascii="Bookman Old Style" w:hAnsi="Bookman Old Style"/>
          <w:b/>
          <w:sz w:val="24"/>
          <w:szCs w:val="24"/>
        </w:rPr>
        <w:t xml:space="preserve"> </w:t>
      </w:r>
      <w:r w:rsidR="00183868" w:rsidRPr="00A02572">
        <w:rPr>
          <w:rFonts w:ascii="Bookman Old Style" w:hAnsi="Bookman Old Style"/>
          <w:b/>
          <w:sz w:val="24"/>
          <w:szCs w:val="24"/>
        </w:rPr>
        <w:t>not</w:t>
      </w:r>
      <w:r w:rsidR="00183868" w:rsidRPr="00183868">
        <w:rPr>
          <w:rFonts w:ascii="Bookman Old Style" w:hAnsi="Bookman Old Style"/>
          <w:sz w:val="24"/>
          <w:szCs w:val="24"/>
        </w:rPr>
        <w:t xml:space="preserve"> </w:t>
      </w:r>
      <w:r w:rsidRPr="00183868">
        <w:rPr>
          <w:rFonts w:ascii="Bookman Old Style" w:hAnsi="Bookman Old Style"/>
          <w:sz w:val="24"/>
          <w:szCs w:val="24"/>
        </w:rPr>
        <w:t>be included.</w:t>
      </w:r>
    </w:p>
    <w:p w14:paraId="3AF78B5C" w14:textId="0BE3AC7E" w:rsidR="00C53309" w:rsidRPr="00183868" w:rsidRDefault="00FC6AF8">
      <w:pPr>
        <w:pStyle w:val="Standard"/>
        <w:jc w:val="both"/>
        <w:rPr>
          <w:rFonts w:ascii="Bookman Old Style" w:hAnsi="Bookman Old Style"/>
          <w:sz w:val="24"/>
          <w:szCs w:val="24"/>
        </w:rPr>
      </w:pPr>
      <w:r w:rsidRPr="00A22635">
        <w:rPr>
          <w:rFonts w:ascii="Bookman Old Style" w:hAnsi="Bookman Old Style"/>
          <w:sz w:val="24"/>
          <w:szCs w:val="24"/>
          <w:u w:val="single"/>
        </w:rPr>
        <w:t>A</w:t>
      </w:r>
      <w:r w:rsidR="00A22635">
        <w:rPr>
          <w:rFonts w:ascii="Bookman Old Style" w:hAnsi="Bookman Old Style"/>
          <w:sz w:val="24"/>
          <w:szCs w:val="24"/>
          <w:u w:val="single"/>
        </w:rPr>
        <w:t>t</w:t>
      </w:r>
      <w:r w:rsidRPr="00A22635">
        <w:rPr>
          <w:rFonts w:ascii="Bookman Old Style" w:hAnsi="Bookman Old Style"/>
          <w:sz w:val="24"/>
          <w:szCs w:val="24"/>
          <w:u w:val="single"/>
        </w:rPr>
        <w:t>tributes</w:t>
      </w:r>
      <w:r>
        <w:rPr>
          <w:rFonts w:ascii="Bookman Old Style" w:hAnsi="Bookman Old Style"/>
          <w:sz w:val="24"/>
          <w:szCs w:val="24"/>
          <w:u w:val="single"/>
        </w:rPr>
        <w:t>:</w:t>
      </w:r>
      <w:r>
        <w:rPr>
          <w:rFonts w:ascii="Bookman Old Style" w:hAnsi="Bookman Old Style"/>
          <w:sz w:val="24"/>
          <w:szCs w:val="24"/>
        </w:rPr>
        <w:t xml:space="preserve"> none</w:t>
      </w:r>
      <w:r w:rsidR="00C53309">
        <w:rPr>
          <w:rFonts w:ascii="Bookman Old Style" w:hAnsi="Bookman Old Style"/>
          <w:sz w:val="24"/>
          <w:szCs w:val="24"/>
        </w:rPr>
        <w:t xml:space="preserve"> </w:t>
      </w:r>
    </w:p>
    <w:p w14:paraId="538FB475" w14:textId="77777777" w:rsidR="001D3F73" w:rsidRDefault="00FC6AF8">
      <w:pPr>
        <w:pStyle w:val="Standard"/>
        <w:jc w:val="both"/>
      </w:pPr>
      <w:r>
        <w:rPr>
          <w:rFonts w:ascii="Bookman Old Style" w:hAnsi="Bookman Old Style"/>
          <w:sz w:val="24"/>
          <w:szCs w:val="24"/>
          <w:u w:val="single"/>
        </w:rPr>
        <w:t>Example:</w:t>
      </w:r>
    </w:p>
    <w:p w14:paraId="4B0AC645" w14:textId="4206E9ED" w:rsidR="001D3F73" w:rsidRDefault="00FC6AF8" w:rsidP="00183868">
      <w:pPr>
        <w:pStyle w:val="Ejemplos"/>
        <w:ind w:left="0" w:firstLine="720"/>
        <w:jc w:val="left"/>
      </w:pPr>
      <w:r w:rsidRPr="00183868">
        <w:t>&lt;</w:t>
      </w:r>
      <w:r w:rsidRPr="00183868">
        <w:rPr>
          <w:color w:val="0070C0"/>
        </w:rPr>
        <w:t>Spatial-data</w:t>
      </w:r>
      <w:r w:rsidRPr="00183868">
        <w:t>&gt;</w:t>
      </w:r>
    </w:p>
    <w:p w14:paraId="19FAE6F4" w14:textId="698F4522" w:rsidR="00A22635" w:rsidRPr="00183868" w:rsidRDefault="00FC6AF8" w:rsidP="00183868">
      <w:pPr>
        <w:pStyle w:val="Ejemplos"/>
        <w:ind w:firstLine="720"/>
        <w:jc w:val="left"/>
      </w:pPr>
      <w:r w:rsidRPr="00183868">
        <w:t>&lt;Spatial-point datum=</w:t>
      </w:r>
      <w:r w:rsidR="00A22635" w:rsidRPr="00183868">
        <w:t>"</w:t>
      </w:r>
      <w:r w:rsidRPr="00183868">
        <w:t>WGS84</w:t>
      </w:r>
      <w:r w:rsidR="00A22635" w:rsidRPr="00183868">
        <w:t>"</w:t>
      </w:r>
      <w:r w:rsidRPr="00183868">
        <w:t xml:space="preserve"> proj=</w:t>
      </w:r>
      <w:r w:rsidR="00A22635" w:rsidRPr="00183868">
        <w:t>"</w:t>
      </w:r>
      <w:r w:rsidRPr="00183868">
        <w:t>longlat" type="lower-left-corner"&gt;</w:t>
      </w:r>
    </w:p>
    <w:p w14:paraId="090C4CDE" w14:textId="77777777" w:rsidR="00A22635" w:rsidRPr="00183868" w:rsidRDefault="00FC6AF8" w:rsidP="00183868">
      <w:pPr>
        <w:pStyle w:val="Ejemplos"/>
        <w:ind w:left="1440" w:firstLine="720"/>
        <w:jc w:val="left"/>
      </w:pPr>
      <w:commentRangeStart w:id="922"/>
      <w:r w:rsidRPr="00183868">
        <w:t>&lt;x&gt;-36.66&lt;/x&gt;</w:t>
      </w:r>
    </w:p>
    <w:p w14:paraId="2E0DFBAE" w14:textId="77777777" w:rsidR="00A22635" w:rsidRPr="00183868" w:rsidRDefault="00FC6AF8" w:rsidP="00183868">
      <w:pPr>
        <w:pStyle w:val="Ejemplos"/>
        <w:ind w:left="1440" w:firstLine="720"/>
        <w:jc w:val="left"/>
      </w:pPr>
      <w:r w:rsidRPr="00183868">
        <w:t>&lt;y&gt;138.24&lt;/y&gt;</w:t>
      </w:r>
      <w:commentRangeEnd w:id="922"/>
      <w:r w:rsidR="001D0403">
        <w:rPr>
          <w:rStyle w:val="Refdecomentario"/>
          <w:rFonts w:ascii="Calibri" w:hAnsi="Calibri" w:cs="Calibri"/>
        </w:rPr>
        <w:commentReference w:id="922"/>
      </w:r>
    </w:p>
    <w:p w14:paraId="7F1A36DB" w14:textId="78A83FB1" w:rsidR="00A22635" w:rsidRPr="00183868" w:rsidRDefault="00183868" w:rsidP="00183868">
      <w:pPr>
        <w:pStyle w:val="Ejemplos"/>
        <w:ind w:left="1440" w:firstLine="720"/>
        <w:jc w:val="left"/>
      </w:pPr>
      <w:r>
        <w:t>&lt;radius units="degrees"&gt;0.</w:t>
      </w:r>
      <w:r w:rsidR="00FC6AF8" w:rsidRPr="00183868">
        <w:t>01&lt;/radius&gt;</w:t>
      </w:r>
    </w:p>
    <w:p w14:paraId="77650FC4" w14:textId="2BB77D8D" w:rsidR="001D3F73" w:rsidRDefault="00FC6AF8" w:rsidP="00183868">
      <w:pPr>
        <w:pStyle w:val="Ejemplos"/>
        <w:ind w:firstLine="720"/>
        <w:jc w:val="left"/>
      </w:pPr>
      <w:r w:rsidRPr="00183868">
        <w:t>&lt;/Spatial-point&gt;</w:t>
      </w:r>
    </w:p>
    <w:p w14:paraId="15EC8EB0" w14:textId="548DE083" w:rsidR="00A22635" w:rsidRPr="00183868" w:rsidRDefault="00FC6AF8" w:rsidP="00183868">
      <w:pPr>
        <w:pStyle w:val="Ejemplos"/>
        <w:ind w:firstLine="720"/>
        <w:jc w:val="left"/>
      </w:pPr>
      <w:r w:rsidRPr="00183868">
        <w:t>&lt;Spatial-point datum=</w:t>
      </w:r>
      <w:r w:rsidR="00A22635" w:rsidRPr="00183868">
        <w:t>"</w:t>
      </w:r>
      <w:r w:rsidRPr="00183868">
        <w:t>WGS84</w:t>
      </w:r>
      <w:r w:rsidR="00A22635" w:rsidRPr="00183868">
        <w:t>"</w:t>
      </w:r>
      <w:r w:rsidRPr="00183868">
        <w:t xml:space="preserve"> proj=</w:t>
      </w:r>
      <w:r w:rsidR="00A22635" w:rsidRPr="00183868">
        <w:t>"</w:t>
      </w:r>
      <w:r w:rsidRPr="00183868">
        <w:t>longlat" type="upper-right-corner"&gt;</w:t>
      </w:r>
    </w:p>
    <w:p w14:paraId="16528F69" w14:textId="77777777" w:rsidR="00A22635" w:rsidRPr="00183868" w:rsidRDefault="00FC6AF8" w:rsidP="00183868">
      <w:pPr>
        <w:pStyle w:val="Ejemplos"/>
        <w:ind w:left="1440" w:firstLine="720"/>
        <w:jc w:val="left"/>
      </w:pPr>
      <w:r w:rsidRPr="00183868">
        <w:t>&lt;x&gt;-35.27&lt;/x&gt;</w:t>
      </w:r>
    </w:p>
    <w:p w14:paraId="5A048C2A" w14:textId="77777777" w:rsidR="00A22635" w:rsidRPr="00183868" w:rsidRDefault="00FC6AF8" w:rsidP="00183868">
      <w:pPr>
        <w:pStyle w:val="Ejemplos"/>
        <w:ind w:left="1440" w:firstLine="720"/>
        <w:jc w:val="left"/>
      </w:pPr>
      <w:r w:rsidRPr="00183868">
        <w:t>&lt;y&gt;140.32&lt;/y&gt;</w:t>
      </w:r>
    </w:p>
    <w:p w14:paraId="4559EECA" w14:textId="03201D3F" w:rsidR="00A22635" w:rsidRPr="00183868" w:rsidRDefault="00183868" w:rsidP="00183868">
      <w:pPr>
        <w:pStyle w:val="Ejemplos"/>
        <w:ind w:left="1440" w:firstLine="720"/>
        <w:jc w:val="left"/>
      </w:pPr>
      <w:r>
        <w:t>&lt;radius units="degrees"&gt;0.</w:t>
      </w:r>
      <w:r w:rsidR="00FC6AF8" w:rsidRPr="00183868">
        <w:t>01&lt;/radius&gt;</w:t>
      </w:r>
    </w:p>
    <w:p w14:paraId="7B1AD613" w14:textId="262A8F87" w:rsidR="001D3F73" w:rsidRDefault="00FC6AF8" w:rsidP="00183868">
      <w:pPr>
        <w:pStyle w:val="Ejemplos"/>
        <w:ind w:firstLine="720"/>
        <w:jc w:val="left"/>
      </w:pPr>
      <w:r w:rsidRPr="00183868">
        <w:t>&lt;/Spatial-point&gt;</w:t>
      </w:r>
    </w:p>
    <w:p w14:paraId="4F938B1E" w14:textId="55ABE1A7" w:rsidR="001D3F73" w:rsidRDefault="00FC6AF8" w:rsidP="00183868">
      <w:pPr>
        <w:pStyle w:val="Ejemplos"/>
        <w:ind w:left="0"/>
        <w:jc w:val="left"/>
      </w:pPr>
      <w:r w:rsidRPr="00183868">
        <w:t xml:space="preserve">      </w:t>
      </w:r>
      <w:r w:rsidR="00183868">
        <w:tab/>
      </w:r>
      <w:r w:rsidRPr="00183868">
        <w:t>&lt;/</w:t>
      </w:r>
      <w:r w:rsidRPr="00183868">
        <w:rPr>
          <w:color w:val="0070C0"/>
        </w:rPr>
        <w:t>Spatial-data</w:t>
      </w:r>
      <w:r w:rsidRPr="00183868">
        <w:t>&gt;</w:t>
      </w:r>
    </w:p>
    <w:p w14:paraId="6A4CCD3F" w14:textId="41BA64DA" w:rsidR="001D3F73" w:rsidRPr="00271FEF" w:rsidRDefault="00FC6AF8" w:rsidP="00271FEF">
      <w:pPr>
        <w:pStyle w:val="Ttulo1"/>
        <w:numPr>
          <w:ilvl w:val="5"/>
          <w:numId w:val="29"/>
        </w:numPr>
      </w:pPr>
      <w:bookmarkStart w:id="923" w:name="_Toc10660014"/>
      <w:bookmarkStart w:id="924" w:name="_Toc10989944"/>
      <w:r w:rsidRPr="00271FEF">
        <w:t>Node: Spatial point</w:t>
      </w:r>
      <w:bookmarkEnd w:id="923"/>
      <w:bookmarkEnd w:id="924"/>
    </w:p>
    <w:p w14:paraId="1F6AD171"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&lt;Spatial-point&gt;</w:t>
      </w:r>
    </w:p>
    <w:p w14:paraId="5FF19093"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Spatial-data</w:t>
      </w:r>
    </w:p>
    <w:p w14:paraId="4207B357" w14:textId="107A80BE" w:rsidR="001D3F73" w:rsidRPr="00183868" w:rsidRDefault="00FC6AF8" w:rsidP="0018386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xml:space="preserve">: x, y, </w:t>
      </w:r>
      <w:r w:rsidR="00A9285C">
        <w:rPr>
          <w:rFonts w:ascii="Bookman Old Style" w:hAnsi="Bookman Old Style"/>
          <w:sz w:val="24"/>
          <w:szCs w:val="24"/>
        </w:rPr>
        <w:t>r</w:t>
      </w:r>
      <w:r>
        <w:rPr>
          <w:rFonts w:ascii="Bookman Old Style" w:hAnsi="Bookman Old Style"/>
          <w:sz w:val="24"/>
          <w:szCs w:val="24"/>
        </w:rPr>
        <w:t>adius</w:t>
      </w:r>
    </w:p>
    <w:p w14:paraId="3C77E413" w14:textId="505D4DAA"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information that identifies the geographic location of features and boundaries in the </w:t>
      </w:r>
      <w:r w:rsidR="0014770A" w:rsidRPr="002C5051">
        <w:rPr>
          <w:rFonts w:ascii="Bookman Old Style" w:hAnsi="Bookman Old Style"/>
          <w:b/>
          <w:sz w:val="24"/>
          <w:szCs w:val="24"/>
          <w:rPrChange w:id="925" w:author="Michelle Castellanos" w:date="2019-09-03T22:42:00Z">
            <w:rPr>
              <w:rFonts w:ascii="Bookman Old Style" w:hAnsi="Bookman Old Style"/>
              <w:sz w:val="24"/>
              <w:szCs w:val="24"/>
            </w:rPr>
          </w:rPrChange>
        </w:rPr>
        <w:t>global</w:t>
      </w:r>
      <w:r w:rsidR="0014770A">
        <w:rPr>
          <w:rFonts w:ascii="Bookman Old Style" w:hAnsi="Bookman Old Style"/>
          <w:sz w:val="24"/>
          <w:szCs w:val="24"/>
        </w:rPr>
        <w:t xml:space="preserve"> distribution of the </w:t>
      </w:r>
      <w:r>
        <w:rPr>
          <w:rFonts w:ascii="Bookman Old Style" w:hAnsi="Bookman Old Style"/>
          <w:sz w:val="24"/>
          <w:szCs w:val="24"/>
        </w:rPr>
        <w:t>assessment target. It contains the projection string used, calculation method, latitude, longitude and units in which this data is represented. The spatial data is obtained from the geographic coordinates in two points of the distribution map (lower left corner and upper right corner).</w:t>
      </w:r>
      <w:r w:rsidR="00A02572">
        <w:rPr>
          <w:rFonts w:ascii="Bookman Old Style" w:hAnsi="Bookman Old Style"/>
          <w:sz w:val="24"/>
          <w:szCs w:val="24"/>
        </w:rPr>
        <w:t xml:space="preserve"> (See spatial point calculation instructions in node 3.2.5.3.1.3.1.).</w:t>
      </w:r>
    </w:p>
    <w:p w14:paraId="5FEB2C4B" w14:textId="79D698FB" w:rsidR="001D3F73" w:rsidRDefault="002D2982">
      <w:pPr>
        <w:pStyle w:val="Standard"/>
        <w:jc w:val="both"/>
      </w:pPr>
      <w:r w:rsidRPr="0086663B">
        <w:rPr>
          <w:rFonts w:ascii="Bookman Old Style" w:hAnsi="Bookman Old Style"/>
          <w:sz w:val="24"/>
          <w:szCs w:val="24"/>
          <w:u w:val="single"/>
        </w:rPr>
        <w:t>A</w:t>
      </w:r>
      <w:r>
        <w:rPr>
          <w:rFonts w:ascii="Bookman Old Style" w:hAnsi="Bookman Old Style"/>
          <w:sz w:val="24"/>
          <w:szCs w:val="24"/>
          <w:u w:val="single"/>
        </w:rPr>
        <w:t>ttributes</w:t>
      </w:r>
      <w:r w:rsidR="00FC6AF8">
        <w:rPr>
          <w:rFonts w:ascii="Bookman Old Style" w:hAnsi="Bookman Old Style"/>
          <w:sz w:val="24"/>
          <w:szCs w:val="24"/>
          <w:u w:val="single"/>
        </w:rPr>
        <w:t>:</w:t>
      </w:r>
      <w:r w:rsidR="00FC6AF8">
        <w:rPr>
          <w:rFonts w:ascii="Bookman Old Style" w:hAnsi="Bookman Old Style"/>
          <w:sz w:val="24"/>
          <w:szCs w:val="24"/>
        </w:rPr>
        <w:t xml:space="preserve"> </w:t>
      </w:r>
      <w:r w:rsidR="00A9285C">
        <w:rPr>
          <w:rFonts w:ascii="Bookman Old Style" w:hAnsi="Bookman Old Style"/>
          <w:sz w:val="24"/>
          <w:szCs w:val="24"/>
        </w:rPr>
        <w:t xml:space="preserve">datum, </w:t>
      </w:r>
      <w:r w:rsidR="00FC6AF8">
        <w:rPr>
          <w:rFonts w:ascii="Bookman Old Style" w:hAnsi="Bookman Old Style"/>
          <w:sz w:val="24"/>
          <w:szCs w:val="24"/>
        </w:rPr>
        <w:t>proj, type</w:t>
      </w:r>
    </w:p>
    <w:p w14:paraId="5C0F194E" w14:textId="3431A3B5" w:rsidR="001D3F73" w:rsidRPr="002D2982" w:rsidRDefault="00FC6AF8">
      <w:pPr>
        <w:pStyle w:val="Prrafodelista"/>
        <w:numPr>
          <w:ilvl w:val="0"/>
          <w:numId w:val="7"/>
        </w:numPr>
        <w:suppressAutoHyphens w:val="0"/>
        <w:spacing w:line="256" w:lineRule="auto"/>
        <w:jc w:val="both"/>
      </w:pPr>
      <w:r>
        <w:rPr>
          <w:rFonts w:ascii="Bookman Old Style" w:hAnsi="Bookman Old Style"/>
          <w:sz w:val="24"/>
          <w:szCs w:val="24"/>
        </w:rPr>
        <w:lastRenderedPageBreak/>
        <w:t>@</w:t>
      </w:r>
      <w:r w:rsidR="002D2982">
        <w:rPr>
          <w:rFonts w:ascii="Bookman Old Style" w:hAnsi="Bookman Old Style"/>
          <w:sz w:val="24"/>
          <w:szCs w:val="24"/>
        </w:rPr>
        <w:t>datum</w:t>
      </w:r>
      <w:r>
        <w:rPr>
          <w:rFonts w:ascii="Bookman Old Style" w:hAnsi="Bookman Old Style"/>
          <w:sz w:val="24"/>
          <w:szCs w:val="24"/>
        </w:rPr>
        <w:t xml:space="preserve">= </w:t>
      </w:r>
      <w:r w:rsidR="00C269B4">
        <w:rPr>
          <w:rFonts w:ascii="Bookman Old Style" w:hAnsi="Bookman Old Style"/>
          <w:sz w:val="24"/>
          <w:szCs w:val="24"/>
        </w:rPr>
        <w:t>unique id of the projection datum used in the geographic coordinates. The geodetic datum is an abstract coordinate system with a surface reference; possible values are: "NGVD 29","OSGB36","SK-42","ED50","SAD69","GRS 80","ISO 6709","NAD 83","WGS 84","NAVD 88","ETRS89¨,¨GCJ-02¨,"Geo URI".</w:t>
      </w:r>
    </w:p>
    <w:p w14:paraId="67CFF375" w14:textId="30E3A4F3" w:rsidR="002D2982" w:rsidRDefault="002D2982" w:rsidP="002D2982">
      <w:pPr>
        <w:pStyle w:val="Prrafodelista"/>
        <w:numPr>
          <w:ilvl w:val="0"/>
          <w:numId w:val="7"/>
        </w:numPr>
        <w:suppressAutoHyphens w:val="0"/>
        <w:spacing w:line="256" w:lineRule="auto"/>
        <w:jc w:val="both"/>
      </w:pPr>
      <w:r>
        <w:rPr>
          <w:rFonts w:ascii="Bookman Old Style" w:hAnsi="Bookman Old Style"/>
          <w:sz w:val="24"/>
          <w:szCs w:val="24"/>
        </w:rPr>
        <w:t>@proj= it contains the units in which this data is represented.</w:t>
      </w:r>
    </w:p>
    <w:p w14:paraId="4A4A99EE" w14:textId="20EAC2CA" w:rsidR="001D3F73" w:rsidRDefault="00FC6AF8">
      <w:pPr>
        <w:pStyle w:val="Prrafodelista"/>
        <w:numPr>
          <w:ilvl w:val="0"/>
          <w:numId w:val="7"/>
        </w:numPr>
        <w:suppressAutoHyphens w:val="0"/>
        <w:spacing w:line="256" w:lineRule="auto"/>
        <w:jc w:val="both"/>
      </w:pPr>
      <w:r>
        <w:rPr>
          <w:rFonts w:ascii="Bookman Old Style" w:hAnsi="Bookman Old Style"/>
          <w:sz w:val="24"/>
          <w:szCs w:val="24"/>
        </w:rPr>
        <w:t xml:space="preserve">@type= indicates the type of method used to obtain the geographic coordinates, possible values are </w:t>
      </w:r>
      <w:r w:rsidRPr="000E5FD4">
        <w:rPr>
          <w:rFonts w:ascii="Bookman Old Style" w:hAnsi="Bookman Old Style"/>
          <w:sz w:val="24"/>
          <w:szCs w:val="24"/>
        </w:rPr>
        <w:t>“lower-left-corner” or “upper-right-corner”.</w:t>
      </w:r>
      <w:r w:rsidR="000E1145">
        <w:rPr>
          <w:rFonts w:ascii="Bookman Old Style" w:hAnsi="Bookman Old Style"/>
          <w:sz w:val="24"/>
          <w:szCs w:val="24"/>
        </w:rPr>
        <w:t xml:space="preserve"> </w:t>
      </w:r>
    </w:p>
    <w:p w14:paraId="2B001C13" w14:textId="77777777" w:rsidR="001D3F73" w:rsidRDefault="00FC6AF8">
      <w:pPr>
        <w:pStyle w:val="Standard"/>
        <w:jc w:val="both"/>
      </w:pPr>
      <w:r>
        <w:rPr>
          <w:rFonts w:ascii="Bookman Old Style" w:hAnsi="Bookman Old Style"/>
          <w:sz w:val="24"/>
          <w:szCs w:val="24"/>
          <w:u w:val="single"/>
        </w:rPr>
        <w:t>Example:</w:t>
      </w:r>
    </w:p>
    <w:p w14:paraId="45216982" w14:textId="77777777" w:rsidR="000E5FD4" w:rsidRPr="000E5FD4" w:rsidRDefault="000E5FD4" w:rsidP="000E5FD4">
      <w:pPr>
        <w:pStyle w:val="Ejemplos"/>
        <w:ind w:left="0" w:firstLine="720"/>
        <w:jc w:val="left"/>
      </w:pPr>
      <w:r w:rsidRPr="00183868">
        <w:t>&lt;</w:t>
      </w:r>
      <w:r w:rsidRPr="000E5FD4">
        <w:t>Spatial-data&gt;</w:t>
      </w:r>
    </w:p>
    <w:p w14:paraId="2DD9812F" w14:textId="77777777" w:rsidR="000E5FD4" w:rsidRPr="000E5FD4" w:rsidRDefault="000E5FD4" w:rsidP="000E5FD4">
      <w:pPr>
        <w:pStyle w:val="Ejemplos"/>
        <w:ind w:firstLine="720"/>
        <w:jc w:val="left"/>
      </w:pPr>
      <w:r w:rsidRPr="000E5FD4">
        <w:t>&lt;</w:t>
      </w:r>
      <w:r w:rsidRPr="000E5FD4">
        <w:rPr>
          <w:color w:val="0070C0"/>
        </w:rPr>
        <w:t xml:space="preserve">Spatial-point </w:t>
      </w:r>
      <w:r w:rsidRPr="000E5FD4">
        <w:rPr>
          <w:color w:val="FF0000"/>
        </w:rPr>
        <w:t>datum</w:t>
      </w:r>
      <w:r w:rsidRPr="000E5FD4">
        <w:t xml:space="preserve">="WGS84" </w:t>
      </w:r>
      <w:r w:rsidRPr="000E5FD4">
        <w:rPr>
          <w:color w:val="FF0000"/>
        </w:rPr>
        <w:t>proj</w:t>
      </w:r>
      <w:r w:rsidRPr="000E5FD4">
        <w:t xml:space="preserve">="longlat" </w:t>
      </w:r>
      <w:r w:rsidRPr="000E5FD4">
        <w:rPr>
          <w:color w:val="FF0000"/>
        </w:rPr>
        <w:t>type</w:t>
      </w:r>
      <w:r w:rsidRPr="000E5FD4">
        <w:t>="lower-left-corner"&gt;</w:t>
      </w:r>
    </w:p>
    <w:p w14:paraId="0C3DC391" w14:textId="77777777" w:rsidR="000E5FD4" w:rsidRPr="000E5FD4" w:rsidRDefault="000E5FD4" w:rsidP="000E5FD4">
      <w:pPr>
        <w:pStyle w:val="Ejemplos"/>
        <w:ind w:left="1440" w:firstLine="720"/>
        <w:jc w:val="left"/>
      </w:pPr>
      <w:r w:rsidRPr="000E5FD4">
        <w:t>&lt;x&gt;-36.66&lt;/x&gt;</w:t>
      </w:r>
    </w:p>
    <w:p w14:paraId="38843CD6" w14:textId="77777777" w:rsidR="000E5FD4" w:rsidRPr="000E5FD4" w:rsidRDefault="000E5FD4" w:rsidP="000E5FD4">
      <w:pPr>
        <w:pStyle w:val="Ejemplos"/>
        <w:ind w:left="1440" w:firstLine="720"/>
        <w:jc w:val="left"/>
      </w:pPr>
      <w:r w:rsidRPr="000E5FD4">
        <w:t>&lt;y&gt;138.24&lt;/y&gt;</w:t>
      </w:r>
    </w:p>
    <w:p w14:paraId="441EA932" w14:textId="77777777" w:rsidR="000E5FD4" w:rsidRPr="000E5FD4" w:rsidRDefault="000E5FD4" w:rsidP="000E5FD4">
      <w:pPr>
        <w:pStyle w:val="Ejemplos"/>
        <w:ind w:left="1440" w:firstLine="720"/>
        <w:jc w:val="left"/>
      </w:pPr>
      <w:r w:rsidRPr="000E5FD4">
        <w:t>&lt;radius units="degrees"&gt;0.01&lt;/radius&gt;</w:t>
      </w:r>
    </w:p>
    <w:p w14:paraId="674DB9A1" w14:textId="77777777" w:rsidR="000E5FD4" w:rsidRPr="000E5FD4" w:rsidRDefault="000E5FD4" w:rsidP="000E5FD4">
      <w:pPr>
        <w:pStyle w:val="Ejemplos"/>
        <w:ind w:firstLine="720"/>
        <w:jc w:val="left"/>
      </w:pPr>
      <w:r w:rsidRPr="000E5FD4">
        <w:t>&lt;/</w:t>
      </w:r>
      <w:r w:rsidRPr="000E5FD4">
        <w:rPr>
          <w:color w:val="0070C0"/>
        </w:rPr>
        <w:t>Spatial-point</w:t>
      </w:r>
      <w:r w:rsidRPr="000E5FD4">
        <w:t>&gt;</w:t>
      </w:r>
    </w:p>
    <w:p w14:paraId="2BD746DB" w14:textId="77777777" w:rsidR="000E5FD4" w:rsidRPr="000E5FD4" w:rsidRDefault="000E5FD4" w:rsidP="000E5FD4">
      <w:pPr>
        <w:pStyle w:val="Ejemplos"/>
        <w:ind w:firstLine="720"/>
        <w:jc w:val="left"/>
      </w:pPr>
      <w:r w:rsidRPr="000E5FD4">
        <w:t>&lt;</w:t>
      </w:r>
      <w:r w:rsidRPr="000E5FD4">
        <w:rPr>
          <w:color w:val="0070C0"/>
        </w:rPr>
        <w:t xml:space="preserve">Spatial-point </w:t>
      </w:r>
      <w:r w:rsidRPr="000E5FD4">
        <w:rPr>
          <w:color w:val="FF0000"/>
        </w:rPr>
        <w:t>datum</w:t>
      </w:r>
      <w:r w:rsidRPr="000E5FD4">
        <w:t xml:space="preserve">="WGS84" </w:t>
      </w:r>
      <w:r w:rsidRPr="000E5FD4">
        <w:rPr>
          <w:color w:val="FF0000"/>
        </w:rPr>
        <w:t>proj</w:t>
      </w:r>
      <w:r w:rsidRPr="000E5FD4">
        <w:t xml:space="preserve">="longlat" </w:t>
      </w:r>
      <w:r w:rsidRPr="000E5FD4">
        <w:rPr>
          <w:color w:val="FF0000"/>
        </w:rPr>
        <w:t>type</w:t>
      </w:r>
      <w:r w:rsidRPr="000E5FD4">
        <w:t>="upper-right-corner"&gt;</w:t>
      </w:r>
    </w:p>
    <w:p w14:paraId="7CC61293" w14:textId="77777777" w:rsidR="000E5FD4" w:rsidRPr="000E5FD4" w:rsidRDefault="000E5FD4" w:rsidP="000E5FD4">
      <w:pPr>
        <w:pStyle w:val="Ejemplos"/>
        <w:ind w:left="1440" w:firstLine="720"/>
        <w:jc w:val="left"/>
      </w:pPr>
      <w:r w:rsidRPr="000E5FD4">
        <w:t>&lt;x&gt;-35.27&lt;/x&gt;</w:t>
      </w:r>
    </w:p>
    <w:p w14:paraId="55C39B7F" w14:textId="77777777" w:rsidR="000E5FD4" w:rsidRPr="000E5FD4" w:rsidRDefault="000E5FD4" w:rsidP="000E5FD4">
      <w:pPr>
        <w:pStyle w:val="Ejemplos"/>
        <w:ind w:left="1440" w:firstLine="720"/>
        <w:jc w:val="left"/>
      </w:pPr>
      <w:r w:rsidRPr="000E5FD4">
        <w:t>&lt;y&gt;140.32&lt;/y&gt;</w:t>
      </w:r>
    </w:p>
    <w:p w14:paraId="4C3127FC" w14:textId="77777777" w:rsidR="000E5FD4" w:rsidRPr="000E5FD4" w:rsidRDefault="000E5FD4" w:rsidP="000E5FD4">
      <w:pPr>
        <w:pStyle w:val="Ejemplos"/>
        <w:ind w:left="1440" w:firstLine="720"/>
        <w:jc w:val="left"/>
      </w:pPr>
      <w:r w:rsidRPr="000E5FD4">
        <w:t>&lt;radius units="degrees"&gt;0.01&lt;/radius&gt;</w:t>
      </w:r>
    </w:p>
    <w:p w14:paraId="14D7C804" w14:textId="77777777" w:rsidR="000E5FD4" w:rsidRPr="000E5FD4" w:rsidRDefault="000E5FD4" w:rsidP="000E5FD4">
      <w:pPr>
        <w:pStyle w:val="Ejemplos"/>
        <w:ind w:firstLine="720"/>
        <w:jc w:val="left"/>
      </w:pPr>
      <w:r w:rsidRPr="000E5FD4">
        <w:t>&lt;/</w:t>
      </w:r>
      <w:r w:rsidRPr="000E5FD4">
        <w:rPr>
          <w:color w:val="0070C0"/>
        </w:rPr>
        <w:t>Spatial-point</w:t>
      </w:r>
      <w:r w:rsidRPr="000E5FD4">
        <w:t>&gt;</w:t>
      </w:r>
    </w:p>
    <w:p w14:paraId="5136B001" w14:textId="7AB1CB2A" w:rsidR="001D3F73" w:rsidRDefault="000E5FD4" w:rsidP="000E5FD4">
      <w:pPr>
        <w:pStyle w:val="Ejemplos"/>
        <w:ind w:left="0"/>
        <w:jc w:val="left"/>
      </w:pPr>
      <w:r w:rsidRPr="000E5FD4">
        <w:t xml:space="preserve">      </w:t>
      </w:r>
      <w:r w:rsidRPr="000E5FD4">
        <w:tab/>
        <w:t>&lt;/Spatial-data</w:t>
      </w:r>
      <w:r w:rsidRPr="00183868">
        <w:t>&gt;</w:t>
      </w:r>
    </w:p>
    <w:p w14:paraId="3A0AE783" w14:textId="77777777" w:rsidR="001D3F73" w:rsidRDefault="00FC6AF8">
      <w:pPr>
        <w:pStyle w:val="Standard"/>
        <w:spacing w:after="0"/>
        <w:jc w:val="both"/>
      </w:pPr>
      <w:r>
        <w:rPr>
          <w:rFonts w:ascii="Courier New" w:hAnsi="Courier New" w:cs="Courier New"/>
        </w:rPr>
        <w:t xml:space="preserve">      </w:t>
      </w:r>
    </w:p>
    <w:p w14:paraId="4F605B90" w14:textId="09AD2016" w:rsidR="001D3F73" w:rsidRDefault="00FC6AF8" w:rsidP="00271FEF">
      <w:pPr>
        <w:pStyle w:val="Ttulo1"/>
        <w:numPr>
          <w:ilvl w:val="6"/>
          <w:numId w:val="29"/>
        </w:numPr>
      </w:pPr>
      <w:bookmarkStart w:id="926" w:name="_Toc10660015"/>
      <w:bookmarkStart w:id="927" w:name="_Toc10989945"/>
      <w:r w:rsidRPr="00271FEF">
        <w:t>Node: Longitude</w:t>
      </w:r>
      <w:bookmarkEnd w:id="926"/>
      <w:bookmarkEnd w:id="927"/>
    </w:p>
    <w:p w14:paraId="3EA58E63"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&lt;x&gt;</w:t>
      </w:r>
    </w:p>
    <w:p w14:paraId="70543518"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Spatial-point</w:t>
      </w:r>
    </w:p>
    <w:p w14:paraId="6985BE58" w14:textId="77777777"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none</w:t>
      </w:r>
    </w:p>
    <w:p w14:paraId="4AE43413" w14:textId="77777777" w:rsidR="001D3F73" w:rsidRDefault="001D3F73">
      <w:pPr>
        <w:pStyle w:val="Standard"/>
        <w:spacing w:after="0" w:line="276" w:lineRule="auto"/>
        <w:rPr>
          <w:rFonts w:ascii="Bookman Old Style" w:hAnsi="Bookman Old Style"/>
          <w:sz w:val="24"/>
          <w:szCs w:val="24"/>
        </w:rPr>
      </w:pPr>
    </w:p>
    <w:p w14:paraId="2FAE8B47" w14:textId="5AB802D6"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longitude component corresponding to the geographic coordinates of the assessment target (ecosystem, habitat units, biotope, etc</w:t>
      </w:r>
      <w:r w:rsidR="002D2982">
        <w:rPr>
          <w:rFonts w:ascii="Bookman Old Style" w:hAnsi="Bookman Old Style"/>
          <w:sz w:val="24"/>
          <w:szCs w:val="24"/>
        </w:rPr>
        <w:t>.</w:t>
      </w:r>
      <w:r>
        <w:rPr>
          <w:rFonts w:ascii="Bookman Old Style" w:hAnsi="Bookman Old Style"/>
          <w:sz w:val="24"/>
          <w:szCs w:val="24"/>
        </w:rPr>
        <w:t>), presented in decimal degree format.</w:t>
      </w:r>
    </w:p>
    <w:p w14:paraId="5621FC7B" w14:textId="2E27155F" w:rsidR="001D3F73" w:rsidRPr="008508DA" w:rsidRDefault="00FC6AF8">
      <w:pPr>
        <w:pStyle w:val="Standard"/>
        <w:jc w:val="both"/>
        <w:rPr>
          <w:lang w:val="fr-FR"/>
        </w:rPr>
      </w:pPr>
      <w:r w:rsidRPr="008508DA">
        <w:rPr>
          <w:rFonts w:ascii="Bookman Old Style" w:hAnsi="Bookman Old Style"/>
          <w:sz w:val="24"/>
          <w:szCs w:val="24"/>
          <w:lang w:val="fr-FR"/>
        </w:rPr>
        <w:t>A</w:t>
      </w:r>
      <w:r w:rsidRPr="008508DA">
        <w:rPr>
          <w:rFonts w:ascii="Bookman Old Style" w:hAnsi="Bookman Old Style"/>
          <w:sz w:val="24"/>
          <w:szCs w:val="24"/>
          <w:u w:val="single"/>
          <w:lang w:val="fr-FR"/>
        </w:rPr>
        <w:t>t</w:t>
      </w:r>
      <w:r w:rsidR="002D2982">
        <w:rPr>
          <w:rFonts w:ascii="Bookman Old Style" w:hAnsi="Bookman Old Style"/>
          <w:sz w:val="24"/>
          <w:szCs w:val="24"/>
          <w:u w:val="single"/>
          <w:lang w:val="fr-FR"/>
        </w:rPr>
        <w:t>t</w:t>
      </w:r>
      <w:r w:rsidRPr="008508DA">
        <w:rPr>
          <w:rFonts w:ascii="Bookman Old Style" w:hAnsi="Bookman Old Style"/>
          <w:sz w:val="24"/>
          <w:szCs w:val="24"/>
          <w:u w:val="single"/>
          <w:lang w:val="fr-FR"/>
        </w:rPr>
        <w:t>ributes:</w:t>
      </w:r>
      <w:r w:rsidRPr="008508DA">
        <w:rPr>
          <w:rFonts w:ascii="Bookman Old Style" w:hAnsi="Bookman Old Style"/>
          <w:sz w:val="24"/>
          <w:szCs w:val="24"/>
          <w:lang w:val="fr-FR"/>
        </w:rPr>
        <w:t xml:space="preserve"> none</w:t>
      </w:r>
    </w:p>
    <w:p w14:paraId="70DFE4C8" w14:textId="77777777" w:rsidR="001D3F73" w:rsidRPr="008508DA" w:rsidRDefault="00FC6AF8">
      <w:pPr>
        <w:pStyle w:val="Standard"/>
        <w:jc w:val="both"/>
        <w:rPr>
          <w:lang w:val="fr-FR"/>
        </w:rPr>
      </w:pPr>
      <w:r w:rsidRPr="008508DA">
        <w:rPr>
          <w:rFonts w:ascii="Bookman Old Style" w:hAnsi="Bookman Old Style"/>
          <w:sz w:val="24"/>
          <w:szCs w:val="24"/>
          <w:u w:val="single"/>
          <w:lang w:val="fr-FR"/>
        </w:rPr>
        <w:t>Example:</w:t>
      </w:r>
    </w:p>
    <w:p w14:paraId="6B847505" w14:textId="77777777" w:rsidR="0014770A" w:rsidRPr="0014770A" w:rsidRDefault="0014770A" w:rsidP="0014770A">
      <w:pPr>
        <w:pStyle w:val="Ejemplos"/>
        <w:ind w:firstLine="720"/>
        <w:jc w:val="left"/>
      </w:pPr>
      <w:r w:rsidRPr="0014770A">
        <w:t>&lt;Spatial-point datum="WGS84" proj="longlat" type="lower-left-corner"&gt;</w:t>
      </w:r>
    </w:p>
    <w:p w14:paraId="538A4237" w14:textId="77777777" w:rsidR="0014770A" w:rsidRPr="0014770A" w:rsidRDefault="0014770A" w:rsidP="0014770A">
      <w:pPr>
        <w:pStyle w:val="Ejemplos"/>
        <w:ind w:left="1440" w:firstLine="720"/>
        <w:jc w:val="left"/>
      </w:pPr>
      <w:r w:rsidRPr="0014770A">
        <w:t>&lt;</w:t>
      </w:r>
      <w:r w:rsidRPr="0014770A">
        <w:rPr>
          <w:color w:val="0070C0"/>
        </w:rPr>
        <w:t>x</w:t>
      </w:r>
      <w:r w:rsidRPr="0014770A">
        <w:t>&gt;-36.66&lt;/</w:t>
      </w:r>
      <w:r w:rsidRPr="0014770A">
        <w:rPr>
          <w:color w:val="0070C0"/>
        </w:rPr>
        <w:t>x</w:t>
      </w:r>
      <w:r w:rsidRPr="0014770A">
        <w:t>&gt;</w:t>
      </w:r>
    </w:p>
    <w:p w14:paraId="7A1B2C7E" w14:textId="77777777" w:rsidR="0014770A" w:rsidRPr="0014770A" w:rsidRDefault="0014770A" w:rsidP="0014770A">
      <w:pPr>
        <w:pStyle w:val="Ejemplos"/>
        <w:ind w:left="1440" w:firstLine="720"/>
        <w:jc w:val="left"/>
      </w:pPr>
      <w:r w:rsidRPr="0014770A">
        <w:t>&lt;y&gt;138.24&lt;/y&gt;</w:t>
      </w:r>
    </w:p>
    <w:p w14:paraId="7F86C8EB" w14:textId="77777777" w:rsidR="0014770A" w:rsidRPr="0014770A" w:rsidRDefault="0014770A" w:rsidP="0014770A">
      <w:pPr>
        <w:pStyle w:val="Ejemplos"/>
        <w:ind w:left="1440" w:firstLine="720"/>
        <w:jc w:val="left"/>
      </w:pPr>
      <w:r w:rsidRPr="0014770A">
        <w:t>&lt;radius units="degrees"&gt;0.01&lt;/radius&gt;</w:t>
      </w:r>
    </w:p>
    <w:p w14:paraId="70D6D5FB" w14:textId="77777777" w:rsidR="0014770A" w:rsidRPr="0014770A" w:rsidRDefault="0014770A" w:rsidP="0014770A">
      <w:pPr>
        <w:pStyle w:val="Ejemplos"/>
        <w:ind w:firstLine="720"/>
        <w:jc w:val="left"/>
      </w:pPr>
      <w:r w:rsidRPr="0014770A">
        <w:t>&lt;/Spatial-point&gt;</w:t>
      </w:r>
    </w:p>
    <w:p w14:paraId="5D231A6F" w14:textId="77777777" w:rsidR="001D3F73" w:rsidRPr="0014770A" w:rsidRDefault="001D3F73">
      <w:pPr>
        <w:pStyle w:val="Standard"/>
        <w:spacing w:after="0"/>
        <w:jc w:val="both"/>
        <w:rPr>
          <w:rFonts w:ascii="Bookman Old Style" w:hAnsi="Bookman Old Style"/>
          <w:sz w:val="24"/>
          <w:szCs w:val="24"/>
          <w:u w:val="single"/>
        </w:rPr>
      </w:pPr>
    </w:p>
    <w:p w14:paraId="26B9EE17" w14:textId="32153B62" w:rsidR="001D3F73" w:rsidRPr="00271FEF" w:rsidRDefault="00FC6AF8" w:rsidP="00271FEF">
      <w:pPr>
        <w:pStyle w:val="Ttulo1"/>
        <w:numPr>
          <w:ilvl w:val="6"/>
          <w:numId w:val="29"/>
        </w:numPr>
      </w:pPr>
      <w:bookmarkStart w:id="928" w:name="_Toc10660016"/>
      <w:bookmarkStart w:id="929" w:name="_Toc10989946"/>
      <w:r w:rsidRPr="00271FEF">
        <w:t>Node: Latitude</w:t>
      </w:r>
      <w:bookmarkEnd w:id="928"/>
      <w:bookmarkEnd w:id="929"/>
    </w:p>
    <w:p w14:paraId="45EFB30F"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&lt;y&gt;</w:t>
      </w:r>
    </w:p>
    <w:p w14:paraId="17B523F6"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Spatial-point</w:t>
      </w:r>
    </w:p>
    <w:p w14:paraId="1B316238" w14:textId="77777777"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none</w:t>
      </w:r>
    </w:p>
    <w:p w14:paraId="5091CD9E" w14:textId="77777777" w:rsidR="001D3F73" w:rsidRDefault="001D3F73">
      <w:pPr>
        <w:pStyle w:val="Standard"/>
        <w:spacing w:line="276" w:lineRule="auto"/>
        <w:rPr>
          <w:rFonts w:ascii="Bookman Old Style" w:hAnsi="Bookman Old Style"/>
          <w:sz w:val="24"/>
          <w:szCs w:val="24"/>
        </w:rPr>
      </w:pPr>
    </w:p>
    <w:p w14:paraId="048A06FC" w14:textId="04DE2EDA"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latitude component corresponding to the geographic coordinates of the assessment target (ecosystem, habitat units, biotope, etc</w:t>
      </w:r>
      <w:r w:rsidR="002D2982">
        <w:rPr>
          <w:rFonts w:ascii="Bookman Old Style" w:hAnsi="Bookman Old Style"/>
          <w:sz w:val="24"/>
          <w:szCs w:val="24"/>
        </w:rPr>
        <w:t>.</w:t>
      </w:r>
      <w:r>
        <w:rPr>
          <w:rFonts w:ascii="Bookman Old Style" w:hAnsi="Bookman Old Style"/>
          <w:sz w:val="24"/>
          <w:szCs w:val="24"/>
        </w:rPr>
        <w:t>), presented in decimal degree format.</w:t>
      </w:r>
    </w:p>
    <w:p w14:paraId="3E3AAA31" w14:textId="2058AC7E" w:rsidR="001D3F73" w:rsidRPr="007F7134" w:rsidRDefault="002D2982">
      <w:pPr>
        <w:pStyle w:val="Standard"/>
        <w:jc w:val="both"/>
      </w:pPr>
      <w:r w:rsidRPr="007F7134">
        <w:rPr>
          <w:rFonts w:ascii="Bookman Old Style" w:hAnsi="Bookman Old Style"/>
          <w:sz w:val="24"/>
          <w:szCs w:val="24"/>
          <w:u w:val="single"/>
        </w:rPr>
        <w:t>At</w:t>
      </w:r>
      <w:r w:rsidR="00FC6AF8" w:rsidRPr="007F7134">
        <w:rPr>
          <w:rFonts w:ascii="Bookman Old Style" w:hAnsi="Bookman Old Style"/>
          <w:sz w:val="24"/>
          <w:szCs w:val="24"/>
          <w:u w:val="single"/>
        </w:rPr>
        <w:t>tributes:</w:t>
      </w:r>
      <w:r w:rsidR="00FC6AF8" w:rsidRPr="007F7134">
        <w:rPr>
          <w:rFonts w:ascii="Bookman Old Style" w:hAnsi="Bookman Old Style"/>
          <w:sz w:val="24"/>
          <w:szCs w:val="24"/>
        </w:rPr>
        <w:t xml:space="preserve"> none</w:t>
      </w:r>
    </w:p>
    <w:p w14:paraId="6B9FFFED" w14:textId="77777777" w:rsidR="001D3F73" w:rsidRPr="007F7134" w:rsidRDefault="00FC6AF8">
      <w:pPr>
        <w:pStyle w:val="Standard"/>
        <w:jc w:val="both"/>
      </w:pPr>
      <w:r w:rsidRPr="007F7134">
        <w:rPr>
          <w:rFonts w:ascii="Bookman Old Style" w:hAnsi="Bookman Old Style"/>
          <w:sz w:val="24"/>
          <w:szCs w:val="24"/>
          <w:u w:val="single"/>
        </w:rPr>
        <w:t>Example:</w:t>
      </w:r>
    </w:p>
    <w:p w14:paraId="77B8F1D7" w14:textId="77777777" w:rsidR="0014770A" w:rsidRPr="0014770A" w:rsidRDefault="0014770A" w:rsidP="0014770A">
      <w:pPr>
        <w:pStyle w:val="Ejemplos"/>
        <w:ind w:firstLine="720"/>
        <w:jc w:val="left"/>
      </w:pPr>
      <w:r w:rsidRPr="0014770A">
        <w:t>&lt;Spatial-point datum="WGS84" proj="longlat" type="lower-left-corner"&gt;</w:t>
      </w:r>
    </w:p>
    <w:p w14:paraId="0D22AA43" w14:textId="77777777" w:rsidR="0014770A" w:rsidRPr="0014770A" w:rsidRDefault="0014770A" w:rsidP="0014770A">
      <w:pPr>
        <w:pStyle w:val="Ejemplos"/>
        <w:ind w:left="1440" w:firstLine="720"/>
        <w:jc w:val="left"/>
      </w:pPr>
      <w:r w:rsidRPr="0014770A">
        <w:t>&lt;x&gt;-36.66&lt;/x&gt;</w:t>
      </w:r>
    </w:p>
    <w:p w14:paraId="05EA8836" w14:textId="77777777" w:rsidR="0014770A" w:rsidRPr="0014770A" w:rsidRDefault="0014770A" w:rsidP="0014770A">
      <w:pPr>
        <w:pStyle w:val="Ejemplos"/>
        <w:ind w:left="1440" w:firstLine="720"/>
        <w:jc w:val="left"/>
      </w:pPr>
      <w:r w:rsidRPr="0014770A">
        <w:t>&lt;</w:t>
      </w:r>
      <w:r w:rsidRPr="0014770A">
        <w:rPr>
          <w:color w:val="0070C0"/>
        </w:rPr>
        <w:t>y</w:t>
      </w:r>
      <w:r w:rsidRPr="0014770A">
        <w:t>&gt;138.24&lt;/</w:t>
      </w:r>
      <w:r w:rsidRPr="0014770A">
        <w:rPr>
          <w:color w:val="0070C0"/>
        </w:rPr>
        <w:t>y</w:t>
      </w:r>
      <w:r w:rsidRPr="0014770A">
        <w:t>&gt;</w:t>
      </w:r>
    </w:p>
    <w:p w14:paraId="1178381E" w14:textId="77777777" w:rsidR="0014770A" w:rsidRPr="0014770A" w:rsidRDefault="0014770A" w:rsidP="0014770A">
      <w:pPr>
        <w:pStyle w:val="Ejemplos"/>
        <w:ind w:left="1440" w:firstLine="720"/>
        <w:jc w:val="left"/>
      </w:pPr>
      <w:r w:rsidRPr="0014770A">
        <w:t>&lt;radius units="degrees"&gt;0.01&lt;/radius&gt;</w:t>
      </w:r>
    </w:p>
    <w:p w14:paraId="4C0D88BA" w14:textId="77777777" w:rsidR="0014770A" w:rsidRPr="0014770A" w:rsidRDefault="0014770A" w:rsidP="0014770A">
      <w:pPr>
        <w:pStyle w:val="Ejemplos"/>
        <w:ind w:firstLine="720"/>
        <w:jc w:val="left"/>
      </w:pPr>
      <w:r w:rsidRPr="0014770A">
        <w:t>&lt;/Spatial-point&gt;</w:t>
      </w:r>
    </w:p>
    <w:p w14:paraId="0DC2C2DD" w14:textId="77777777" w:rsidR="001D3F73" w:rsidRPr="007F7134" w:rsidRDefault="001D3F73">
      <w:pPr>
        <w:pStyle w:val="Standard"/>
        <w:spacing w:after="0"/>
        <w:jc w:val="both"/>
        <w:rPr>
          <w:rFonts w:ascii="Bookman Old Style" w:hAnsi="Bookman Old Style"/>
          <w:sz w:val="24"/>
          <w:szCs w:val="24"/>
          <w:u w:val="single"/>
        </w:rPr>
      </w:pPr>
    </w:p>
    <w:p w14:paraId="03BA3EE1" w14:textId="7759B7EF" w:rsidR="001D3F73" w:rsidRPr="00271FEF" w:rsidRDefault="00FC6AF8" w:rsidP="00271FEF">
      <w:pPr>
        <w:pStyle w:val="Ttulo1"/>
        <w:numPr>
          <w:ilvl w:val="6"/>
          <w:numId w:val="29"/>
        </w:numPr>
      </w:pPr>
      <w:bookmarkStart w:id="930" w:name="_Toc10660017"/>
      <w:bookmarkStart w:id="931" w:name="_Toc10989947"/>
      <w:r w:rsidRPr="00271FEF">
        <w:t>Node: Radius</w:t>
      </w:r>
      <w:bookmarkEnd w:id="930"/>
      <w:bookmarkEnd w:id="931"/>
    </w:p>
    <w:p w14:paraId="1B0ADFC2"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&lt;radius &gt;</w:t>
      </w:r>
    </w:p>
    <w:p w14:paraId="0B36DACA"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Spatial-point</w:t>
      </w:r>
    </w:p>
    <w:p w14:paraId="52742B88" w14:textId="77777777"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none</w:t>
      </w:r>
    </w:p>
    <w:p w14:paraId="4DB6EA6E" w14:textId="77777777" w:rsidR="001D3F73" w:rsidRDefault="001D3F73">
      <w:pPr>
        <w:pStyle w:val="Standard"/>
        <w:spacing w:after="0" w:line="276" w:lineRule="auto"/>
        <w:rPr>
          <w:rFonts w:ascii="Bookman Old Style" w:hAnsi="Bookman Old Style"/>
          <w:sz w:val="24"/>
          <w:szCs w:val="24"/>
        </w:rPr>
      </w:pPr>
    </w:p>
    <w:p w14:paraId="7D4C589F"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precision degree of the geographic coordinates used to describe the assessment target (ecosystem, habitat units, biotope, etc) distribution. It is presented in numeric format.</w:t>
      </w:r>
    </w:p>
    <w:p w14:paraId="74F0C3B8" w14:textId="63AE91E9" w:rsidR="001D3F73" w:rsidRDefault="00FC6AF8">
      <w:pPr>
        <w:pStyle w:val="Standard"/>
        <w:jc w:val="both"/>
      </w:pPr>
      <w:r w:rsidRPr="0086663B">
        <w:rPr>
          <w:rFonts w:ascii="Bookman Old Style" w:hAnsi="Bookman Old Style"/>
          <w:sz w:val="24"/>
          <w:szCs w:val="24"/>
          <w:u w:val="single"/>
          <w:lang w:val="es-ES"/>
        </w:rPr>
        <w:t>A</w:t>
      </w:r>
      <w:r w:rsidR="009F2B7F">
        <w:rPr>
          <w:rFonts w:ascii="Bookman Old Style" w:hAnsi="Bookman Old Style"/>
          <w:sz w:val="24"/>
          <w:szCs w:val="24"/>
          <w:lang w:val="es-ES"/>
        </w:rPr>
        <w:t>t</w:t>
      </w:r>
      <w:r>
        <w:rPr>
          <w:rFonts w:ascii="Bookman Old Style" w:hAnsi="Bookman Old Style"/>
          <w:sz w:val="24"/>
          <w:szCs w:val="24"/>
          <w:u w:val="single"/>
          <w:lang w:val="es-ES"/>
        </w:rPr>
        <w:t>tributes:</w:t>
      </w:r>
      <w:r>
        <w:rPr>
          <w:rFonts w:ascii="Bookman Old Style" w:hAnsi="Bookman Old Style"/>
          <w:sz w:val="24"/>
          <w:szCs w:val="24"/>
          <w:lang w:val="es-ES"/>
        </w:rPr>
        <w:t xml:space="preserve"> units</w:t>
      </w:r>
    </w:p>
    <w:p w14:paraId="539162B4" w14:textId="77777777" w:rsidR="001D3F73" w:rsidRDefault="00FC6AF8">
      <w:pPr>
        <w:pStyle w:val="Prrafodelista"/>
        <w:numPr>
          <w:ilvl w:val="0"/>
          <w:numId w:val="7"/>
        </w:numPr>
        <w:suppressAutoHyphens w:val="0"/>
        <w:spacing w:line="256" w:lineRule="auto"/>
        <w:jc w:val="both"/>
      </w:pPr>
      <w:r>
        <w:rPr>
          <w:rFonts w:ascii="Bookman Old Style" w:hAnsi="Bookman Old Style"/>
          <w:sz w:val="24"/>
          <w:szCs w:val="24"/>
        </w:rPr>
        <w:t>@units: element containing the standard expression chosen to express de precision degree.</w:t>
      </w:r>
    </w:p>
    <w:p w14:paraId="0B846CC9" w14:textId="77777777" w:rsidR="001D3F73" w:rsidRDefault="00FC6AF8">
      <w:pPr>
        <w:pStyle w:val="Standard"/>
        <w:jc w:val="both"/>
      </w:pPr>
      <w:r>
        <w:rPr>
          <w:rFonts w:ascii="Bookman Old Style" w:hAnsi="Bookman Old Style"/>
          <w:sz w:val="24"/>
          <w:szCs w:val="24"/>
          <w:u w:val="single"/>
        </w:rPr>
        <w:t>Example:</w:t>
      </w:r>
    </w:p>
    <w:p w14:paraId="6B224CAB" w14:textId="77777777" w:rsidR="0014770A" w:rsidRPr="0014770A" w:rsidRDefault="0014770A" w:rsidP="0014770A">
      <w:pPr>
        <w:pStyle w:val="Ejemplos"/>
        <w:ind w:firstLine="720"/>
        <w:jc w:val="left"/>
      </w:pPr>
      <w:r w:rsidRPr="0014770A">
        <w:t>&lt;Spatial-point datum="WGS84" proj="longlat" type="lower-left-corner"&gt;</w:t>
      </w:r>
    </w:p>
    <w:p w14:paraId="1DE42A58" w14:textId="77777777" w:rsidR="0014770A" w:rsidRPr="0014770A" w:rsidRDefault="0014770A" w:rsidP="0014770A">
      <w:pPr>
        <w:pStyle w:val="Ejemplos"/>
        <w:ind w:left="1440" w:firstLine="720"/>
        <w:jc w:val="left"/>
      </w:pPr>
      <w:r w:rsidRPr="0014770A">
        <w:t>&lt;x&gt;-36.66&lt;/x&gt;</w:t>
      </w:r>
    </w:p>
    <w:p w14:paraId="55392CF0" w14:textId="77777777" w:rsidR="0014770A" w:rsidRPr="0014770A" w:rsidRDefault="0014770A" w:rsidP="0014770A">
      <w:pPr>
        <w:pStyle w:val="Ejemplos"/>
        <w:ind w:left="1440" w:firstLine="720"/>
        <w:jc w:val="left"/>
      </w:pPr>
      <w:r w:rsidRPr="0014770A">
        <w:t>&lt;y&gt;138.24&lt;/y&gt;</w:t>
      </w:r>
    </w:p>
    <w:p w14:paraId="0D7DCB28" w14:textId="77777777" w:rsidR="0014770A" w:rsidRPr="0014770A" w:rsidRDefault="0014770A" w:rsidP="0014770A">
      <w:pPr>
        <w:pStyle w:val="Ejemplos"/>
        <w:ind w:left="1440" w:firstLine="720"/>
        <w:jc w:val="left"/>
      </w:pPr>
      <w:r w:rsidRPr="0014770A">
        <w:t>&lt;</w:t>
      </w:r>
      <w:r w:rsidRPr="0014770A">
        <w:rPr>
          <w:color w:val="0070C0"/>
        </w:rPr>
        <w:t>radius</w:t>
      </w:r>
      <w:r w:rsidRPr="0014770A">
        <w:t xml:space="preserve"> </w:t>
      </w:r>
      <w:r w:rsidRPr="0014770A">
        <w:rPr>
          <w:color w:val="FF0000"/>
        </w:rPr>
        <w:t>units</w:t>
      </w:r>
      <w:r w:rsidRPr="0014770A">
        <w:t>="degrees"&gt;0.01&lt;/</w:t>
      </w:r>
      <w:r w:rsidRPr="0014770A">
        <w:rPr>
          <w:color w:val="0070C0"/>
        </w:rPr>
        <w:t>radius</w:t>
      </w:r>
      <w:r w:rsidRPr="0014770A">
        <w:t>&gt;</w:t>
      </w:r>
    </w:p>
    <w:p w14:paraId="2DE77A73" w14:textId="77777777" w:rsidR="0014770A" w:rsidRPr="0014770A" w:rsidRDefault="0014770A" w:rsidP="0014770A">
      <w:pPr>
        <w:pStyle w:val="Ejemplos"/>
        <w:ind w:firstLine="720"/>
        <w:jc w:val="left"/>
      </w:pPr>
      <w:r w:rsidRPr="0014770A">
        <w:t>&lt;/Spatial-point&gt;</w:t>
      </w:r>
    </w:p>
    <w:p w14:paraId="35D163DB" w14:textId="77777777" w:rsidR="001D3F73" w:rsidRDefault="001D3F73">
      <w:pPr>
        <w:pStyle w:val="Standard"/>
        <w:spacing w:after="0"/>
        <w:ind w:left="1080"/>
        <w:jc w:val="both"/>
        <w:rPr>
          <w:rFonts w:ascii="Courier New" w:hAnsi="Courier New" w:cs="Courier New"/>
        </w:rPr>
      </w:pPr>
    </w:p>
    <w:p w14:paraId="7F486BCD" w14:textId="58790D02" w:rsidR="00F05296" w:rsidRDefault="00F05296" w:rsidP="00AE5BF5">
      <w:pPr>
        <w:pStyle w:val="Ttulo1"/>
        <w:numPr>
          <w:ilvl w:val="3"/>
          <w:numId w:val="29"/>
        </w:numPr>
      </w:pPr>
      <w:bookmarkStart w:id="932" w:name="_Toc10660018"/>
      <w:bookmarkStart w:id="933" w:name="_Toc10989948"/>
      <w:r>
        <w:lastRenderedPageBreak/>
        <w:t>Node: Collapse definition</w:t>
      </w:r>
      <w:bookmarkEnd w:id="932"/>
      <w:bookmarkEnd w:id="933"/>
    </w:p>
    <w:p w14:paraId="185C94FB" w14:textId="77777777" w:rsidR="00F05296" w:rsidRDefault="00F05296" w:rsidP="00F05296">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&lt;Collapse-definition&gt;</w:t>
      </w:r>
    </w:p>
    <w:p w14:paraId="32CC1E40" w14:textId="1DBE3880" w:rsidR="00F05296" w:rsidRDefault="00F05296" w:rsidP="00F05296">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Assessment-</w:t>
      </w:r>
      <w:r w:rsidR="00A9285C">
        <w:rPr>
          <w:rFonts w:ascii="Bookman Old Style" w:hAnsi="Bookman Old Style"/>
          <w:sz w:val="24"/>
          <w:szCs w:val="24"/>
        </w:rPr>
        <w:t>T</w:t>
      </w:r>
      <w:r>
        <w:rPr>
          <w:rFonts w:ascii="Bookman Old Style" w:hAnsi="Bookman Old Style"/>
          <w:sz w:val="24"/>
          <w:szCs w:val="24"/>
        </w:rPr>
        <w:t>arget</w:t>
      </w:r>
    </w:p>
    <w:p w14:paraId="5BB15883" w14:textId="47B086F0" w:rsidR="00F05296" w:rsidRDefault="00F05296" w:rsidP="00F05296">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xml:space="preserve">: </w:t>
      </w:r>
      <w:r w:rsidR="0014770A">
        <w:rPr>
          <w:rFonts w:ascii="Bookman Old Style" w:hAnsi="Bookman Old Style"/>
          <w:sz w:val="24"/>
          <w:szCs w:val="24"/>
        </w:rPr>
        <w:t>Collapse-Summaries</w:t>
      </w:r>
      <w:r>
        <w:rPr>
          <w:rFonts w:ascii="Bookman Old Style" w:hAnsi="Bookman Old Style"/>
          <w:sz w:val="24"/>
          <w:szCs w:val="24"/>
        </w:rPr>
        <w:t>,</w:t>
      </w:r>
      <w:del w:id="934" w:author="Michelle Castellanos" w:date="2019-09-03T22:44:00Z">
        <w:r w:rsidR="0014770A" w:rsidDel="009E472F">
          <w:rPr>
            <w:rFonts w:ascii="Bookman Old Style" w:hAnsi="Bookman Old Style"/>
            <w:sz w:val="24"/>
            <w:szCs w:val="24"/>
          </w:rPr>
          <w:delText xml:space="preserve"> </w:delText>
        </w:r>
      </w:del>
      <w:del w:id="935" w:author="Michelle Castellanos" w:date="2019-09-03T22:43:00Z">
        <w:r w:rsidR="0014770A" w:rsidDel="009E472F">
          <w:rPr>
            <w:rFonts w:ascii="Bookman Old Style" w:hAnsi="Bookman Old Style"/>
            <w:sz w:val="24"/>
            <w:szCs w:val="24"/>
          </w:rPr>
          <w:delText>Collapse-Summary,</w:delText>
        </w:r>
      </w:del>
      <w:r>
        <w:rPr>
          <w:rFonts w:ascii="Bookman Old Style" w:hAnsi="Bookman Old Style"/>
          <w:sz w:val="24"/>
          <w:szCs w:val="24"/>
        </w:rPr>
        <w:t xml:space="preserve"> Spatial-collapse, Functional-collapse</w:t>
      </w:r>
    </w:p>
    <w:p w14:paraId="3D9D7C92" w14:textId="77777777" w:rsidR="00F05296" w:rsidRDefault="00F05296" w:rsidP="00F05296">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a description or rationale for defining collapsed states and/or collapse values for the assessment target.</w:t>
      </w:r>
    </w:p>
    <w:p w14:paraId="5DC0C4DB" w14:textId="77777777" w:rsidR="00F05296" w:rsidRDefault="00F05296" w:rsidP="00F05296">
      <w:pPr>
        <w:pStyle w:val="Standard"/>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474CDAE7" w14:textId="77777777" w:rsidR="00F05296" w:rsidRDefault="00F05296" w:rsidP="00F05296">
      <w:pPr>
        <w:pStyle w:val="Standard"/>
      </w:pPr>
      <w:r>
        <w:rPr>
          <w:rFonts w:ascii="Bookman Old Style" w:hAnsi="Bookman Old Style"/>
          <w:sz w:val="24"/>
          <w:szCs w:val="24"/>
          <w:u w:val="single"/>
        </w:rPr>
        <w:t>Example:</w:t>
      </w:r>
    </w:p>
    <w:p w14:paraId="52078898" w14:textId="77777777" w:rsidR="0014770A" w:rsidRPr="0014770A" w:rsidRDefault="0014770A" w:rsidP="0014770A">
      <w:pPr>
        <w:pStyle w:val="Ejemplos"/>
        <w:jc w:val="left"/>
      </w:pPr>
      <w:r w:rsidRPr="0014770A">
        <w:t>&lt;</w:t>
      </w:r>
      <w:r w:rsidRPr="0014770A">
        <w:rPr>
          <w:color w:val="0070C0"/>
        </w:rPr>
        <w:t>Collapse-definition</w:t>
      </w:r>
      <w:r w:rsidRPr="0014770A">
        <w:t>&gt;</w:t>
      </w:r>
    </w:p>
    <w:p w14:paraId="5AFEAEB5" w14:textId="20597C95" w:rsidR="0014770A" w:rsidRPr="0014770A" w:rsidRDefault="0014770A" w:rsidP="0014770A">
      <w:pPr>
        <w:pStyle w:val="Ejemplos"/>
        <w:ind w:firstLine="720"/>
        <w:jc w:val="left"/>
      </w:pPr>
      <w:r w:rsidRPr="0014770A">
        <w:t xml:space="preserve">&lt;Collapse-Summaries&gt;&lt;/Collapse-Summaries&gt; </w:t>
      </w:r>
    </w:p>
    <w:p w14:paraId="77814E3C" w14:textId="104571D1" w:rsidR="0014770A" w:rsidRPr="0014770A" w:rsidRDefault="0014770A" w:rsidP="0014770A">
      <w:pPr>
        <w:pStyle w:val="Ejemplos"/>
        <w:ind w:left="1440"/>
        <w:jc w:val="left"/>
      </w:pPr>
      <w:r w:rsidRPr="0014770A">
        <w:t>&lt;Spatial-collapse&gt;Spatial collapse is assumed if the mapped distribution declines to zero.&lt;/Spatial-collapse&gt;</w:t>
      </w:r>
    </w:p>
    <w:p w14:paraId="36A356FF" w14:textId="7ED5FFCA" w:rsidR="0014770A" w:rsidRPr="0014770A" w:rsidRDefault="0014770A" w:rsidP="0014770A">
      <w:pPr>
        <w:pStyle w:val="Ejemplos"/>
        <w:ind w:left="1440"/>
        <w:jc w:val="left"/>
      </w:pPr>
      <w:r w:rsidRPr="0014770A">
        <w:t>&lt;Functional-collapse&gt;Ecological collapse occurs when half of the modelled years occur either in degraded ecosystem states or are in a period of recovery following the occurrence of degraded ecosystem states. The rationale for this is that long-term persistence of the characteristic biota for the region is highly unlikely if ecological degradation occurs frequently enough (here, defined at 50% of the time, as a starting point) without sufficient periods of recovery, and then ecological collapse is highly likely. Also, it is considered collapsed when the Ruppia sp. abundance is zero.&lt;/Functional-collapse&gt;</w:t>
      </w:r>
    </w:p>
    <w:p w14:paraId="16FB8FD0" w14:textId="69FC11D3" w:rsidR="00F05296" w:rsidRPr="0014770A" w:rsidRDefault="0014770A" w:rsidP="0014770A">
      <w:pPr>
        <w:pStyle w:val="Ejemplos"/>
        <w:jc w:val="left"/>
      </w:pPr>
      <w:r w:rsidRPr="0014770A">
        <w:t>&lt;/</w:t>
      </w:r>
      <w:r w:rsidRPr="0014770A">
        <w:rPr>
          <w:color w:val="0070C0"/>
        </w:rPr>
        <w:t>Collapse-definition</w:t>
      </w:r>
      <w:r w:rsidRPr="0014770A">
        <w:t>&gt;</w:t>
      </w:r>
    </w:p>
    <w:p w14:paraId="4BC8DD47" w14:textId="0186A139" w:rsidR="00F05296" w:rsidRDefault="00271FEF" w:rsidP="00271FEF">
      <w:pPr>
        <w:pStyle w:val="Ttulo1"/>
        <w:numPr>
          <w:ilvl w:val="4"/>
          <w:numId w:val="29"/>
        </w:numPr>
      </w:pPr>
      <w:bookmarkStart w:id="936" w:name="_Toc10660019"/>
      <w:bookmarkStart w:id="937" w:name="_Toc10989949"/>
      <w:r>
        <w:t>Node: Collapse Summaries</w:t>
      </w:r>
      <w:bookmarkEnd w:id="936"/>
      <w:bookmarkEnd w:id="937"/>
    </w:p>
    <w:p w14:paraId="73DDC7E7" w14:textId="49B53452" w:rsidR="00F05296" w:rsidRDefault="00F05296" w:rsidP="00F05296">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w:t>
      </w:r>
      <w:r w:rsidR="00271FEF">
        <w:rPr>
          <w:rFonts w:ascii="Bookman Old Style" w:hAnsi="Bookman Old Style"/>
          <w:sz w:val="24"/>
          <w:szCs w:val="24"/>
        </w:rPr>
        <w:t>Collapse-</w:t>
      </w:r>
      <w:r>
        <w:rPr>
          <w:rFonts w:ascii="Bookman Old Style" w:hAnsi="Bookman Old Style"/>
          <w:sz w:val="24"/>
          <w:szCs w:val="24"/>
        </w:rPr>
        <w:t>Summar</w:t>
      </w:r>
      <w:r w:rsidR="00271FEF">
        <w:rPr>
          <w:rFonts w:ascii="Bookman Old Style" w:hAnsi="Bookman Old Style"/>
          <w:sz w:val="24"/>
          <w:szCs w:val="24"/>
        </w:rPr>
        <w:t>ies</w:t>
      </w:r>
      <w:r>
        <w:rPr>
          <w:rFonts w:ascii="Bookman Old Style" w:hAnsi="Bookman Old Style"/>
          <w:sz w:val="24"/>
          <w:szCs w:val="24"/>
        </w:rPr>
        <w:t>&gt;</w:t>
      </w:r>
    </w:p>
    <w:p w14:paraId="1E4AE454" w14:textId="77777777" w:rsidR="00F05296" w:rsidRDefault="00F05296" w:rsidP="00F05296">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Collapse-definition</w:t>
      </w:r>
    </w:p>
    <w:p w14:paraId="644AE014" w14:textId="5B76D1F0" w:rsidR="00F05296" w:rsidRPr="00821C86" w:rsidRDefault="00F05296" w:rsidP="00F05296">
      <w:pPr>
        <w:pStyle w:val="Standard"/>
        <w:spacing w:line="276" w:lineRule="auto"/>
      </w:pPr>
      <w:r>
        <w:rPr>
          <w:rFonts w:ascii="Bookman Old Style" w:hAnsi="Bookman Old Style"/>
          <w:sz w:val="24"/>
          <w:szCs w:val="24"/>
          <w:u w:val="single"/>
        </w:rPr>
        <w:t>Children</w:t>
      </w:r>
      <w:r w:rsidR="00271FEF">
        <w:rPr>
          <w:rFonts w:ascii="Bookman Old Style" w:hAnsi="Bookman Old Style"/>
          <w:sz w:val="24"/>
          <w:szCs w:val="24"/>
        </w:rPr>
        <w:t>: Collapse-Summary</w:t>
      </w:r>
    </w:p>
    <w:p w14:paraId="27835E1F" w14:textId="7CD5A2B9" w:rsidR="00F05296" w:rsidRDefault="00F05296" w:rsidP="00F05296">
      <w:pPr>
        <w:pStyle w:val="Standard"/>
        <w:jc w:val="both"/>
      </w:pPr>
      <w:r>
        <w:rPr>
          <w:rFonts w:ascii="Bookman Old Style" w:hAnsi="Bookman Old Style"/>
          <w:sz w:val="24"/>
          <w:szCs w:val="24"/>
          <w:u w:val="single"/>
        </w:rPr>
        <w:t>Content:</w:t>
      </w:r>
      <w:r w:rsidR="00C71F89">
        <w:rPr>
          <w:rFonts w:ascii="Bookman Old Style" w:hAnsi="Bookman Old Style"/>
          <w:sz w:val="24"/>
          <w:szCs w:val="24"/>
        </w:rPr>
        <w:t xml:space="preserve"> Element containing a list of</w:t>
      </w:r>
      <w:r>
        <w:rPr>
          <w:rFonts w:ascii="Bookman Old Style" w:hAnsi="Bookman Old Style"/>
          <w:sz w:val="24"/>
          <w:szCs w:val="24"/>
        </w:rPr>
        <w:t xml:space="preserve"> text description</w:t>
      </w:r>
      <w:r w:rsidR="00C71F89">
        <w:rPr>
          <w:rFonts w:ascii="Bookman Old Style" w:hAnsi="Bookman Old Style"/>
          <w:sz w:val="24"/>
          <w:szCs w:val="24"/>
        </w:rPr>
        <w:t>s</w:t>
      </w:r>
      <w:r>
        <w:rPr>
          <w:rFonts w:ascii="Bookman Old Style" w:hAnsi="Bookman Old Style"/>
          <w:sz w:val="24"/>
          <w:szCs w:val="24"/>
        </w:rPr>
        <w:t xml:space="preserve"> of the ecosystem collapse defined by the assessment au</w:t>
      </w:r>
      <w:r w:rsidR="00C71F89">
        <w:rPr>
          <w:rFonts w:ascii="Bookman Old Style" w:hAnsi="Bookman Old Style"/>
          <w:sz w:val="24"/>
          <w:szCs w:val="24"/>
        </w:rPr>
        <w:t>thors for the assessment target in the different languages available.</w:t>
      </w:r>
    </w:p>
    <w:p w14:paraId="75BE9297" w14:textId="77777777" w:rsidR="00F05296" w:rsidRDefault="00F05296" w:rsidP="00F05296">
      <w:pPr>
        <w:pStyle w:val="Standard"/>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2B0AA810" w14:textId="77777777" w:rsidR="00F05296" w:rsidRDefault="00F05296" w:rsidP="00F05296">
      <w:pPr>
        <w:pStyle w:val="Standard"/>
        <w:jc w:val="both"/>
      </w:pPr>
      <w:r>
        <w:rPr>
          <w:rFonts w:ascii="Bookman Old Style" w:hAnsi="Bookman Old Style"/>
          <w:sz w:val="24"/>
          <w:szCs w:val="24"/>
          <w:u w:val="single"/>
        </w:rPr>
        <w:t>Example:</w:t>
      </w:r>
    </w:p>
    <w:p w14:paraId="62B86204" w14:textId="61FEE624" w:rsidR="00C71F89" w:rsidRPr="00C71F89" w:rsidRDefault="00C71F89" w:rsidP="00C71F89">
      <w:pPr>
        <w:pStyle w:val="Ejemplos"/>
        <w:jc w:val="left"/>
      </w:pPr>
      <w:r w:rsidRPr="00C71F89">
        <w:t>&lt;</w:t>
      </w:r>
      <w:r w:rsidRPr="00C71F89">
        <w:rPr>
          <w:color w:val="0070C0"/>
        </w:rPr>
        <w:t>Collapse-Summaries</w:t>
      </w:r>
      <w:r w:rsidRPr="00C71F89">
        <w:t>&gt;</w:t>
      </w:r>
    </w:p>
    <w:p w14:paraId="52DE355E" w14:textId="7538979B" w:rsidR="00F05296" w:rsidRDefault="00C71F89" w:rsidP="00C71F89">
      <w:pPr>
        <w:pStyle w:val="Ejemplos"/>
        <w:jc w:val="left"/>
      </w:pPr>
      <w:r>
        <w:tab/>
      </w:r>
      <w:r w:rsidRPr="00C71F89">
        <w:t xml:space="preserve">&lt;Collapse-Summary lang="en"&gt;Ecosystem collapse for this ecosystem type is defined conceptually as the loss of the range in estuarine, marine and hypersaline environments that have traditionally coexisted. Thus, it is effectively a loss of diversity of </w:t>
      </w:r>
      <w:r w:rsidRPr="00C71F89">
        <w:lastRenderedPageBreak/>
        <w:t>habitat types, rather than a complete loss of species. This is most likely to occur as a result of a loss of freshwater flows to the region that would increase salinity and decrease water levels and marine connectivity.&lt;/Collapse-Summary&gt;</w:t>
      </w:r>
    </w:p>
    <w:p w14:paraId="4A4AE7EC" w14:textId="7DB80523" w:rsidR="00C71F89" w:rsidRPr="00C71F89" w:rsidRDefault="00C71F89" w:rsidP="00C71F89">
      <w:pPr>
        <w:pStyle w:val="Ejemplos"/>
        <w:jc w:val="left"/>
      </w:pPr>
      <w:r>
        <w:t>&lt;/</w:t>
      </w:r>
      <w:r w:rsidRPr="00C71F89">
        <w:rPr>
          <w:color w:val="0070C0"/>
        </w:rPr>
        <w:t>Collapse-Summaries</w:t>
      </w:r>
      <w:r>
        <w:t>&gt;</w:t>
      </w:r>
    </w:p>
    <w:p w14:paraId="2AC70C72" w14:textId="77777777" w:rsidR="00271FEF" w:rsidRDefault="00271FEF" w:rsidP="00F05296">
      <w:pPr>
        <w:pStyle w:val="Standard"/>
        <w:spacing w:after="0"/>
        <w:jc w:val="both"/>
        <w:rPr>
          <w:rFonts w:ascii="Courier New" w:hAnsi="Courier New" w:cs="Courier New"/>
        </w:rPr>
      </w:pPr>
    </w:p>
    <w:p w14:paraId="4A4289F4" w14:textId="09BF3371" w:rsidR="00271FEF" w:rsidRDefault="00271FEF" w:rsidP="00271FEF">
      <w:pPr>
        <w:pStyle w:val="Ttulo1"/>
        <w:numPr>
          <w:ilvl w:val="5"/>
          <w:numId w:val="29"/>
        </w:numPr>
      </w:pPr>
      <w:bookmarkStart w:id="938" w:name="_Toc10660020"/>
      <w:bookmarkStart w:id="939" w:name="_Toc10989950"/>
      <w:r>
        <w:t>Node: Collapse Summary</w:t>
      </w:r>
      <w:bookmarkEnd w:id="938"/>
      <w:bookmarkEnd w:id="939"/>
    </w:p>
    <w:p w14:paraId="75B32330" w14:textId="23259885" w:rsidR="00271FEF" w:rsidRDefault="00271FEF" w:rsidP="00271FEF">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w:t>
      </w:r>
      <w:r w:rsidR="00C71F89">
        <w:rPr>
          <w:rFonts w:ascii="Bookman Old Style" w:hAnsi="Bookman Old Style"/>
          <w:sz w:val="24"/>
          <w:szCs w:val="24"/>
        </w:rPr>
        <w:t>Collapse-Summary</w:t>
      </w:r>
      <w:r>
        <w:rPr>
          <w:rFonts w:ascii="Bookman Old Style" w:hAnsi="Bookman Old Style"/>
          <w:sz w:val="24"/>
          <w:szCs w:val="24"/>
        </w:rPr>
        <w:t>&gt;</w:t>
      </w:r>
    </w:p>
    <w:p w14:paraId="7459E890" w14:textId="77777777" w:rsidR="00271FEF" w:rsidRDefault="00271FEF" w:rsidP="00271FEF">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Collapse-definition</w:t>
      </w:r>
    </w:p>
    <w:p w14:paraId="383BCD61" w14:textId="23533E0B" w:rsidR="00271FEF" w:rsidRPr="00821C86" w:rsidRDefault="00271FEF" w:rsidP="00271FEF">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Collapse-Summaries</w:t>
      </w:r>
    </w:p>
    <w:p w14:paraId="66DCABFB" w14:textId="4EBCA827" w:rsidR="00C71F89" w:rsidRPr="006101B2" w:rsidRDefault="00271FEF" w:rsidP="00C71F89">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ecosystem collapse defined by the assessment authors for the assessment target.</w:t>
      </w:r>
      <w:r w:rsidR="00C71F89">
        <w:rPr>
          <w:rFonts w:ascii="Bookman Old Style" w:hAnsi="Bookman Old Style"/>
          <w:sz w:val="24"/>
          <w:szCs w:val="24"/>
        </w:rPr>
        <w:t xml:space="preserve"> </w:t>
      </w:r>
      <w:r w:rsidR="00C71F89" w:rsidRPr="006101B2">
        <w:rPr>
          <w:rFonts w:ascii="Bookman Old Style" w:hAnsi="Bookman Old Style"/>
          <w:sz w:val="24"/>
          <w:szCs w:val="24"/>
        </w:rPr>
        <w:t>If the information is available in more t</w:t>
      </w:r>
      <w:r w:rsidR="00C71F89">
        <w:rPr>
          <w:rFonts w:ascii="Bookman Old Style" w:hAnsi="Bookman Old Style"/>
          <w:sz w:val="24"/>
          <w:szCs w:val="24"/>
        </w:rPr>
        <w:t>han a language, add a &lt;Collapse-Summary</w:t>
      </w:r>
      <w:r w:rsidR="00C71F89" w:rsidRPr="006101B2">
        <w:rPr>
          <w:rFonts w:ascii="Bookman Old Style" w:hAnsi="Bookman Old Style"/>
          <w:sz w:val="24"/>
          <w:szCs w:val="24"/>
        </w:rPr>
        <w:t>&gt; node for each language (see examples).</w:t>
      </w:r>
    </w:p>
    <w:p w14:paraId="3ABEAF59" w14:textId="77777777" w:rsidR="00C71F89" w:rsidRDefault="00C71F89" w:rsidP="00C71F89">
      <w:pPr>
        <w:pStyle w:val="Standard"/>
        <w:jc w:val="both"/>
      </w:pPr>
    </w:p>
    <w:p w14:paraId="4059CA24" w14:textId="77777777" w:rsidR="00C71F89" w:rsidRPr="00031823" w:rsidRDefault="00C71F89" w:rsidP="00C71F89">
      <w:pPr>
        <w:pStyle w:val="Standard"/>
        <w:jc w:val="both"/>
        <w:rPr>
          <w:rFonts w:ascii="Bookman Old Style" w:hAnsi="Bookman Old Style"/>
          <w:sz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4FAC94A1" w14:textId="77777777" w:rsidR="00C71F89" w:rsidRDefault="00C71F89" w:rsidP="00C71F89">
      <w:pPr>
        <w:pStyle w:val="Prrafodelista"/>
        <w:numPr>
          <w:ilvl w:val="0"/>
          <w:numId w:val="2"/>
        </w:numPr>
        <w:spacing w:line="276" w:lineRule="auto"/>
      </w:pPr>
      <w:r>
        <w:rPr>
          <w:rFonts w:ascii="Bookman Old Style" w:hAnsi="Bookman Old Style"/>
          <w:sz w:val="24"/>
          <w:szCs w:val="24"/>
        </w:rPr>
        <w:t xml:space="preserve">@lang =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sidRPr="00E23777">
        <w:rPr>
          <w:rFonts w:ascii="Bookman Old Style" w:hAnsi="Bookman Old Style"/>
          <w:sz w:val="24"/>
          <w:szCs w:val="24"/>
          <w:highlight w:val="cyan"/>
        </w:rPr>
        <w:t>3.2.1.1 Case Study Name</w:t>
      </w:r>
      <w:r w:rsidRPr="00E23777">
        <w:rPr>
          <w:rFonts w:ascii="Bookman Old Style" w:hAnsi="Bookman Old Style"/>
          <w:sz w:val="24"/>
          <w:szCs w:val="24"/>
        </w:rPr>
        <w:t xml:space="preserve"> for more details.</w:t>
      </w:r>
    </w:p>
    <w:p w14:paraId="787ACB1B" w14:textId="77777777" w:rsidR="00271FEF" w:rsidRDefault="00271FEF" w:rsidP="00271FEF">
      <w:pPr>
        <w:pStyle w:val="Standard"/>
        <w:jc w:val="both"/>
      </w:pPr>
      <w:r>
        <w:rPr>
          <w:rFonts w:ascii="Bookman Old Style" w:hAnsi="Bookman Old Style"/>
          <w:sz w:val="24"/>
          <w:szCs w:val="24"/>
          <w:u w:val="single"/>
        </w:rPr>
        <w:t>Example:</w:t>
      </w:r>
    </w:p>
    <w:p w14:paraId="2E6405E7" w14:textId="77777777" w:rsidR="00C71F89" w:rsidRPr="00C71F89" w:rsidRDefault="00C71F89" w:rsidP="00C71F89">
      <w:pPr>
        <w:pStyle w:val="Ejemplos"/>
        <w:jc w:val="left"/>
      </w:pPr>
      <w:r w:rsidRPr="00C71F89">
        <w:t>&lt;Collapse-Summaries&gt;</w:t>
      </w:r>
    </w:p>
    <w:p w14:paraId="4E43419A" w14:textId="1533B10A" w:rsidR="00C71F89" w:rsidRPr="00C71F89" w:rsidRDefault="00C71F89" w:rsidP="00C71F89">
      <w:pPr>
        <w:pStyle w:val="Ejemplos"/>
        <w:jc w:val="left"/>
      </w:pPr>
      <w:r w:rsidRPr="00C71F89">
        <w:tab/>
        <w:t>&lt;</w:t>
      </w:r>
      <w:r w:rsidRPr="00C71F89">
        <w:rPr>
          <w:color w:val="0070C0"/>
        </w:rPr>
        <w:t>Collapse-Summary</w:t>
      </w:r>
      <w:r w:rsidRPr="00C71F89">
        <w:rPr>
          <w:color w:val="FF0000"/>
        </w:rPr>
        <w:t xml:space="preserve"> lang</w:t>
      </w:r>
      <w:r w:rsidRPr="00C71F89">
        <w:t>="en"&gt;</w:t>
      </w:r>
      <w:ins w:id="940" w:author="Michelle Castellanos" w:date="2019-09-03T22:45:00Z">
        <w:r w:rsidR="009E472F" w:rsidRPr="009E472F">
          <w:t xml:space="preserve"> For assessment of criteria A and B, the kelp forests are assumed to collapse when their distribution declines to zero and they are entirely replaced by urchin barrens. Two variables were identified as potentially suitable for assessing disruption to biotic processes and interactions under criterion D: the density of kelp; and the abundance of sea otters, both having important trophic roles within the ecosystem. It was assumed that ecosystem collapse occurs when either of these measures declines to zero.</w:t>
        </w:r>
        <w:r w:rsidR="009E472F" w:rsidRPr="009E472F" w:rsidDel="009E472F">
          <w:t xml:space="preserve"> </w:t>
        </w:r>
      </w:ins>
      <w:r w:rsidRPr="00C71F89">
        <w:rPr>
          <w:color w:val="0070C0"/>
        </w:rPr>
        <w:t>Collapse-Summary</w:t>
      </w:r>
      <w:r w:rsidRPr="00C71F89">
        <w:t>&gt;</w:t>
      </w:r>
    </w:p>
    <w:p w14:paraId="05388881" w14:textId="77777777" w:rsidR="00C71F89" w:rsidRPr="00C71F89" w:rsidRDefault="00C71F89" w:rsidP="00C71F89">
      <w:pPr>
        <w:pStyle w:val="Ejemplos"/>
        <w:jc w:val="left"/>
      </w:pPr>
      <w:r w:rsidRPr="00C71F89">
        <w:t>&lt;/Collapse-Summaries&gt;</w:t>
      </w:r>
    </w:p>
    <w:p w14:paraId="62CFD8A7" w14:textId="77777777" w:rsidR="00271FEF" w:rsidRDefault="00271FEF" w:rsidP="00F05296">
      <w:pPr>
        <w:pStyle w:val="Standard"/>
        <w:spacing w:after="0"/>
        <w:jc w:val="both"/>
      </w:pPr>
    </w:p>
    <w:p w14:paraId="31B242E6" w14:textId="77777777" w:rsidR="00F05296" w:rsidRDefault="00F05296" w:rsidP="00F05296">
      <w:pPr>
        <w:pStyle w:val="Standard"/>
        <w:spacing w:after="0"/>
        <w:jc w:val="both"/>
      </w:pPr>
      <w:r>
        <w:rPr>
          <w:rFonts w:ascii="Courier New" w:hAnsi="Courier New" w:cs="Courier New"/>
        </w:rPr>
        <w:tab/>
      </w:r>
      <w:r>
        <w:rPr>
          <w:rFonts w:ascii="Courier New" w:hAnsi="Courier New" w:cs="Courier New"/>
        </w:rPr>
        <w:tab/>
      </w:r>
    </w:p>
    <w:p w14:paraId="1EBD2CAD" w14:textId="054B8BE9" w:rsidR="00F05296" w:rsidRDefault="00F05296" w:rsidP="00D0066B">
      <w:pPr>
        <w:pStyle w:val="Ttulo1"/>
        <w:numPr>
          <w:ilvl w:val="4"/>
          <w:numId w:val="29"/>
        </w:numPr>
      </w:pPr>
      <w:bookmarkStart w:id="941" w:name="_Toc10660021"/>
      <w:bookmarkStart w:id="942" w:name="_Toc10989951"/>
      <w:r>
        <w:t>Node: Spatial collapse</w:t>
      </w:r>
      <w:bookmarkEnd w:id="941"/>
      <w:bookmarkEnd w:id="942"/>
    </w:p>
    <w:p w14:paraId="5A67A863" w14:textId="77777777" w:rsidR="00F05296" w:rsidRDefault="00F05296" w:rsidP="00F05296">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&lt;Spatial-collapse&gt;</w:t>
      </w:r>
    </w:p>
    <w:p w14:paraId="55B3B900" w14:textId="77777777" w:rsidR="00F05296" w:rsidRDefault="00F05296" w:rsidP="00F05296">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Collapse-definition</w:t>
      </w:r>
    </w:p>
    <w:p w14:paraId="6ACD2970" w14:textId="77777777" w:rsidR="00F05296" w:rsidRDefault="00F05296" w:rsidP="00F05296">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5BBB91DE" w14:textId="77777777" w:rsidR="00F05296" w:rsidRDefault="00F05296" w:rsidP="00F05296">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ecosystem collapse at spatial level, corresponding to reduction in geographic distribution and reduction in the extent of occurrence/area of occupancy (A and B according IUCN RLE criteria).</w:t>
      </w:r>
    </w:p>
    <w:p w14:paraId="45D7C5F1" w14:textId="77777777" w:rsidR="00F05296" w:rsidRDefault="00F05296" w:rsidP="00F05296">
      <w:pPr>
        <w:pStyle w:val="Standard"/>
        <w:jc w:val="both"/>
      </w:pPr>
      <w:r>
        <w:rPr>
          <w:rFonts w:ascii="Bookman Old Style" w:hAnsi="Bookman Old Style"/>
          <w:sz w:val="24"/>
          <w:szCs w:val="24"/>
          <w:u w:val="single"/>
        </w:rPr>
        <w:lastRenderedPageBreak/>
        <w:t>Attributes:</w:t>
      </w:r>
      <w:r>
        <w:rPr>
          <w:rFonts w:ascii="Bookman Old Style" w:hAnsi="Bookman Old Style"/>
          <w:sz w:val="24"/>
          <w:szCs w:val="24"/>
        </w:rPr>
        <w:t xml:space="preserve"> none</w:t>
      </w:r>
    </w:p>
    <w:p w14:paraId="01D195A8" w14:textId="77777777" w:rsidR="00F05296" w:rsidRDefault="00F05296" w:rsidP="00F05296">
      <w:pPr>
        <w:pStyle w:val="Standard"/>
        <w:jc w:val="both"/>
      </w:pPr>
      <w:r>
        <w:rPr>
          <w:rFonts w:ascii="Bookman Old Style" w:hAnsi="Bookman Old Style"/>
          <w:sz w:val="24"/>
          <w:szCs w:val="24"/>
          <w:u w:val="single"/>
        </w:rPr>
        <w:t>Example:</w:t>
      </w:r>
    </w:p>
    <w:p w14:paraId="2EC93E8A" w14:textId="46072186" w:rsidR="00C71F89" w:rsidRPr="0014770A" w:rsidRDefault="00C71F89" w:rsidP="00C71F89">
      <w:pPr>
        <w:pStyle w:val="Ejemplos"/>
        <w:jc w:val="left"/>
      </w:pPr>
      <w:r w:rsidRPr="0014770A">
        <w:t>&lt;</w:t>
      </w:r>
      <w:r w:rsidRPr="00C71F89">
        <w:rPr>
          <w:color w:val="0070C0"/>
        </w:rPr>
        <w:t>Spatial-collapse</w:t>
      </w:r>
      <w:r w:rsidRPr="0014770A">
        <w:t>&gt;Spatial collapse is assumed if the mapped distribution declines to zero.&lt;/</w:t>
      </w:r>
      <w:r w:rsidRPr="00C71F89">
        <w:rPr>
          <w:color w:val="0070C0"/>
        </w:rPr>
        <w:t>Spatial-collapse</w:t>
      </w:r>
      <w:r w:rsidRPr="0014770A">
        <w:t>&gt;</w:t>
      </w:r>
    </w:p>
    <w:p w14:paraId="6066FF1C" w14:textId="21755EF9" w:rsidR="00F05296" w:rsidRDefault="00F05296" w:rsidP="00F05296">
      <w:pPr>
        <w:pStyle w:val="Standard"/>
        <w:spacing w:after="0"/>
        <w:jc w:val="both"/>
      </w:pPr>
    </w:p>
    <w:p w14:paraId="6A55AE09" w14:textId="77777777" w:rsidR="00F05296" w:rsidRDefault="00F05296" w:rsidP="00F05296">
      <w:pPr>
        <w:pStyle w:val="Standard"/>
        <w:spacing w:after="0"/>
        <w:jc w:val="both"/>
        <w:rPr>
          <w:rFonts w:ascii="Courier New" w:hAnsi="Courier New" w:cs="Courier New"/>
        </w:rPr>
      </w:pPr>
    </w:p>
    <w:p w14:paraId="74029071" w14:textId="0021E100" w:rsidR="00F05296" w:rsidRDefault="004918B6" w:rsidP="00D0066B">
      <w:pPr>
        <w:pStyle w:val="Ttulo1"/>
        <w:numPr>
          <w:ilvl w:val="4"/>
          <w:numId w:val="29"/>
        </w:numPr>
      </w:pPr>
      <w:bookmarkStart w:id="943" w:name="_Toc10660022"/>
      <w:bookmarkStart w:id="944" w:name="_Toc10989952"/>
      <w:r>
        <w:t>N</w:t>
      </w:r>
      <w:r w:rsidR="00F05296">
        <w:t>ode: Functional collapse</w:t>
      </w:r>
      <w:bookmarkEnd w:id="943"/>
      <w:bookmarkEnd w:id="944"/>
    </w:p>
    <w:p w14:paraId="216C44F3" w14:textId="77777777" w:rsidR="00F05296" w:rsidRDefault="00F05296" w:rsidP="00F05296">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&lt;Functional-collapse&gt;</w:t>
      </w:r>
    </w:p>
    <w:p w14:paraId="519DE888" w14:textId="77777777" w:rsidR="00F05296" w:rsidRDefault="00F05296" w:rsidP="00F05296">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Collapse-definition</w:t>
      </w:r>
    </w:p>
    <w:p w14:paraId="31EE8379" w14:textId="77777777" w:rsidR="00F05296" w:rsidRDefault="00F05296" w:rsidP="00F05296">
      <w:pPr>
        <w:pStyle w:val="Standard"/>
        <w:spacing w:line="276" w:lineRule="auto"/>
      </w:pPr>
      <w:r>
        <w:rPr>
          <w:rFonts w:ascii="Bookman Old Style" w:hAnsi="Bookman Old Style"/>
          <w:sz w:val="24"/>
          <w:szCs w:val="24"/>
          <w:u w:val="single"/>
        </w:rPr>
        <w:t>Children</w:t>
      </w:r>
      <w:r>
        <w:rPr>
          <w:rFonts w:ascii="Bookman Old Style" w:hAnsi="Bookman Old Style"/>
          <w:sz w:val="24"/>
          <w:szCs w:val="24"/>
        </w:rPr>
        <w:t>: none</w:t>
      </w:r>
    </w:p>
    <w:p w14:paraId="2636792C" w14:textId="77777777" w:rsidR="00F05296" w:rsidRDefault="00F05296" w:rsidP="00F05296">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ecosystem collapse at functional level, corresponding to disruption in abiotic or biotic processes (C and D according IUCN RLE criteria).</w:t>
      </w:r>
    </w:p>
    <w:p w14:paraId="12D35A04" w14:textId="77777777" w:rsidR="00F05296" w:rsidRDefault="00F05296" w:rsidP="00F05296">
      <w:pPr>
        <w:pStyle w:val="Standard"/>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5130F470" w14:textId="77777777" w:rsidR="00F05296" w:rsidRDefault="00F05296" w:rsidP="00F05296">
      <w:pPr>
        <w:pStyle w:val="Standard"/>
        <w:jc w:val="both"/>
      </w:pPr>
      <w:r>
        <w:rPr>
          <w:rFonts w:ascii="Bookman Old Style" w:hAnsi="Bookman Old Style"/>
          <w:sz w:val="24"/>
          <w:szCs w:val="24"/>
          <w:u w:val="single"/>
        </w:rPr>
        <w:t>Example:</w:t>
      </w:r>
    </w:p>
    <w:p w14:paraId="5E1E543D" w14:textId="40D4D3BE" w:rsidR="00F05296" w:rsidRDefault="00C71F89" w:rsidP="009E472F">
      <w:pPr>
        <w:pStyle w:val="Ejemplos"/>
        <w:ind w:left="1440"/>
        <w:jc w:val="left"/>
      </w:pPr>
      <w:r w:rsidRPr="0014770A">
        <w:t>&lt;</w:t>
      </w:r>
      <w:r w:rsidRPr="00C71F89">
        <w:rPr>
          <w:color w:val="0070C0"/>
        </w:rPr>
        <w:t>Functional-collapse</w:t>
      </w:r>
      <w:r w:rsidRPr="0014770A">
        <w:t>&gt;</w:t>
      </w:r>
      <w:ins w:id="945" w:author="Michelle Castellanos" w:date="2019-09-03T22:47:00Z">
        <w:r w:rsidR="009E472F" w:rsidRPr="009E472F">
          <w:t xml:space="preserve"> Functional collapse under criterion C was assumed when sediment discharge decline to zero, and under criterion D when species occurrence declines to zero.</w:t>
        </w:r>
      </w:ins>
      <w:r w:rsidR="009E472F">
        <w:t>&lt;/</w:t>
      </w:r>
      <w:r w:rsidRPr="00C71F89">
        <w:rPr>
          <w:color w:val="0070C0"/>
        </w:rPr>
        <w:t>Functional-collapse</w:t>
      </w:r>
      <w:r w:rsidR="009E472F">
        <w:t>&gt;</w:t>
      </w:r>
    </w:p>
    <w:p w14:paraId="3CF0949C" w14:textId="77777777" w:rsidR="001D3F73" w:rsidRDefault="001D3F73">
      <w:pPr>
        <w:pStyle w:val="Standard"/>
        <w:spacing w:after="0"/>
        <w:ind w:left="1080"/>
        <w:jc w:val="both"/>
        <w:rPr>
          <w:rFonts w:ascii="Courier New" w:hAnsi="Courier New" w:cs="Courier New"/>
        </w:rPr>
      </w:pPr>
    </w:p>
    <w:p w14:paraId="74820C85" w14:textId="413956B2" w:rsidR="001D3F73" w:rsidRPr="004E6551" w:rsidRDefault="00FC6AF8" w:rsidP="004E6551">
      <w:pPr>
        <w:pStyle w:val="Ttulo1"/>
        <w:numPr>
          <w:ilvl w:val="2"/>
          <w:numId w:val="29"/>
        </w:numPr>
        <w:rPr>
          <w:rStyle w:val="ListLabel1"/>
          <w:b/>
        </w:rPr>
      </w:pPr>
      <w:bookmarkStart w:id="946" w:name="_Toc10660023"/>
      <w:bookmarkStart w:id="947" w:name="_Toc10989953"/>
      <w:r w:rsidRPr="004E6551">
        <w:rPr>
          <w:rStyle w:val="ListLabel1"/>
          <w:b/>
        </w:rPr>
        <w:t>Node: Ecosystem Risk Assessment</w:t>
      </w:r>
      <w:bookmarkEnd w:id="946"/>
      <w:bookmarkEnd w:id="947"/>
    </w:p>
    <w:p w14:paraId="3C274114"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&lt;Ecosystem-Risk-Assessment&gt;</w:t>
      </w:r>
    </w:p>
    <w:p w14:paraId="48F8725C"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Case-Study</w:t>
      </w:r>
    </w:p>
    <w:p w14:paraId="7E4801F1" w14:textId="77777777" w:rsidR="001D3F73" w:rsidRDefault="00FC6AF8">
      <w:pPr>
        <w:pStyle w:val="Standard"/>
        <w:spacing w:after="0" w:line="276" w:lineRule="auto"/>
      </w:pPr>
      <w:r>
        <w:rPr>
          <w:rFonts w:ascii="Bookman Old Style" w:hAnsi="Bookman Old Style"/>
          <w:sz w:val="24"/>
          <w:szCs w:val="24"/>
          <w:u w:val="single"/>
        </w:rPr>
        <w:t>Children</w:t>
      </w:r>
      <w:r>
        <w:rPr>
          <w:rFonts w:ascii="Bookman Old Style" w:hAnsi="Bookman Old Style"/>
          <w:sz w:val="24"/>
          <w:szCs w:val="24"/>
        </w:rPr>
        <w:t>: Assessment-version, Risk-assessment-protocol, Assessment-unit</w:t>
      </w:r>
    </w:p>
    <w:p w14:paraId="2B7F888B" w14:textId="77777777" w:rsidR="001D3F73" w:rsidRDefault="001D3F73">
      <w:pPr>
        <w:pStyle w:val="Standard"/>
        <w:spacing w:after="0" w:line="276" w:lineRule="auto"/>
        <w:rPr>
          <w:rFonts w:ascii="Bookman Old Style" w:hAnsi="Bookman Old Style"/>
          <w:sz w:val="24"/>
          <w:szCs w:val="24"/>
        </w:rPr>
      </w:pPr>
    </w:p>
    <w:p w14:paraId="56A5F810" w14:textId="54DFD862"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all information regarding the application of the risk assessment (</w:t>
      </w:r>
      <w:ins w:id="948" w:author="Michelle Castellanos" w:date="2019-09-03T22:54:00Z">
        <w:r w:rsidR="004A34F3">
          <w:rPr>
            <w:rFonts w:ascii="Bookman Old Style" w:hAnsi="Bookman Old Style"/>
            <w:sz w:val="24"/>
            <w:szCs w:val="24"/>
          </w:rPr>
          <w:t xml:space="preserve">protocol, </w:t>
        </w:r>
      </w:ins>
      <w:r>
        <w:rPr>
          <w:rFonts w:ascii="Bookman Old Style" w:hAnsi="Bookman Old Style"/>
          <w:sz w:val="24"/>
          <w:szCs w:val="24"/>
        </w:rPr>
        <w:t xml:space="preserve">assessment units, indicators and outcomes). </w:t>
      </w:r>
      <w:del w:id="949" w:author="Michelle Castellanos" w:date="2019-09-03T22:54:00Z">
        <w:r w:rsidDel="004A34F3">
          <w:rPr>
            <w:rFonts w:ascii="Bookman Old Style" w:hAnsi="Bookman Old Style"/>
            <w:sz w:val="24"/>
            <w:szCs w:val="24"/>
          </w:rPr>
          <w:delText>The ecosystem risk assessment node will contain information nodes about the units of assessment and the application of the assessment.</w:delText>
        </w:r>
      </w:del>
    </w:p>
    <w:p w14:paraId="382A672A" w14:textId="02D61D9B" w:rsidR="001D3F73" w:rsidRDefault="00FC6AF8">
      <w:pPr>
        <w:pStyle w:val="Standard"/>
        <w:jc w:val="both"/>
      </w:pPr>
      <w:r w:rsidRPr="007F69BA">
        <w:rPr>
          <w:rFonts w:ascii="Bookman Old Style" w:hAnsi="Bookman Old Style"/>
          <w:sz w:val="24"/>
          <w:szCs w:val="24"/>
          <w:u w:val="single"/>
        </w:rPr>
        <w:t>A</w:t>
      </w:r>
      <w:r w:rsidR="001529C7" w:rsidRPr="007F69BA">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date, </w:t>
      </w:r>
      <w:r w:rsidR="001529C7">
        <w:rPr>
          <w:rFonts w:ascii="Bookman Old Style" w:hAnsi="Bookman Old Style"/>
          <w:sz w:val="24"/>
          <w:szCs w:val="24"/>
        </w:rPr>
        <w:t>updated-by</w:t>
      </w:r>
      <w:r>
        <w:rPr>
          <w:rFonts w:ascii="Bookman Old Style" w:hAnsi="Bookman Old Style"/>
          <w:sz w:val="24"/>
          <w:szCs w:val="24"/>
        </w:rPr>
        <w:t>, status</w:t>
      </w:r>
    </w:p>
    <w:p w14:paraId="4DC47892" w14:textId="478733DA" w:rsidR="001D3F73" w:rsidRDefault="00C269B4">
      <w:pPr>
        <w:pStyle w:val="Prrafodelista"/>
        <w:numPr>
          <w:ilvl w:val="0"/>
          <w:numId w:val="7"/>
        </w:numPr>
        <w:suppressAutoHyphens w:val="0"/>
        <w:spacing w:line="256" w:lineRule="auto"/>
        <w:jc w:val="both"/>
      </w:pPr>
      <w:r>
        <w:rPr>
          <w:rFonts w:ascii="Bookman Old Style" w:hAnsi="Bookman Old Style"/>
          <w:sz w:val="24"/>
          <w:szCs w:val="24"/>
        </w:rPr>
        <w:t>@date = date of</w:t>
      </w:r>
      <w:r w:rsidR="00FC6AF8">
        <w:rPr>
          <w:rFonts w:ascii="Bookman Old Style" w:hAnsi="Bookman Old Style"/>
          <w:sz w:val="24"/>
          <w:szCs w:val="24"/>
        </w:rPr>
        <w:t xml:space="preserve"> last update in YYYY-MM-DD format.</w:t>
      </w:r>
    </w:p>
    <w:p w14:paraId="0552495E" w14:textId="37EC0D14" w:rsidR="001D3F73" w:rsidRPr="00665A08" w:rsidRDefault="00FC6AF8" w:rsidP="00665A08">
      <w:pPr>
        <w:pStyle w:val="Prrafodelista"/>
        <w:numPr>
          <w:ilvl w:val="0"/>
          <w:numId w:val="2"/>
        </w:numPr>
        <w:spacing w:after="80" w:line="23" w:lineRule="atLeast"/>
        <w:rPr>
          <w:rFonts w:ascii="Bookman Old Style" w:hAnsi="Bookman Old Style"/>
        </w:rPr>
      </w:pPr>
      <w:r>
        <w:rPr>
          <w:rFonts w:ascii="Bookman Old Style" w:hAnsi="Bookman Old Style"/>
          <w:sz w:val="24"/>
          <w:szCs w:val="24"/>
        </w:rPr>
        <w:t>@</w:t>
      </w:r>
      <w:r w:rsidR="001529C7">
        <w:rPr>
          <w:rFonts w:ascii="Bookman Old Style" w:hAnsi="Bookman Old Style"/>
          <w:sz w:val="24"/>
          <w:szCs w:val="24"/>
        </w:rPr>
        <w:t>updated-by</w:t>
      </w:r>
      <w:r>
        <w:rPr>
          <w:rFonts w:ascii="Bookman Old Style" w:hAnsi="Bookman Old Style"/>
          <w:sz w:val="24"/>
          <w:szCs w:val="24"/>
        </w:rPr>
        <w:t xml:space="preserve"> = person(s) who </w:t>
      </w:r>
      <w:r w:rsidR="00665A08">
        <w:rPr>
          <w:rFonts w:ascii="Bookman Old Style" w:hAnsi="Bookman Old Style"/>
          <w:sz w:val="24"/>
          <w:szCs w:val="24"/>
        </w:rPr>
        <w:t xml:space="preserve">filled up all information nodes </w:t>
      </w:r>
      <w:r w:rsidR="00665A08" w:rsidRPr="001931D1">
        <w:rPr>
          <w:rFonts w:ascii="Bookman Old Style" w:hAnsi="Bookman Old Style"/>
          <w:sz w:val="24"/>
          <w:szCs w:val="24"/>
        </w:rPr>
        <w:t>with initials in upper case.</w:t>
      </w:r>
      <w:r w:rsidR="00665A08">
        <w:rPr>
          <w:rFonts w:ascii="Bookman Old Style" w:hAnsi="Bookman Old Style"/>
          <w:sz w:val="24"/>
          <w:szCs w:val="24"/>
        </w:rPr>
        <w:t xml:space="preserve"> </w:t>
      </w:r>
    </w:p>
    <w:p w14:paraId="40D543D6" w14:textId="7493D82E" w:rsidR="001D3F73" w:rsidRDefault="00FC6AF8">
      <w:pPr>
        <w:pStyle w:val="Prrafodelista"/>
        <w:numPr>
          <w:ilvl w:val="0"/>
          <w:numId w:val="7"/>
        </w:numPr>
        <w:suppressAutoHyphens w:val="0"/>
        <w:spacing w:line="256" w:lineRule="auto"/>
        <w:jc w:val="both"/>
      </w:pPr>
      <w:r>
        <w:rPr>
          <w:rFonts w:ascii="Bookman Old Style" w:hAnsi="Bookman Old Style"/>
          <w:sz w:val="24"/>
          <w:szCs w:val="24"/>
        </w:rPr>
        <w:lastRenderedPageBreak/>
        <w:t xml:space="preserve">@status = </w:t>
      </w:r>
      <w:r w:rsidR="001529C7">
        <w:rPr>
          <w:rFonts w:ascii="Bookman Old Style" w:hAnsi="Bookman Old Style"/>
          <w:sz w:val="24"/>
          <w:szCs w:val="24"/>
        </w:rPr>
        <w:t>“completed”,</w:t>
      </w:r>
      <w:r w:rsidR="009D2D29">
        <w:rPr>
          <w:rFonts w:ascii="Bookman Old Style" w:hAnsi="Bookman Old Style"/>
          <w:sz w:val="24"/>
          <w:szCs w:val="24"/>
        </w:rPr>
        <w:t xml:space="preserve"> “update required” (some information available, but not yet filled in),</w:t>
      </w:r>
      <w:r w:rsidR="001529C7">
        <w:rPr>
          <w:rFonts w:ascii="Bookman Old Style" w:hAnsi="Bookman Old Style"/>
          <w:sz w:val="24"/>
          <w:szCs w:val="24"/>
        </w:rPr>
        <w:t xml:space="preserve"> “incomplete” (required fields cannot be filled), “awaiting” (awaiting input from authors or other sources to fill in).</w:t>
      </w:r>
    </w:p>
    <w:p w14:paraId="5098346B" w14:textId="77777777" w:rsidR="001D3F73" w:rsidRDefault="00FC6AF8">
      <w:pPr>
        <w:pStyle w:val="Standard"/>
        <w:jc w:val="both"/>
      </w:pPr>
      <w:r>
        <w:rPr>
          <w:rFonts w:ascii="Bookman Old Style" w:hAnsi="Bookman Old Style"/>
          <w:sz w:val="24"/>
          <w:szCs w:val="24"/>
          <w:u w:val="single"/>
        </w:rPr>
        <w:t>Example:</w:t>
      </w:r>
    </w:p>
    <w:p w14:paraId="3E1128B7" w14:textId="77777777" w:rsidR="00665A08" w:rsidRDefault="00FC6AF8" w:rsidP="00665A08">
      <w:pPr>
        <w:pStyle w:val="Ejemplos"/>
        <w:jc w:val="left"/>
      </w:pPr>
      <w:r w:rsidRPr="00665A08">
        <w:t>&lt;</w:t>
      </w:r>
      <w:r w:rsidRPr="00665A08">
        <w:rPr>
          <w:color w:val="0070C0"/>
        </w:rPr>
        <w:t>Ecosystem-Risk-Assessment</w:t>
      </w:r>
      <w:r w:rsidRPr="00665A08">
        <w:t xml:space="preserve"> </w:t>
      </w:r>
      <w:r w:rsidRPr="00665A08">
        <w:rPr>
          <w:color w:val="FF0000"/>
        </w:rPr>
        <w:t>date</w:t>
      </w:r>
      <w:r w:rsidRPr="00665A08">
        <w:t>="</w:t>
      </w:r>
      <w:r w:rsidR="007F69BA" w:rsidRPr="00665A08">
        <w:t>2017-08-28</w:t>
      </w:r>
      <w:r w:rsidRPr="00665A08">
        <w:t xml:space="preserve">" </w:t>
      </w:r>
      <w:r w:rsidR="001529C7" w:rsidRPr="00665A08">
        <w:rPr>
          <w:color w:val="FF0000"/>
        </w:rPr>
        <w:t>updated-by</w:t>
      </w:r>
      <w:r w:rsidRPr="00665A08">
        <w:t>="</w:t>
      </w:r>
      <w:r w:rsidR="007F69BA" w:rsidRPr="00665A08">
        <w:t>ACU</w:t>
      </w:r>
      <w:r w:rsidRPr="00665A08">
        <w:t xml:space="preserve">" </w:t>
      </w:r>
      <w:r w:rsidRPr="00665A08">
        <w:rPr>
          <w:color w:val="FF0000"/>
        </w:rPr>
        <w:t>status</w:t>
      </w:r>
      <w:r w:rsidRPr="00665A08">
        <w:t>="</w:t>
      </w:r>
      <w:r w:rsidR="007F69BA" w:rsidRPr="00665A08">
        <w:t>complete</w:t>
      </w:r>
      <w:r w:rsidR="00665A08" w:rsidRPr="00665A08">
        <w:t>d</w:t>
      </w:r>
      <w:r w:rsidRPr="00665A08">
        <w:t>"&gt;</w:t>
      </w:r>
    </w:p>
    <w:p w14:paraId="210C5E4B" w14:textId="360C08A4" w:rsidR="00665A08" w:rsidRDefault="00665A08" w:rsidP="00665A08">
      <w:pPr>
        <w:pStyle w:val="Ejemplos"/>
        <w:jc w:val="left"/>
      </w:pPr>
      <w:r>
        <w:tab/>
        <w:t>&lt;Assessment-version&gt;2.0&lt;/Assessment-version&gt;</w:t>
      </w:r>
    </w:p>
    <w:p w14:paraId="7D4B4684" w14:textId="16BAD89F" w:rsidR="00665A08" w:rsidRDefault="00665A08" w:rsidP="00665A08">
      <w:pPr>
        <w:pStyle w:val="Ejemplos"/>
        <w:jc w:val="left"/>
      </w:pPr>
      <w:r>
        <w:tab/>
      </w:r>
      <w:r w:rsidR="00DB4B44">
        <w:t>&lt;Risk-assessment-protocol&gt;IUCN RLE&lt;/Risk-assessment-protocol&gt;</w:t>
      </w:r>
    </w:p>
    <w:p w14:paraId="19151ABD" w14:textId="022C8052" w:rsidR="00DB4B44" w:rsidRDefault="00DB4B44" w:rsidP="00665A08">
      <w:pPr>
        <w:pStyle w:val="Ejemplos"/>
        <w:jc w:val="left"/>
      </w:pPr>
      <w:r>
        <w:tab/>
        <w:t>&lt;Assessment-unit&gt;&lt;/Assessment-unit&gt;</w:t>
      </w:r>
    </w:p>
    <w:p w14:paraId="7A1FD83D" w14:textId="3353D789" w:rsidR="001D3F73" w:rsidRDefault="00665A08" w:rsidP="00665A08">
      <w:pPr>
        <w:pStyle w:val="Ejemplos"/>
        <w:jc w:val="left"/>
      </w:pPr>
      <w:r>
        <w:t xml:space="preserve"> &lt;/</w:t>
      </w:r>
      <w:r w:rsidRPr="00665A08">
        <w:rPr>
          <w:color w:val="0070C0"/>
        </w:rPr>
        <w:t>Ecosystem-Risk-Assessment</w:t>
      </w:r>
      <w:r>
        <w:t>&gt;</w:t>
      </w:r>
    </w:p>
    <w:p w14:paraId="7B05B46D" w14:textId="50EE730E" w:rsidR="001D3F73" w:rsidRDefault="00FC6AF8" w:rsidP="007F69BA">
      <w:pPr>
        <w:pStyle w:val="Standard"/>
        <w:spacing w:after="0" w:line="276" w:lineRule="auto"/>
        <w:ind w:firstLine="720"/>
      </w:pPr>
      <w:r>
        <w:rPr>
          <w:rFonts w:ascii="Courier New" w:hAnsi="Courier New" w:cs="Courier New"/>
        </w:rPr>
        <w:tab/>
      </w:r>
      <w:r>
        <w:rPr>
          <w:rFonts w:ascii="Courier New" w:hAnsi="Courier New" w:cs="Courier New"/>
        </w:rPr>
        <w:tab/>
      </w:r>
      <w:r>
        <w:rPr>
          <w:rFonts w:ascii="Courier New" w:hAnsi="Courier New" w:cs="Courier New"/>
        </w:rPr>
        <w:tab/>
      </w:r>
    </w:p>
    <w:p w14:paraId="24E7BCE0" w14:textId="416641DB" w:rsidR="001D3F73" w:rsidRPr="00D0066B" w:rsidRDefault="00FC6AF8" w:rsidP="00D0066B">
      <w:pPr>
        <w:pStyle w:val="Ttulo1"/>
        <w:numPr>
          <w:ilvl w:val="3"/>
          <w:numId w:val="29"/>
        </w:numPr>
        <w:rPr>
          <w:rStyle w:val="ListLabel1"/>
          <w:b/>
        </w:rPr>
      </w:pPr>
      <w:bookmarkStart w:id="950" w:name="_Toc10660024"/>
      <w:bookmarkStart w:id="951" w:name="_Toc10989954"/>
      <w:r w:rsidRPr="00D0066B">
        <w:rPr>
          <w:rStyle w:val="ListLabel1"/>
          <w:b/>
        </w:rPr>
        <w:t>Node: Assessment version</w:t>
      </w:r>
      <w:bookmarkEnd w:id="950"/>
      <w:bookmarkEnd w:id="951"/>
    </w:p>
    <w:p w14:paraId="694599D7"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&lt;Assessment-version&gt;</w:t>
      </w:r>
    </w:p>
    <w:p w14:paraId="2E2BBD59"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Ecosystem-Risk-Assessment</w:t>
      </w:r>
    </w:p>
    <w:p w14:paraId="5F0BDCEA" w14:textId="3CBDF1A4" w:rsidR="001D3F73" w:rsidRDefault="00FC6AF8">
      <w:pPr>
        <w:pStyle w:val="Standard"/>
        <w:spacing w:after="0" w:line="276" w:lineRule="auto"/>
      </w:pPr>
      <w:r>
        <w:rPr>
          <w:rFonts w:ascii="Bookman Old Style" w:hAnsi="Bookman Old Style"/>
          <w:sz w:val="24"/>
          <w:szCs w:val="24"/>
          <w:u w:val="single"/>
        </w:rPr>
        <w:t>Child</w:t>
      </w:r>
      <w:r w:rsidR="009F2B7F">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6526F830" w14:textId="77777777" w:rsidR="001D3F73" w:rsidRDefault="001D3F73">
      <w:pPr>
        <w:pStyle w:val="Standard"/>
        <w:spacing w:after="0" w:line="276" w:lineRule="auto"/>
        <w:rPr>
          <w:rFonts w:ascii="Bookman Old Style" w:hAnsi="Bookman Old Style"/>
          <w:sz w:val="24"/>
          <w:szCs w:val="24"/>
        </w:rPr>
      </w:pPr>
    </w:p>
    <w:p w14:paraId="230C3AF5" w14:textId="6405BD2B"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This is a node containing information about the version of the</w:t>
      </w:r>
      <w:r w:rsidR="00242A41">
        <w:rPr>
          <w:rFonts w:ascii="Bookman Old Style" w:hAnsi="Bookman Old Style"/>
          <w:sz w:val="24"/>
          <w:szCs w:val="24"/>
        </w:rPr>
        <w:t xml:space="preserve"> IUCN Red List of Ecosystems Categories and Criteria used for the assessment</w:t>
      </w:r>
      <w:r>
        <w:rPr>
          <w:rFonts w:ascii="Bookman Old Style" w:hAnsi="Bookman Old Style"/>
          <w:sz w:val="24"/>
          <w:szCs w:val="24"/>
        </w:rPr>
        <w:t>. "Version" should include the version number. Numbers should indicate major-version changes and minor-version changes.</w:t>
      </w:r>
      <w:r w:rsidR="009F2B7F">
        <w:rPr>
          <w:rFonts w:ascii="Bookman Old Style" w:hAnsi="Bookman Old Style"/>
          <w:sz w:val="24"/>
          <w:szCs w:val="24"/>
        </w:rPr>
        <w:t xml:space="preserve"> </w:t>
      </w:r>
      <w:r>
        <w:rPr>
          <w:rFonts w:ascii="Bookman Old Style" w:hAnsi="Bookman Old Style"/>
          <w:sz w:val="24"/>
          <w:szCs w:val="24"/>
        </w:rPr>
        <w:t>For the ``IUCN Red List of Ecosystems'' protocol, we will use following version numbers:</w:t>
      </w:r>
    </w:p>
    <w:p w14:paraId="273E839A" w14:textId="6360EBBA" w:rsidR="001D3F73" w:rsidRPr="00665A08" w:rsidRDefault="00242A41">
      <w:pPr>
        <w:pStyle w:val="Prrafodelista"/>
        <w:numPr>
          <w:ilvl w:val="0"/>
          <w:numId w:val="13"/>
        </w:numPr>
        <w:suppressAutoHyphens w:val="0"/>
        <w:spacing w:line="256" w:lineRule="auto"/>
        <w:jc w:val="both"/>
      </w:pPr>
      <w:r w:rsidRPr="00665A08">
        <w:rPr>
          <w:rFonts w:ascii="Bookman Old Style" w:hAnsi="Bookman Old Style"/>
          <w:sz w:val="24"/>
          <w:szCs w:val="24"/>
        </w:rPr>
        <w:t>1</w:t>
      </w:r>
      <w:r w:rsidR="00FC6AF8" w:rsidRPr="00665A08">
        <w:rPr>
          <w:rFonts w:ascii="Bookman Old Style" w:hAnsi="Bookman Old Style"/>
          <w:sz w:val="24"/>
          <w:szCs w:val="24"/>
        </w:rPr>
        <w:t>.1: for the preliminary version of the</w:t>
      </w:r>
      <w:r w:rsidRPr="00665A08">
        <w:rPr>
          <w:rFonts w:ascii="Bookman Old Style" w:hAnsi="Bookman Old Style"/>
          <w:sz w:val="24"/>
          <w:szCs w:val="24"/>
        </w:rPr>
        <w:t xml:space="preserve"> criteria (Rodríguez </w:t>
      </w:r>
      <w:r w:rsidRPr="00665A08">
        <w:rPr>
          <w:rFonts w:ascii="Bookman Old Style" w:hAnsi="Bookman Old Style"/>
          <w:i/>
          <w:sz w:val="24"/>
          <w:szCs w:val="24"/>
        </w:rPr>
        <w:t>et</w:t>
      </w:r>
      <w:r w:rsidR="00665A08">
        <w:rPr>
          <w:rFonts w:ascii="Bookman Old Style" w:hAnsi="Bookman Old Style"/>
          <w:i/>
          <w:sz w:val="24"/>
          <w:szCs w:val="24"/>
        </w:rPr>
        <w:t>.</w:t>
      </w:r>
      <w:r w:rsidRPr="00665A08">
        <w:rPr>
          <w:rFonts w:ascii="Bookman Old Style" w:hAnsi="Bookman Old Style"/>
          <w:i/>
          <w:sz w:val="24"/>
          <w:szCs w:val="24"/>
        </w:rPr>
        <w:t xml:space="preserve"> al.</w:t>
      </w:r>
      <w:r w:rsidRPr="00665A08">
        <w:rPr>
          <w:rFonts w:ascii="Bookman Old Style" w:hAnsi="Bookman Old Style"/>
          <w:sz w:val="24"/>
          <w:szCs w:val="24"/>
        </w:rPr>
        <w:t xml:space="preserve"> 2011</w:t>
      </w:r>
      <w:r w:rsidR="00FC6AF8" w:rsidRPr="00665A08">
        <w:rPr>
          <w:rFonts w:ascii="Bookman Old Style" w:hAnsi="Bookman Old Style"/>
          <w:sz w:val="24"/>
          <w:szCs w:val="24"/>
        </w:rPr>
        <w:t>)</w:t>
      </w:r>
    </w:p>
    <w:p w14:paraId="415C0EFB" w14:textId="0BD9484D" w:rsidR="00242A41" w:rsidRPr="00665A08" w:rsidRDefault="00242A41">
      <w:pPr>
        <w:pStyle w:val="Prrafodelista"/>
        <w:numPr>
          <w:ilvl w:val="0"/>
          <w:numId w:val="8"/>
        </w:numPr>
        <w:suppressAutoHyphens w:val="0"/>
        <w:spacing w:line="256" w:lineRule="auto"/>
        <w:jc w:val="both"/>
      </w:pPr>
      <w:r w:rsidRPr="00665A08">
        <w:rPr>
          <w:rFonts w:ascii="Bookman Old Style" w:hAnsi="Bookman Old Style"/>
          <w:sz w:val="24"/>
          <w:szCs w:val="24"/>
        </w:rPr>
        <w:t>2</w:t>
      </w:r>
      <w:r w:rsidR="00FC6AF8" w:rsidRPr="00665A08">
        <w:rPr>
          <w:rFonts w:ascii="Bookman Old Style" w:hAnsi="Bookman Old Style"/>
          <w:sz w:val="24"/>
          <w:szCs w:val="24"/>
        </w:rPr>
        <w:t xml:space="preserve">.0: for the first official version </w:t>
      </w:r>
      <w:r w:rsidRPr="00665A08">
        <w:rPr>
          <w:rFonts w:ascii="Bookman Old Style" w:hAnsi="Bookman Old Style"/>
          <w:sz w:val="24"/>
          <w:szCs w:val="24"/>
        </w:rPr>
        <w:t xml:space="preserve">of the criteria </w:t>
      </w:r>
      <w:r w:rsidR="00FC6AF8" w:rsidRPr="00665A08">
        <w:rPr>
          <w:rFonts w:ascii="Bookman Old Style" w:hAnsi="Bookman Old Style"/>
          <w:sz w:val="24"/>
          <w:szCs w:val="24"/>
        </w:rPr>
        <w:t xml:space="preserve">(Keith </w:t>
      </w:r>
      <w:r w:rsidR="00FC6AF8" w:rsidRPr="00665A08">
        <w:rPr>
          <w:rFonts w:ascii="Bookman Old Style" w:hAnsi="Bookman Old Style"/>
          <w:i/>
          <w:sz w:val="24"/>
          <w:szCs w:val="24"/>
        </w:rPr>
        <w:t>et</w:t>
      </w:r>
      <w:r w:rsidR="00665A08" w:rsidRPr="00665A08">
        <w:rPr>
          <w:rFonts w:ascii="Bookman Old Style" w:hAnsi="Bookman Old Style"/>
          <w:i/>
          <w:sz w:val="24"/>
          <w:szCs w:val="24"/>
        </w:rPr>
        <w:t>.</w:t>
      </w:r>
      <w:r w:rsidR="00FC6AF8" w:rsidRPr="00665A08">
        <w:rPr>
          <w:rFonts w:ascii="Bookman Old Style" w:hAnsi="Bookman Old Style"/>
          <w:i/>
          <w:sz w:val="24"/>
          <w:szCs w:val="24"/>
        </w:rPr>
        <w:t xml:space="preserve"> al</w:t>
      </w:r>
      <w:r w:rsidRPr="00665A08">
        <w:rPr>
          <w:rFonts w:ascii="Bookman Old Style" w:hAnsi="Bookman Old Style"/>
          <w:i/>
          <w:sz w:val="24"/>
          <w:szCs w:val="24"/>
        </w:rPr>
        <w:t>.</w:t>
      </w:r>
      <w:r w:rsidRPr="00665A08">
        <w:rPr>
          <w:rFonts w:ascii="Bookman Old Style" w:hAnsi="Bookman Old Style"/>
          <w:sz w:val="24"/>
          <w:szCs w:val="24"/>
        </w:rPr>
        <w:t xml:space="preserve"> 2013)</w:t>
      </w:r>
    </w:p>
    <w:p w14:paraId="244B6012" w14:textId="70A4A91F" w:rsidR="001D3F73" w:rsidRPr="00665A08" w:rsidRDefault="00242A41">
      <w:pPr>
        <w:pStyle w:val="Prrafodelista"/>
        <w:numPr>
          <w:ilvl w:val="0"/>
          <w:numId w:val="8"/>
        </w:numPr>
        <w:suppressAutoHyphens w:val="0"/>
        <w:spacing w:line="256" w:lineRule="auto"/>
        <w:jc w:val="both"/>
      </w:pPr>
      <w:r w:rsidRPr="00665A08">
        <w:rPr>
          <w:rFonts w:ascii="Bookman Old Style" w:hAnsi="Bookman Old Style"/>
          <w:sz w:val="24"/>
          <w:szCs w:val="24"/>
        </w:rPr>
        <w:t>2.1: for the revised version of the criteria  included in the first RLE guidelines (Bland</w:t>
      </w:r>
      <w:r w:rsidR="00FC6AF8" w:rsidRPr="00665A08">
        <w:rPr>
          <w:rFonts w:ascii="Bookman Old Style" w:hAnsi="Bookman Old Style"/>
          <w:sz w:val="24"/>
          <w:szCs w:val="24"/>
        </w:rPr>
        <w:t xml:space="preserve"> </w:t>
      </w:r>
      <w:r w:rsidR="00FC6AF8" w:rsidRPr="00665A08">
        <w:rPr>
          <w:rFonts w:ascii="Bookman Old Style" w:hAnsi="Bookman Old Style"/>
          <w:i/>
          <w:sz w:val="24"/>
          <w:szCs w:val="24"/>
        </w:rPr>
        <w:t>et</w:t>
      </w:r>
      <w:r w:rsidR="00665A08">
        <w:rPr>
          <w:rFonts w:ascii="Bookman Old Style" w:hAnsi="Bookman Old Style"/>
          <w:i/>
          <w:sz w:val="24"/>
          <w:szCs w:val="24"/>
        </w:rPr>
        <w:t>.</w:t>
      </w:r>
      <w:r w:rsidR="00FC6AF8" w:rsidRPr="00665A08">
        <w:rPr>
          <w:rFonts w:ascii="Bookman Old Style" w:hAnsi="Bookman Old Style"/>
          <w:i/>
          <w:sz w:val="24"/>
          <w:szCs w:val="24"/>
        </w:rPr>
        <w:t xml:space="preserve"> al</w:t>
      </w:r>
      <w:r w:rsidRPr="00665A08">
        <w:rPr>
          <w:rFonts w:ascii="Bookman Old Style" w:hAnsi="Bookman Old Style"/>
          <w:i/>
          <w:sz w:val="24"/>
          <w:szCs w:val="24"/>
        </w:rPr>
        <w:t>.</w:t>
      </w:r>
      <w:r w:rsidR="00FC6AF8" w:rsidRPr="00665A08">
        <w:rPr>
          <w:rFonts w:ascii="Bookman Old Style" w:hAnsi="Bookman Old Style"/>
          <w:sz w:val="24"/>
          <w:szCs w:val="24"/>
        </w:rPr>
        <w:t xml:space="preserve"> 2016)</w:t>
      </w:r>
    </w:p>
    <w:p w14:paraId="7AB1640F" w14:textId="6513338A" w:rsidR="001D3F73" w:rsidRPr="00665A08" w:rsidRDefault="00242A41">
      <w:pPr>
        <w:pStyle w:val="Prrafodelista"/>
        <w:numPr>
          <w:ilvl w:val="0"/>
          <w:numId w:val="8"/>
        </w:numPr>
        <w:suppressAutoHyphens w:val="0"/>
        <w:spacing w:line="256" w:lineRule="auto"/>
        <w:jc w:val="both"/>
      </w:pPr>
      <w:r w:rsidRPr="00665A08">
        <w:rPr>
          <w:rFonts w:ascii="Bookman Old Style" w:hAnsi="Bookman Old Style"/>
          <w:sz w:val="24"/>
          <w:szCs w:val="24"/>
        </w:rPr>
        <w:t>2.2</w:t>
      </w:r>
      <w:r w:rsidR="00FC6AF8" w:rsidRPr="00665A08">
        <w:rPr>
          <w:rFonts w:ascii="Bookman Old Style" w:hAnsi="Bookman Old Style"/>
          <w:sz w:val="24"/>
          <w:szCs w:val="24"/>
        </w:rPr>
        <w:t xml:space="preserve">: for the </w:t>
      </w:r>
      <w:r w:rsidRPr="00665A08">
        <w:rPr>
          <w:rFonts w:ascii="Bookman Old Style" w:hAnsi="Bookman Old Style"/>
          <w:sz w:val="24"/>
          <w:szCs w:val="24"/>
        </w:rPr>
        <w:t xml:space="preserve">revised version of the criteria  included in the second RLE guidelines </w:t>
      </w:r>
      <w:r w:rsidR="00FC6AF8" w:rsidRPr="00665A08">
        <w:rPr>
          <w:rFonts w:ascii="Bookman Old Style" w:hAnsi="Bookman Old Style"/>
          <w:sz w:val="24"/>
          <w:szCs w:val="24"/>
        </w:rPr>
        <w:t xml:space="preserve">(Bland </w:t>
      </w:r>
      <w:r w:rsidR="00FC6AF8" w:rsidRPr="00665A08">
        <w:rPr>
          <w:rFonts w:ascii="Bookman Old Style" w:hAnsi="Bookman Old Style"/>
          <w:i/>
          <w:sz w:val="24"/>
          <w:szCs w:val="24"/>
        </w:rPr>
        <w:t>et</w:t>
      </w:r>
      <w:r w:rsidR="00665A08">
        <w:rPr>
          <w:rFonts w:ascii="Bookman Old Style" w:hAnsi="Bookman Old Style"/>
          <w:i/>
          <w:sz w:val="24"/>
          <w:szCs w:val="24"/>
        </w:rPr>
        <w:t>.</w:t>
      </w:r>
      <w:r w:rsidR="00FC6AF8" w:rsidRPr="00665A08">
        <w:rPr>
          <w:rFonts w:ascii="Bookman Old Style" w:hAnsi="Bookman Old Style"/>
          <w:i/>
          <w:sz w:val="24"/>
          <w:szCs w:val="24"/>
        </w:rPr>
        <w:t xml:space="preserve"> al.</w:t>
      </w:r>
      <w:r w:rsidR="00FC6AF8" w:rsidRPr="00665A08">
        <w:rPr>
          <w:rFonts w:ascii="Bookman Old Style" w:hAnsi="Bookman Old Style"/>
          <w:sz w:val="24"/>
          <w:szCs w:val="24"/>
        </w:rPr>
        <w:t xml:space="preserve"> 2017)</w:t>
      </w:r>
    </w:p>
    <w:p w14:paraId="29D2361D" w14:textId="77777777" w:rsidR="000E1145" w:rsidRDefault="000E1145" w:rsidP="000E1145">
      <w:pPr>
        <w:suppressAutoHyphens w:val="0"/>
        <w:spacing w:line="256" w:lineRule="auto"/>
        <w:jc w:val="both"/>
        <w:rPr>
          <w:highlight w:val="yellow"/>
        </w:rPr>
      </w:pPr>
    </w:p>
    <w:p w14:paraId="02588545" w14:textId="77777777" w:rsidR="001D3F73" w:rsidRDefault="00FC6AF8" w:rsidP="00242A41">
      <w:pPr>
        <w:pStyle w:val="Standard"/>
        <w:jc w:val="both"/>
      </w:pPr>
      <w:r>
        <w:rPr>
          <w:rFonts w:ascii="Bookman Old Style" w:hAnsi="Bookman Old Style"/>
          <w:sz w:val="24"/>
          <w:szCs w:val="24"/>
        </w:rPr>
        <w:t>For other Ecosystem Assessment criteria we will use the version cited by the author as 1.0, or 1.1 if the assessment is result of a major-version changes.</w:t>
      </w:r>
    </w:p>
    <w:p w14:paraId="18FD583F" w14:textId="6D230736" w:rsidR="001D3F73" w:rsidRDefault="00FC6AF8">
      <w:pPr>
        <w:pStyle w:val="Standard"/>
        <w:jc w:val="both"/>
      </w:pPr>
      <w:r>
        <w:rPr>
          <w:rFonts w:ascii="Bookman Old Style" w:hAnsi="Bookman Old Style"/>
          <w:sz w:val="24"/>
          <w:szCs w:val="24"/>
          <w:u w:val="single"/>
        </w:rPr>
        <w:t>A</w:t>
      </w:r>
      <w:r w:rsidR="001D56B3">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4A2F3ADC" w14:textId="77777777" w:rsidR="001D3F73" w:rsidRDefault="00FC6AF8">
      <w:pPr>
        <w:pStyle w:val="Standard"/>
        <w:jc w:val="both"/>
      </w:pPr>
      <w:r>
        <w:rPr>
          <w:rFonts w:ascii="Bookman Old Style" w:hAnsi="Bookman Old Style"/>
          <w:sz w:val="24"/>
          <w:szCs w:val="24"/>
          <w:u w:val="single"/>
        </w:rPr>
        <w:t>Example:</w:t>
      </w:r>
    </w:p>
    <w:p w14:paraId="7A9D9DB7" w14:textId="77777777" w:rsidR="00DB4B44" w:rsidRPr="00DB4B44" w:rsidRDefault="00DB4B44" w:rsidP="00DB4B44">
      <w:pPr>
        <w:pStyle w:val="Ejemplos"/>
        <w:jc w:val="left"/>
      </w:pPr>
      <w:r w:rsidRPr="00DB4B44">
        <w:t>&lt;Ecosystem-Risk-Assessment date="2017-08-28" updated-by="ACU" status="completed"&gt;</w:t>
      </w:r>
    </w:p>
    <w:p w14:paraId="0BB86401" w14:textId="776C8A9F" w:rsidR="00DB4B44" w:rsidRPr="00DB4B44" w:rsidRDefault="00DB4B44" w:rsidP="00DB4B44">
      <w:pPr>
        <w:pStyle w:val="Ejemplos"/>
        <w:jc w:val="left"/>
      </w:pPr>
      <w:r w:rsidRPr="00DB4B44">
        <w:tab/>
        <w:t>&lt;</w:t>
      </w:r>
      <w:r w:rsidRPr="00DB4B44">
        <w:rPr>
          <w:color w:val="0070C0"/>
        </w:rPr>
        <w:t>Assessment-version</w:t>
      </w:r>
      <w:r w:rsidRPr="00DB4B44">
        <w:t>&gt;2.0&lt;/</w:t>
      </w:r>
      <w:r w:rsidRPr="00DB4B44">
        <w:rPr>
          <w:color w:val="0070C0"/>
        </w:rPr>
        <w:t>Assessment-version</w:t>
      </w:r>
      <w:r w:rsidRPr="00DB4B44">
        <w:t>&gt;</w:t>
      </w:r>
    </w:p>
    <w:p w14:paraId="3BE12AD8" w14:textId="77777777" w:rsidR="00DB4B44" w:rsidRPr="00DB4B44" w:rsidRDefault="00DB4B44" w:rsidP="00DB4B44">
      <w:pPr>
        <w:pStyle w:val="Ejemplos"/>
        <w:jc w:val="left"/>
      </w:pPr>
      <w:r w:rsidRPr="00DB4B44">
        <w:tab/>
        <w:t>&lt;Risk-assessment-protocol&gt;IUCN RLE&lt;/Risk-assessment-protocol&gt;</w:t>
      </w:r>
    </w:p>
    <w:p w14:paraId="483567F3" w14:textId="77777777" w:rsidR="00DB4B44" w:rsidRPr="00DB4B44" w:rsidRDefault="00DB4B44" w:rsidP="00DB4B44">
      <w:pPr>
        <w:pStyle w:val="Ejemplos"/>
        <w:jc w:val="left"/>
      </w:pPr>
      <w:r w:rsidRPr="00DB4B44">
        <w:lastRenderedPageBreak/>
        <w:tab/>
        <w:t>&lt;Assessment-unit&gt;&lt;/Assessment-unit&gt;</w:t>
      </w:r>
    </w:p>
    <w:p w14:paraId="10F1EFD4" w14:textId="2DDFADBA" w:rsidR="001D3F73" w:rsidRPr="00665A08" w:rsidRDefault="00DB4B44" w:rsidP="004A34F3">
      <w:pPr>
        <w:pStyle w:val="Ejemplos"/>
        <w:jc w:val="left"/>
      </w:pPr>
      <w:r w:rsidRPr="00DB4B44">
        <w:t xml:space="preserve"> &lt;/Ecosystem-Risk-Assessment&gt;</w:t>
      </w:r>
    </w:p>
    <w:p w14:paraId="2C8A4CB1" w14:textId="77777777" w:rsidR="001D3F73" w:rsidRDefault="001D3F73">
      <w:pPr>
        <w:pStyle w:val="Standard"/>
        <w:jc w:val="both"/>
        <w:rPr>
          <w:rFonts w:ascii="Bookman Old Style" w:hAnsi="Bookman Old Style"/>
          <w:sz w:val="24"/>
          <w:szCs w:val="24"/>
          <w:u w:val="single"/>
        </w:rPr>
      </w:pPr>
    </w:p>
    <w:p w14:paraId="50ACF060" w14:textId="506D1982" w:rsidR="001D3F73" w:rsidRPr="00D0066B" w:rsidRDefault="00FC6AF8" w:rsidP="00D0066B">
      <w:pPr>
        <w:pStyle w:val="Ttulo1"/>
        <w:numPr>
          <w:ilvl w:val="3"/>
          <w:numId w:val="29"/>
        </w:numPr>
        <w:rPr>
          <w:rStyle w:val="ListLabel1"/>
          <w:b/>
        </w:rPr>
      </w:pPr>
      <w:bookmarkStart w:id="952" w:name="_Toc10660025"/>
      <w:bookmarkStart w:id="953" w:name="_Toc10989955"/>
      <w:r w:rsidRPr="00D0066B">
        <w:rPr>
          <w:rStyle w:val="ListLabel1"/>
          <w:b/>
        </w:rPr>
        <w:t>Node: Risk Assessment Protocol</w:t>
      </w:r>
      <w:bookmarkEnd w:id="952"/>
      <w:bookmarkEnd w:id="953"/>
    </w:p>
    <w:p w14:paraId="158E770F"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&lt;Risk-assessment-protocol&gt;</w:t>
      </w:r>
    </w:p>
    <w:p w14:paraId="157A284F"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Ecosystem-Risk-Assessment</w:t>
      </w:r>
    </w:p>
    <w:p w14:paraId="0A691879" w14:textId="460DA478" w:rsidR="001D3F73" w:rsidRDefault="00FC6AF8">
      <w:pPr>
        <w:pStyle w:val="Standard"/>
        <w:spacing w:after="0" w:line="276" w:lineRule="auto"/>
      </w:pPr>
      <w:r>
        <w:rPr>
          <w:rFonts w:ascii="Bookman Old Style" w:hAnsi="Bookman Old Style"/>
          <w:sz w:val="24"/>
          <w:szCs w:val="24"/>
          <w:u w:val="single"/>
        </w:rPr>
        <w:t>Child</w:t>
      </w:r>
      <w:r w:rsidR="009F2B7F">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7CDC8F27" w14:textId="77777777" w:rsidR="001D3F73" w:rsidRDefault="001D3F73">
      <w:pPr>
        <w:pStyle w:val="Standard"/>
        <w:spacing w:after="0" w:line="276" w:lineRule="auto"/>
        <w:rPr>
          <w:rFonts w:ascii="Bookman Old Style" w:hAnsi="Bookman Old Style"/>
          <w:sz w:val="24"/>
          <w:szCs w:val="24"/>
        </w:rPr>
      </w:pPr>
    </w:p>
    <w:p w14:paraId="346CCA06" w14:textId="3ED10251"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indicating </w:t>
      </w:r>
      <w:r w:rsidR="001D56B3">
        <w:rPr>
          <w:rFonts w:ascii="Bookman Old Style" w:hAnsi="Bookman Old Style"/>
          <w:sz w:val="24"/>
          <w:szCs w:val="24"/>
        </w:rPr>
        <w:t xml:space="preserve">the </w:t>
      </w:r>
      <w:r>
        <w:rPr>
          <w:rFonts w:ascii="Bookman Old Style" w:hAnsi="Bookman Old Style"/>
          <w:sz w:val="24"/>
          <w:szCs w:val="24"/>
        </w:rPr>
        <w:t>acronym for the ecosystem risk assessment protocol used</w:t>
      </w:r>
      <w:r w:rsidR="00665A08">
        <w:rPr>
          <w:rFonts w:ascii="Bookman Old Style" w:hAnsi="Bookman Old Style"/>
          <w:sz w:val="24"/>
          <w:szCs w:val="24"/>
        </w:rPr>
        <w:t xml:space="preserve"> for the assessment.</w:t>
      </w:r>
    </w:p>
    <w:p w14:paraId="4C8F0F96" w14:textId="4F281677" w:rsidR="001D3F73" w:rsidRDefault="00FC6AF8">
      <w:pPr>
        <w:pStyle w:val="Standard"/>
        <w:jc w:val="both"/>
      </w:pPr>
      <w:r>
        <w:rPr>
          <w:rFonts w:ascii="Bookman Old Style" w:hAnsi="Bookman Old Style"/>
          <w:sz w:val="24"/>
          <w:szCs w:val="24"/>
          <w:u w:val="single"/>
        </w:rPr>
        <w:t>At</w:t>
      </w:r>
      <w:r w:rsidR="001D56B3">
        <w:rPr>
          <w:rFonts w:ascii="Bookman Old Style" w:hAnsi="Bookman Old Style"/>
          <w:sz w:val="24"/>
          <w:szCs w:val="24"/>
          <w:u w:val="single"/>
        </w:rPr>
        <w:t>t</w:t>
      </w:r>
      <w:r>
        <w:rPr>
          <w:rFonts w:ascii="Bookman Old Style" w:hAnsi="Bookman Old Style"/>
          <w:sz w:val="24"/>
          <w:szCs w:val="24"/>
          <w:u w:val="single"/>
        </w:rPr>
        <w:t xml:space="preserve">ributes: </w:t>
      </w:r>
      <w:r>
        <w:rPr>
          <w:rFonts w:ascii="Bookman Old Style" w:hAnsi="Bookman Old Style"/>
          <w:sz w:val="24"/>
          <w:szCs w:val="24"/>
        </w:rPr>
        <w:t>none</w:t>
      </w:r>
    </w:p>
    <w:p w14:paraId="2755CB4E" w14:textId="77777777" w:rsidR="001D3F73" w:rsidRDefault="00FC6AF8">
      <w:pPr>
        <w:pStyle w:val="Standard"/>
        <w:jc w:val="both"/>
      </w:pPr>
      <w:r>
        <w:rPr>
          <w:rFonts w:ascii="Bookman Old Style" w:hAnsi="Bookman Old Style"/>
          <w:sz w:val="24"/>
          <w:szCs w:val="24"/>
          <w:u w:val="single"/>
        </w:rPr>
        <w:t>Example:</w:t>
      </w:r>
    </w:p>
    <w:p w14:paraId="69DC73A9" w14:textId="77777777" w:rsidR="00DB4B44" w:rsidRPr="00DB4B44" w:rsidRDefault="00DB4B44" w:rsidP="00DB4B44">
      <w:pPr>
        <w:pStyle w:val="Ejemplos"/>
        <w:jc w:val="left"/>
      </w:pPr>
      <w:r w:rsidRPr="00DB4B44">
        <w:t>&lt;Ecosystem-Risk-Assessment date="2017-08-28" updated-by="ACU" status="completed"&gt;</w:t>
      </w:r>
    </w:p>
    <w:p w14:paraId="494E1221" w14:textId="5E6E1077" w:rsidR="00DB4B44" w:rsidRPr="00DB4B44" w:rsidRDefault="00DB4B44" w:rsidP="00DB4B44">
      <w:pPr>
        <w:pStyle w:val="Ejemplos"/>
        <w:jc w:val="left"/>
      </w:pPr>
      <w:r w:rsidRPr="00DB4B44">
        <w:tab/>
        <w:t>&lt;Assessment-version&gt;2.0&lt;/Assessment-version&gt;</w:t>
      </w:r>
    </w:p>
    <w:p w14:paraId="531A5FDE" w14:textId="77777777" w:rsidR="00DB4B44" w:rsidRPr="00DB4B44" w:rsidRDefault="00DB4B44" w:rsidP="00DB4B44">
      <w:pPr>
        <w:pStyle w:val="Ejemplos"/>
        <w:jc w:val="left"/>
      </w:pPr>
      <w:r w:rsidRPr="00DB4B44">
        <w:tab/>
        <w:t>&lt;</w:t>
      </w:r>
      <w:r w:rsidRPr="00DB4B44">
        <w:rPr>
          <w:color w:val="0070C0"/>
        </w:rPr>
        <w:t>Risk-assessment-protocol</w:t>
      </w:r>
      <w:r w:rsidRPr="00DB4B44">
        <w:t>&gt;IUCN RLE&lt;/</w:t>
      </w:r>
      <w:r w:rsidRPr="00DB4B44">
        <w:rPr>
          <w:color w:val="0070C0"/>
        </w:rPr>
        <w:t>Risk-assessment-protocol</w:t>
      </w:r>
      <w:r w:rsidRPr="00DB4B44">
        <w:t>&gt;</w:t>
      </w:r>
    </w:p>
    <w:p w14:paraId="35DCA65C" w14:textId="77777777" w:rsidR="00DB4B44" w:rsidRPr="00DB4B44" w:rsidRDefault="00DB4B44" w:rsidP="00DB4B44">
      <w:pPr>
        <w:pStyle w:val="Ejemplos"/>
        <w:jc w:val="left"/>
      </w:pPr>
      <w:r w:rsidRPr="00DB4B44">
        <w:tab/>
        <w:t>&lt;Assessment-unit&gt;&lt;/Assessment-unit&gt;</w:t>
      </w:r>
    </w:p>
    <w:p w14:paraId="6CE6E1AC" w14:textId="77777777" w:rsidR="00DB4B44" w:rsidRPr="00DB4B44" w:rsidRDefault="00DB4B44" w:rsidP="00DB4B44">
      <w:pPr>
        <w:pStyle w:val="Ejemplos"/>
        <w:jc w:val="left"/>
      </w:pPr>
      <w:r w:rsidRPr="00DB4B44">
        <w:t xml:space="preserve"> &lt;/Ecosystem-Risk-Assessment&gt;</w:t>
      </w:r>
    </w:p>
    <w:p w14:paraId="4256BBD1" w14:textId="77777777" w:rsidR="001D3F73" w:rsidRDefault="001D3F73">
      <w:pPr>
        <w:pStyle w:val="Standard"/>
        <w:jc w:val="both"/>
        <w:rPr>
          <w:rFonts w:ascii="Bookman Old Style" w:hAnsi="Bookman Old Style"/>
          <w:sz w:val="24"/>
          <w:szCs w:val="24"/>
          <w:u w:val="single"/>
        </w:rPr>
      </w:pPr>
    </w:p>
    <w:p w14:paraId="14702303" w14:textId="4BEF81EC" w:rsidR="001D3F73" w:rsidRPr="00D0066B" w:rsidRDefault="00FC6AF8" w:rsidP="00D0066B">
      <w:pPr>
        <w:pStyle w:val="Ttulo1"/>
        <w:numPr>
          <w:ilvl w:val="3"/>
          <w:numId w:val="29"/>
        </w:numPr>
      </w:pPr>
      <w:bookmarkStart w:id="954" w:name="_Toc10660026"/>
      <w:bookmarkStart w:id="955" w:name="_Toc10989956"/>
      <w:r w:rsidRPr="00D0066B">
        <w:t>Node: Assessment unit</w:t>
      </w:r>
      <w:bookmarkEnd w:id="954"/>
      <w:bookmarkEnd w:id="955"/>
    </w:p>
    <w:p w14:paraId="2CFBD4A7"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&lt;Assessment-unit&gt;</w:t>
      </w:r>
    </w:p>
    <w:p w14:paraId="5419C4BD"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Ecosystem Risk Assessment</w:t>
      </w:r>
    </w:p>
    <w:p w14:paraId="7B9D57BB" w14:textId="13385BF9" w:rsidR="001D3F73" w:rsidRDefault="00FC6AF8">
      <w:pPr>
        <w:pStyle w:val="Standard"/>
        <w:spacing w:after="0" w:line="276" w:lineRule="auto"/>
      </w:pPr>
      <w:r>
        <w:rPr>
          <w:rFonts w:ascii="Bookman Old Style" w:hAnsi="Bookman Old Style"/>
          <w:sz w:val="24"/>
          <w:szCs w:val="24"/>
          <w:u w:val="single"/>
        </w:rPr>
        <w:t xml:space="preserve">Child: </w:t>
      </w:r>
      <w:r>
        <w:rPr>
          <w:rFonts w:ascii="Bookman Old Style" w:hAnsi="Bookman Old Style"/>
          <w:sz w:val="24"/>
          <w:szCs w:val="24"/>
        </w:rPr>
        <w:t xml:space="preserve">Ecosystem subset, </w:t>
      </w:r>
      <w:r w:rsidR="00665A08">
        <w:rPr>
          <w:rFonts w:ascii="Bookman Old Style" w:hAnsi="Bookman Old Style"/>
          <w:sz w:val="24"/>
          <w:szCs w:val="24"/>
        </w:rPr>
        <w:t xml:space="preserve">RA-Summaries, </w:t>
      </w:r>
      <w:del w:id="956" w:author="Michelle Castellanos" w:date="2019-09-03T22:57:00Z">
        <w:r w:rsidR="00665A08" w:rsidDel="004A34F3">
          <w:rPr>
            <w:rFonts w:ascii="Bookman Old Style" w:hAnsi="Bookman Old Style"/>
            <w:sz w:val="24"/>
            <w:szCs w:val="24"/>
          </w:rPr>
          <w:delText>RA-</w:delText>
        </w:r>
        <w:r w:rsidDel="004A34F3">
          <w:rPr>
            <w:rFonts w:ascii="Bookman Old Style" w:hAnsi="Bookman Old Style"/>
            <w:sz w:val="24"/>
            <w:szCs w:val="24"/>
          </w:rPr>
          <w:delText xml:space="preserve">Summary, </w:delText>
        </w:r>
      </w:del>
      <w:r>
        <w:rPr>
          <w:rFonts w:ascii="Bookman Old Style" w:hAnsi="Bookman Old Style"/>
          <w:sz w:val="24"/>
          <w:szCs w:val="24"/>
        </w:rPr>
        <w:t>Rationale, Overall</w:t>
      </w:r>
      <w:ins w:id="957" w:author="Michelle Castellanos" w:date="2019-09-03T22:57:00Z">
        <w:r w:rsidR="004A34F3">
          <w:rPr>
            <w:rFonts w:ascii="Bookman Old Style" w:hAnsi="Bookman Old Style"/>
            <w:sz w:val="24"/>
            <w:szCs w:val="24"/>
          </w:rPr>
          <w:t>-c</w:t>
        </w:r>
      </w:ins>
      <w:del w:id="958" w:author="Michelle Castellanos" w:date="2019-09-03T22:57:00Z">
        <w:r w:rsidDel="004A34F3">
          <w:rPr>
            <w:rFonts w:ascii="Bookman Old Style" w:hAnsi="Bookman Old Style"/>
            <w:sz w:val="24"/>
            <w:szCs w:val="24"/>
          </w:rPr>
          <w:delText xml:space="preserve"> C</w:delText>
        </w:r>
      </w:del>
      <w:r>
        <w:rPr>
          <w:rFonts w:ascii="Bookman Old Style" w:hAnsi="Bookman Old Style"/>
          <w:sz w:val="24"/>
          <w:szCs w:val="24"/>
        </w:rPr>
        <w:t>ategory, Plausible</w:t>
      </w:r>
      <w:ins w:id="959" w:author="Michelle Castellanos" w:date="2019-09-03T22:57:00Z">
        <w:r w:rsidR="004A34F3">
          <w:rPr>
            <w:rFonts w:ascii="Bookman Old Style" w:hAnsi="Bookman Old Style"/>
            <w:sz w:val="24"/>
            <w:szCs w:val="24"/>
          </w:rPr>
          <w:t>-</w:t>
        </w:r>
      </w:ins>
      <w:del w:id="960" w:author="Michelle Castellanos" w:date="2019-09-03T22:57:00Z">
        <w:r w:rsidDel="004A34F3">
          <w:rPr>
            <w:rFonts w:ascii="Bookman Old Style" w:hAnsi="Bookman Old Style"/>
            <w:sz w:val="24"/>
            <w:szCs w:val="24"/>
          </w:rPr>
          <w:delText xml:space="preserve"> </w:delText>
        </w:r>
      </w:del>
      <w:r>
        <w:rPr>
          <w:rFonts w:ascii="Bookman Old Style" w:hAnsi="Bookman Old Style"/>
          <w:sz w:val="24"/>
          <w:szCs w:val="24"/>
        </w:rPr>
        <w:t>bounds,</w:t>
      </w:r>
      <w:ins w:id="961" w:author="Michelle Castellanos" w:date="2019-09-03T22:58:00Z">
        <w:r w:rsidR="004A34F3">
          <w:rPr>
            <w:rFonts w:ascii="Bookman Old Style" w:hAnsi="Bookman Old Style"/>
            <w:sz w:val="24"/>
            <w:szCs w:val="24"/>
          </w:rPr>
          <w:t xml:space="preserve"> Supporting-subcriteria,</w:t>
        </w:r>
      </w:ins>
      <w:r>
        <w:rPr>
          <w:rFonts w:ascii="Bookman Old Style" w:hAnsi="Bookman Old Style"/>
          <w:sz w:val="24"/>
          <w:szCs w:val="24"/>
        </w:rPr>
        <w:t xml:space="preserve"> Criterion</w:t>
      </w:r>
      <w:r w:rsidR="00665A08">
        <w:rPr>
          <w:rFonts w:ascii="Bookman Old Style" w:hAnsi="Bookman Old Style"/>
          <w:sz w:val="24"/>
          <w:szCs w:val="24"/>
        </w:rPr>
        <w:t>s</w:t>
      </w:r>
    </w:p>
    <w:p w14:paraId="5E3B8F4D" w14:textId="77777777" w:rsidR="001D3F73" w:rsidRDefault="001D3F73">
      <w:pPr>
        <w:pStyle w:val="Standard"/>
        <w:spacing w:after="0" w:line="276" w:lineRule="auto"/>
        <w:rPr>
          <w:rFonts w:ascii="Bookman Old Style" w:hAnsi="Bookman Old Style"/>
          <w:sz w:val="24"/>
          <w:szCs w:val="24"/>
        </w:rPr>
      </w:pPr>
    </w:p>
    <w:p w14:paraId="2DF56C3E" w14:textId="0E3B26A5"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all information regarding the assessment unit (any sub</w:t>
      </w:r>
      <w:r w:rsidR="000A236C">
        <w:rPr>
          <w:rFonts w:ascii="Bookman Old Style" w:hAnsi="Bookman Old Style"/>
          <w:sz w:val="24"/>
          <w:szCs w:val="24"/>
        </w:rPr>
        <w:t>-</w:t>
      </w:r>
      <w:r>
        <w:rPr>
          <w:rFonts w:ascii="Bookman Old Style" w:hAnsi="Bookman Old Style"/>
          <w:sz w:val="24"/>
          <w:szCs w:val="24"/>
        </w:rPr>
        <w:t>set of the assessment target that is being evaluated and has its own assessment outcome). It contains a description of</w:t>
      </w:r>
      <w:ins w:id="962" w:author="Michelle Castellanos" w:date="2019-09-03T22:59:00Z">
        <w:r w:rsidR="004A34F3">
          <w:rPr>
            <w:rFonts w:ascii="Bookman Old Style" w:hAnsi="Bookman Old Style"/>
            <w:sz w:val="24"/>
            <w:szCs w:val="24"/>
          </w:rPr>
          <w:t xml:space="preserve"> the</w:t>
        </w:r>
      </w:ins>
      <w:r>
        <w:rPr>
          <w:rFonts w:ascii="Bookman Old Style" w:hAnsi="Bookman Old Style"/>
          <w:sz w:val="24"/>
          <w:szCs w:val="24"/>
        </w:rPr>
        <w:t xml:space="preserve"> ecosystem sub</w:t>
      </w:r>
      <w:r w:rsidR="000A236C">
        <w:rPr>
          <w:rFonts w:ascii="Bookman Old Style" w:hAnsi="Bookman Old Style"/>
          <w:sz w:val="24"/>
          <w:szCs w:val="24"/>
        </w:rPr>
        <w:t>-</w:t>
      </w:r>
      <w:r>
        <w:rPr>
          <w:rFonts w:ascii="Bookman Old Style" w:hAnsi="Bookman Old Style"/>
          <w:sz w:val="24"/>
          <w:szCs w:val="24"/>
        </w:rPr>
        <w:t>set evaluated and</w:t>
      </w:r>
      <w:ins w:id="963" w:author="Michelle Castellanos" w:date="2019-09-03T23:30:00Z">
        <w:r w:rsidR="007E16EA">
          <w:rPr>
            <w:rFonts w:ascii="Bookman Old Style" w:hAnsi="Bookman Old Style"/>
            <w:sz w:val="24"/>
            <w:szCs w:val="24"/>
          </w:rPr>
          <w:t xml:space="preserve"> an</w:t>
        </w:r>
      </w:ins>
      <w:r>
        <w:rPr>
          <w:rFonts w:ascii="Bookman Old Style" w:hAnsi="Bookman Old Style"/>
          <w:sz w:val="24"/>
          <w:szCs w:val="24"/>
        </w:rPr>
        <w:t xml:space="preserve"> assessment outcome from the criteria applied.</w:t>
      </w:r>
    </w:p>
    <w:p w14:paraId="3B46563F" w14:textId="0C2B7535" w:rsidR="001D3F73" w:rsidRDefault="00FC6AF8">
      <w:pPr>
        <w:pStyle w:val="Standard"/>
        <w:jc w:val="both"/>
      </w:pPr>
      <w:r>
        <w:rPr>
          <w:rFonts w:ascii="Bookman Old Style" w:hAnsi="Bookman Old Style"/>
          <w:sz w:val="24"/>
          <w:szCs w:val="24"/>
          <w:u w:val="single"/>
        </w:rPr>
        <w:t>A</w:t>
      </w:r>
      <w:r w:rsidR="009F2B7F">
        <w:rPr>
          <w:rFonts w:ascii="Bookman Old Style" w:hAnsi="Bookman Old Style"/>
          <w:sz w:val="24"/>
          <w:szCs w:val="24"/>
          <w:u w:val="single"/>
        </w:rPr>
        <w:t>t</w:t>
      </w:r>
      <w:r>
        <w:rPr>
          <w:rFonts w:ascii="Bookman Old Style" w:hAnsi="Bookman Old Style"/>
          <w:sz w:val="24"/>
          <w:szCs w:val="24"/>
          <w:u w:val="single"/>
        </w:rPr>
        <w:t xml:space="preserve">tributes: </w:t>
      </w:r>
      <w:r>
        <w:rPr>
          <w:rFonts w:ascii="Bookman Old Style" w:hAnsi="Bookman Old Style"/>
          <w:sz w:val="24"/>
          <w:szCs w:val="24"/>
        </w:rPr>
        <w:t>none</w:t>
      </w:r>
    </w:p>
    <w:p w14:paraId="146792EB" w14:textId="77777777" w:rsidR="001D3F73" w:rsidRDefault="00FC6AF8">
      <w:pPr>
        <w:pStyle w:val="Standard"/>
        <w:jc w:val="both"/>
      </w:pPr>
      <w:r>
        <w:rPr>
          <w:rFonts w:ascii="Bookman Old Style" w:hAnsi="Bookman Old Style"/>
          <w:sz w:val="24"/>
          <w:szCs w:val="24"/>
          <w:u w:val="single"/>
        </w:rPr>
        <w:t>Example:</w:t>
      </w:r>
    </w:p>
    <w:p w14:paraId="634BA4FC" w14:textId="105DE588" w:rsidR="00DB4B44" w:rsidRPr="00DB4B44" w:rsidRDefault="00DB4B44" w:rsidP="00DB4B44">
      <w:pPr>
        <w:pStyle w:val="Ejemplos"/>
        <w:jc w:val="left"/>
      </w:pPr>
      <w:r w:rsidRPr="00DB4B44">
        <w:t>&lt;</w:t>
      </w:r>
      <w:r w:rsidRPr="00DB4B44">
        <w:rPr>
          <w:color w:val="0070C0"/>
        </w:rPr>
        <w:t>Assessment-unit</w:t>
      </w:r>
      <w:r>
        <w:t>&gt;</w:t>
      </w:r>
    </w:p>
    <w:p w14:paraId="68053C1A" w14:textId="162B8D7F" w:rsidR="00DB4B44" w:rsidRDefault="00DB4B44" w:rsidP="00DB4B44">
      <w:pPr>
        <w:pStyle w:val="Ejemplos"/>
        <w:jc w:val="left"/>
      </w:pPr>
      <w:r w:rsidRPr="00DB4B44">
        <w:tab/>
        <w:t>&lt;</w:t>
      </w:r>
      <w:r>
        <w:t>Ecosystem-subset&gt;</w:t>
      </w:r>
      <w:r w:rsidRPr="00DB4B44">
        <w:t>&lt;/</w:t>
      </w:r>
      <w:r>
        <w:t>Ecosystem-subset</w:t>
      </w:r>
      <w:r w:rsidRPr="00DB4B44">
        <w:t>&gt;</w:t>
      </w:r>
    </w:p>
    <w:p w14:paraId="19D2D2DF" w14:textId="186BAA49" w:rsidR="00DB4B44" w:rsidRDefault="00DB4B44" w:rsidP="00DB4B44">
      <w:pPr>
        <w:pStyle w:val="Ejemplos"/>
        <w:ind w:firstLine="720"/>
        <w:jc w:val="left"/>
      </w:pPr>
      <w:r w:rsidRPr="00DB4B44">
        <w:t>&lt;</w:t>
      </w:r>
      <w:r>
        <w:t>RA-Summaries&gt;</w:t>
      </w:r>
      <w:r w:rsidRPr="00DB4B44">
        <w:t>&lt;/</w:t>
      </w:r>
      <w:r>
        <w:t>RA-Summaries</w:t>
      </w:r>
      <w:r w:rsidRPr="00DB4B44">
        <w:t>&gt;</w:t>
      </w:r>
    </w:p>
    <w:p w14:paraId="6E75F27F" w14:textId="592D489D" w:rsidR="00DB4B44" w:rsidRDefault="00DB4B44" w:rsidP="00DB4B44">
      <w:pPr>
        <w:pStyle w:val="Ejemplos"/>
        <w:ind w:left="1440"/>
        <w:jc w:val="left"/>
      </w:pPr>
      <w:r>
        <w:lastRenderedPageBreak/>
        <w:t xml:space="preserve">&lt;Rationale&gt; Indicator values are well </w:t>
      </w:r>
      <w:r w:rsidR="007E16EA">
        <w:t>below</w:t>
      </w:r>
      <w:r>
        <w:t xml:space="preserve"> the Vulnerable threshold for all criterions.&lt;/Rationale&gt;</w:t>
      </w:r>
    </w:p>
    <w:p w14:paraId="626D9DAB" w14:textId="77777777" w:rsidR="00DB4B44" w:rsidRDefault="00DB4B44" w:rsidP="00DB4B44">
      <w:pPr>
        <w:pStyle w:val="Ejemplos"/>
        <w:ind w:firstLine="720"/>
        <w:jc w:val="left"/>
      </w:pPr>
      <w:r>
        <w:t>&lt;Overall-category&gt;LC&lt;/Overall-category&gt;</w:t>
      </w:r>
    </w:p>
    <w:p w14:paraId="679B1FA4" w14:textId="015E8E5B" w:rsidR="00DB4B44" w:rsidRDefault="00DB4B44" w:rsidP="00DB4B44">
      <w:pPr>
        <w:pStyle w:val="Ejemplos"/>
        <w:ind w:firstLine="720"/>
        <w:jc w:val="left"/>
      </w:pPr>
      <w:r>
        <w:t>&lt;Plausible-bounds lower="" upper=""/&gt;</w:t>
      </w:r>
    </w:p>
    <w:p w14:paraId="5A31C103" w14:textId="27B72870" w:rsidR="00464F4B" w:rsidRDefault="00464F4B" w:rsidP="00DB4B44">
      <w:pPr>
        <w:pStyle w:val="Ejemplos"/>
        <w:ind w:firstLine="720"/>
        <w:jc w:val="left"/>
      </w:pPr>
      <w:r>
        <w:t>&lt;Supporting-subcriteria&gt;A1+B1aii + B2aii&lt;/Supporting-subcriteria&gt;</w:t>
      </w:r>
    </w:p>
    <w:p w14:paraId="2BDF8D9C" w14:textId="2C4077AA" w:rsidR="00DB4B44" w:rsidRPr="00DB4B44" w:rsidRDefault="00DB4B44" w:rsidP="00DB4B44">
      <w:pPr>
        <w:pStyle w:val="Ejemplos"/>
        <w:ind w:firstLine="720"/>
        <w:jc w:val="left"/>
      </w:pPr>
      <w:r>
        <w:t>&lt;Criterions&gt;&lt;/Criterions&gt;</w:t>
      </w:r>
    </w:p>
    <w:p w14:paraId="3A485D2F" w14:textId="577B47A1" w:rsidR="00DB4B44" w:rsidRPr="00DB4B44" w:rsidRDefault="00DB4B44" w:rsidP="00DB4B44">
      <w:pPr>
        <w:pStyle w:val="Ejemplos"/>
        <w:jc w:val="left"/>
      </w:pPr>
      <w:r>
        <w:t>&lt;/</w:t>
      </w:r>
      <w:r w:rsidRPr="00DB4B44">
        <w:rPr>
          <w:color w:val="0070C0"/>
        </w:rPr>
        <w:t>Assessment-unit</w:t>
      </w:r>
      <w:r w:rsidRPr="00DB4B44">
        <w:t>&gt;</w:t>
      </w:r>
    </w:p>
    <w:p w14:paraId="310262CF" w14:textId="5AE3DF92" w:rsidR="001D3F73" w:rsidRPr="00DB4B44" w:rsidRDefault="00DB4B44" w:rsidP="00DB4B44">
      <w:pPr>
        <w:pStyle w:val="Ejemplos"/>
        <w:jc w:val="left"/>
      </w:pPr>
      <w:r w:rsidRPr="00DB4B44">
        <w:t xml:space="preserve"> </w:t>
      </w:r>
    </w:p>
    <w:p w14:paraId="43956FBF" w14:textId="1BDAAF98" w:rsidR="001D3F73" w:rsidRDefault="00FC6AF8" w:rsidP="00D0066B">
      <w:pPr>
        <w:pStyle w:val="Ttulo1"/>
        <w:numPr>
          <w:ilvl w:val="4"/>
          <w:numId w:val="29"/>
        </w:numPr>
      </w:pPr>
      <w:bookmarkStart w:id="964" w:name="_Toc10660027"/>
      <w:bookmarkStart w:id="965" w:name="_Toc10989957"/>
      <w:r>
        <w:t>Node: Ecosystem subset</w:t>
      </w:r>
      <w:bookmarkEnd w:id="964"/>
      <w:bookmarkEnd w:id="965"/>
    </w:p>
    <w:p w14:paraId="56ECD657"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&lt;Ecosystem-subset&gt;</w:t>
      </w:r>
    </w:p>
    <w:p w14:paraId="56E7AD48" w14:textId="7A26D9FE" w:rsidR="001D3F73" w:rsidRDefault="00FC6AF8">
      <w:pPr>
        <w:pStyle w:val="Standard"/>
        <w:spacing w:after="0" w:line="276" w:lineRule="auto"/>
      </w:pPr>
      <w:r>
        <w:rPr>
          <w:rFonts w:ascii="Bookman Old Style" w:hAnsi="Bookman Old Style"/>
          <w:sz w:val="24"/>
          <w:szCs w:val="24"/>
          <w:u w:val="single"/>
        </w:rPr>
        <w:t>Parent:</w:t>
      </w:r>
      <w:r w:rsidR="00501B04">
        <w:rPr>
          <w:rFonts w:ascii="Bookman Old Style" w:hAnsi="Bookman Old Style"/>
          <w:sz w:val="24"/>
          <w:szCs w:val="24"/>
        </w:rPr>
        <w:t xml:space="preserve"> Assessment-</w:t>
      </w:r>
      <w:r>
        <w:rPr>
          <w:rFonts w:ascii="Bookman Old Style" w:hAnsi="Bookman Old Style"/>
          <w:sz w:val="24"/>
          <w:szCs w:val="24"/>
        </w:rPr>
        <w:t>unit</w:t>
      </w:r>
    </w:p>
    <w:p w14:paraId="10EF8FA8" w14:textId="1A3D33F9" w:rsidR="001D3F73" w:rsidRDefault="00FC6AF8">
      <w:pPr>
        <w:pStyle w:val="Standard"/>
        <w:spacing w:after="0" w:line="276" w:lineRule="auto"/>
      </w:pPr>
      <w:r>
        <w:rPr>
          <w:rFonts w:ascii="Bookman Old Style" w:hAnsi="Bookman Old Style"/>
          <w:sz w:val="24"/>
          <w:szCs w:val="24"/>
          <w:u w:val="single"/>
        </w:rPr>
        <w:t>Child</w:t>
      </w:r>
      <w:r w:rsidR="001D56B3">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Subset</w:t>
      </w:r>
      <w:r w:rsidR="00501B04">
        <w:rPr>
          <w:rFonts w:ascii="Bookman Old Style" w:hAnsi="Bookman Old Style"/>
          <w:sz w:val="24"/>
          <w:szCs w:val="24"/>
        </w:rPr>
        <w:t>-</w:t>
      </w:r>
      <w:r>
        <w:rPr>
          <w:rFonts w:ascii="Bookman Old Style" w:hAnsi="Bookman Old Style"/>
          <w:sz w:val="24"/>
          <w:szCs w:val="24"/>
        </w:rPr>
        <w:t>description, Countries, Spatial-data</w:t>
      </w:r>
    </w:p>
    <w:p w14:paraId="5166D41B" w14:textId="77777777" w:rsidR="001D3F73" w:rsidRDefault="001D3F73">
      <w:pPr>
        <w:pStyle w:val="Standard"/>
        <w:spacing w:after="0" w:line="276" w:lineRule="auto"/>
        <w:rPr>
          <w:rFonts w:ascii="Bookman Old Style" w:hAnsi="Bookman Old Style"/>
          <w:sz w:val="24"/>
          <w:szCs w:val="24"/>
        </w:rPr>
      </w:pPr>
    </w:p>
    <w:p w14:paraId="70E3F2DC" w14:textId="518BF439"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all information regarding distribution and representativeness of the assessment unit (any sub</w:t>
      </w:r>
      <w:r w:rsidR="000A236C">
        <w:rPr>
          <w:rFonts w:ascii="Bookman Old Style" w:hAnsi="Bookman Old Style"/>
          <w:sz w:val="24"/>
          <w:szCs w:val="24"/>
        </w:rPr>
        <w:t>-</w:t>
      </w:r>
      <w:r>
        <w:rPr>
          <w:rFonts w:ascii="Bookman Old Style" w:hAnsi="Bookman Old Style"/>
          <w:sz w:val="24"/>
          <w:szCs w:val="24"/>
        </w:rPr>
        <w:t>set of the assessment target that is being evaluated and has its own assessment outcome). It contains the description of</w:t>
      </w:r>
      <w:r w:rsidR="00DB4B44">
        <w:rPr>
          <w:rFonts w:ascii="Bookman Old Style" w:hAnsi="Bookman Old Style"/>
          <w:sz w:val="24"/>
          <w:szCs w:val="24"/>
        </w:rPr>
        <w:t xml:space="preserve"> the assessment</w:t>
      </w:r>
      <w:r w:rsidR="000A236C">
        <w:rPr>
          <w:rFonts w:ascii="Bookman Old Style" w:hAnsi="Bookman Old Style"/>
          <w:sz w:val="24"/>
          <w:szCs w:val="24"/>
        </w:rPr>
        <w:t xml:space="preserve"> sub-</w:t>
      </w:r>
      <w:r>
        <w:rPr>
          <w:rFonts w:ascii="Bookman Old Style" w:hAnsi="Bookman Old Style"/>
          <w:sz w:val="24"/>
          <w:szCs w:val="24"/>
        </w:rPr>
        <w:t xml:space="preserve">set, </w:t>
      </w:r>
      <w:r w:rsidR="000A236C">
        <w:rPr>
          <w:rFonts w:ascii="Bookman Old Style" w:hAnsi="Bookman Old Style"/>
          <w:sz w:val="24"/>
          <w:szCs w:val="24"/>
        </w:rPr>
        <w:t xml:space="preserve">a </w:t>
      </w:r>
      <w:r>
        <w:rPr>
          <w:rFonts w:ascii="Bookman Old Style" w:hAnsi="Bookman Old Style"/>
          <w:sz w:val="24"/>
          <w:szCs w:val="24"/>
        </w:rPr>
        <w:t>list of countries</w:t>
      </w:r>
      <w:r w:rsidR="000A236C">
        <w:rPr>
          <w:rFonts w:ascii="Bookman Old Style" w:hAnsi="Bookman Old Style"/>
          <w:sz w:val="24"/>
          <w:szCs w:val="24"/>
        </w:rPr>
        <w:t xml:space="preserve"> where it is distributed</w:t>
      </w:r>
      <w:r>
        <w:rPr>
          <w:rFonts w:ascii="Bookman Old Style" w:hAnsi="Bookman Old Style"/>
          <w:sz w:val="24"/>
          <w:szCs w:val="24"/>
        </w:rPr>
        <w:t xml:space="preserve"> and spatial data.</w:t>
      </w:r>
      <w:ins w:id="966" w:author="Utility" w:date="2019-08-13T13:50:00Z">
        <w:r w:rsidR="00F26D34">
          <w:rPr>
            <w:rFonts w:ascii="Bookman Old Style" w:hAnsi="Bookman Old Style"/>
            <w:sz w:val="24"/>
            <w:szCs w:val="24"/>
          </w:rPr>
          <w:t xml:space="preserve"> Independently if the assessment is f</w:t>
        </w:r>
      </w:ins>
      <w:ins w:id="967" w:author="Utility" w:date="2019-08-13T13:51:00Z">
        <w:r w:rsidR="00F26D34">
          <w:rPr>
            <w:rFonts w:ascii="Bookman Old Style" w:hAnsi="Bookman Old Style"/>
            <w:sz w:val="24"/>
            <w:szCs w:val="24"/>
          </w:rPr>
          <w:t xml:space="preserve">rom global or sub-global scope this node must be completed with information about the assessment </w:t>
        </w:r>
      </w:ins>
      <w:ins w:id="968" w:author="Michelle Castellanos" w:date="2019-09-03T23:33:00Z">
        <w:r w:rsidR="000A236C">
          <w:rPr>
            <w:rFonts w:ascii="Bookman Old Style" w:hAnsi="Bookman Old Style"/>
            <w:sz w:val="24"/>
            <w:szCs w:val="24"/>
          </w:rPr>
          <w:t>unit distribution</w:t>
        </w:r>
      </w:ins>
      <w:ins w:id="969" w:author="Utility" w:date="2019-08-13T13:51:00Z">
        <w:r w:rsidR="00F26D34">
          <w:rPr>
            <w:rFonts w:ascii="Bookman Old Style" w:hAnsi="Bookman Old Style"/>
            <w:sz w:val="24"/>
            <w:szCs w:val="24"/>
          </w:rPr>
          <w:t xml:space="preserve">. </w:t>
        </w:r>
      </w:ins>
    </w:p>
    <w:p w14:paraId="73E8E711" w14:textId="1166831B" w:rsidR="001D3F73" w:rsidRDefault="00FC6AF8">
      <w:pPr>
        <w:pStyle w:val="Standard"/>
        <w:jc w:val="both"/>
      </w:pPr>
      <w:r>
        <w:rPr>
          <w:rFonts w:ascii="Bookman Old Style" w:hAnsi="Bookman Old Style"/>
          <w:sz w:val="24"/>
          <w:szCs w:val="24"/>
          <w:u w:val="single"/>
        </w:rPr>
        <w:t>A</w:t>
      </w:r>
      <w:r w:rsidR="001D56B3">
        <w:rPr>
          <w:rFonts w:ascii="Bookman Old Style" w:hAnsi="Bookman Old Style"/>
          <w:sz w:val="24"/>
          <w:szCs w:val="24"/>
          <w:u w:val="single"/>
        </w:rPr>
        <w:t>t</w:t>
      </w:r>
      <w:r>
        <w:rPr>
          <w:rFonts w:ascii="Bookman Old Style" w:hAnsi="Bookman Old Style"/>
          <w:sz w:val="24"/>
          <w:szCs w:val="24"/>
          <w:u w:val="single"/>
        </w:rPr>
        <w:t xml:space="preserve">tributes: </w:t>
      </w:r>
      <w:r>
        <w:rPr>
          <w:rFonts w:ascii="Bookman Old Style" w:hAnsi="Bookman Old Style"/>
          <w:sz w:val="24"/>
          <w:szCs w:val="24"/>
        </w:rPr>
        <w:t>none</w:t>
      </w:r>
    </w:p>
    <w:p w14:paraId="48F56ED6" w14:textId="77777777" w:rsidR="001D3F73" w:rsidRDefault="00FC6AF8">
      <w:pPr>
        <w:pStyle w:val="Standard"/>
        <w:jc w:val="both"/>
      </w:pPr>
      <w:r>
        <w:rPr>
          <w:rFonts w:ascii="Bookman Old Style" w:hAnsi="Bookman Old Style"/>
          <w:sz w:val="24"/>
          <w:szCs w:val="24"/>
          <w:u w:val="single"/>
        </w:rPr>
        <w:t>Example:</w:t>
      </w:r>
    </w:p>
    <w:p w14:paraId="578CB3DC" w14:textId="77777777" w:rsidR="00DB4B44" w:rsidRPr="00DB4B44" w:rsidRDefault="00DB4B44" w:rsidP="00CC3838">
      <w:pPr>
        <w:pStyle w:val="Ejemplos"/>
        <w:ind w:left="0" w:firstLine="720"/>
        <w:jc w:val="left"/>
      </w:pPr>
      <w:r w:rsidRPr="00DB4B44">
        <w:t>&lt;</w:t>
      </w:r>
      <w:r w:rsidRPr="00CC3838">
        <w:rPr>
          <w:color w:val="0070C0"/>
        </w:rPr>
        <w:t>Ecosystem-subset</w:t>
      </w:r>
      <w:r w:rsidRPr="00DB4B44">
        <w:t>&gt;</w:t>
      </w:r>
    </w:p>
    <w:p w14:paraId="4BDCE4F9" w14:textId="467BDBFE" w:rsidR="00DB4B44" w:rsidRPr="00DB4B44" w:rsidRDefault="00DB4B44" w:rsidP="00CC3838">
      <w:pPr>
        <w:pStyle w:val="Ejemplos"/>
        <w:ind w:firstLine="720"/>
        <w:jc w:val="left"/>
      </w:pPr>
      <w:r w:rsidRPr="00DB4B44">
        <w:t>&lt;Subset-descriptions&gt;</w:t>
      </w:r>
    </w:p>
    <w:p w14:paraId="74490D6E" w14:textId="7EDAB551" w:rsidR="00DB4B44" w:rsidRPr="00DB4B44" w:rsidRDefault="00DB4B44" w:rsidP="00CC3838">
      <w:pPr>
        <w:pStyle w:val="Ejemplos"/>
        <w:ind w:left="2160"/>
        <w:jc w:val="left"/>
      </w:pPr>
      <w:r w:rsidRPr="00DB4B44">
        <w:t>&lt;Subset-description lang="en"&gt;The assessment unit includes all the tepui shrublands of Venezuela.&lt;/Subset-description&gt;</w:t>
      </w:r>
    </w:p>
    <w:p w14:paraId="31952129" w14:textId="6116E2BF" w:rsidR="00DB4B44" w:rsidRPr="00DB4B44" w:rsidRDefault="00DB4B44" w:rsidP="00CC3838">
      <w:pPr>
        <w:pStyle w:val="Ejemplos"/>
        <w:ind w:firstLine="720"/>
        <w:jc w:val="left"/>
      </w:pPr>
      <w:r w:rsidRPr="00DB4B44">
        <w:t>&lt;/Subset-descriptions&gt;</w:t>
      </w:r>
    </w:p>
    <w:p w14:paraId="4125E076" w14:textId="469E92EC" w:rsidR="00DB4B44" w:rsidRPr="00DB4B44" w:rsidRDefault="00DB4B44" w:rsidP="00CC3838">
      <w:pPr>
        <w:pStyle w:val="Ejemplos"/>
        <w:ind w:firstLine="720"/>
        <w:jc w:val="left"/>
      </w:pPr>
      <w:r w:rsidRPr="00DB4B44">
        <w:t>&lt;Countries&gt;</w:t>
      </w:r>
    </w:p>
    <w:p w14:paraId="6520DC0B" w14:textId="34A92E30" w:rsidR="00DB4B44" w:rsidRPr="00DB4B44" w:rsidRDefault="00DB4B44" w:rsidP="00CC3838">
      <w:pPr>
        <w:pStyle w:val="Ejemplos"/>
        <w:ind w:left="1440" w:firstLine="720"/>
        <w:jc w:val="left"/>
      </w:pPr>
      <w:r w:rsidRPr="00DB4B44">
        <w:t>&lt;Country iso-code-2="VE"&gt;&lt;/Country&gt;</w:t>
      </w:r>
    </w:p>
    <w:p w14:paraId="38A66F48" w14:textId="48956058" w:rsidR="00DB4B44" w:rsidRPr="00DB4B44" w:rsidRDefault="00DB4B44" w:rsidP="00CC3838">
      <w:pPr>
        <w:pStyle w:val="Ejemplos"/>
        <w:ind w:firstLine="720"/>
        <w:jc w:val="left"/>
      </w:pPr>
      <w:r w:rsidRPr="00DB4B44">
        <w:t>&lt;/Countries&gt;</w:t>
      </w:r>
    </w:p>
    <w:p w14:paraId="2873B0B9" w14:textId="56ADC264" w:rsidR="00DB4B44" w:rsidRPr="00DB4B44" w:rsidRDefault="00DB4B44" w:rsidP="00CC3838">
      <w:pPr>
        <w:pStyle w:val="Ejemplos"/>
        <w:ind w:firstLine="720"/>
        <w:jc w:val="left"/>
      </w:pPr>
      <w:r w:rsidRPr="00DB4B44">
        <w:t>&lt;Spatial-data&gt;&lt;/Spatial-data&gt;</w:t>
      </w:r>
    </w:p>
    <w:p w14:paraId="34166856" w14:textId="6DADFB84" w:rsidR="001D3F73" w:rsidRPr="00DB4B44" w:rsidRDefault="00DB4B44" w:rsidP="00DB4B44">
      <w:pPr>
        <w:pStyle w:val="Ejemplos"/>
        <w:jc w:val="left"/>
      </w:pPr>
      <w:r w:rsidRPr="00DB4B44">
        <w:t>&lt;/</w:t>
      </w:r>
      <w:r w:rsidRPr="00CC3838">
        <w:rPr>
          <w:color w:val="0070C0"/>
        </w:rPr>
        <w:t>Ecosystem-subset</w:t>
      </w:r>
      <w:r w:rsidRPr="00DB4B44">
        <w:t>&gt;</w:t>
      </w:r>
    </w:p>
    <w:p w14:paraId="5AAD8109" w14:textId="0A170808" w:rsidR="001D3F73" w:rsidRDefault="00FC6AF8" w:rsidP="00D26FA2">
      <w:pPr>
        <w:pStyle w:val="Ttulo1"/>
        <w:numPr>
          <w:ilvl w:val="5"/>
          <w:numId w:val="29"/>
        </w:numPr>
      </w:pPr>
      <w:bookmarkStart w:id="970" w:name="_Toc10660028"/>
      <w:bookmarkStart w:id="971" w:name="_Toc10989958"/>
      <w:r>
        <w:t>Node: Sub-set description</w:t>
      </w:r>
      <w:r w:rsidR="00D26FA2">
        <w:t>s</w:t>
      </w:r>
      <w:bookmarkEnd w:id="970"/>
      <w:bookmarkEnd w:id="971"/>
    </w:p>
    <w:p w14:paraId="4D3C0F49" w14:textId="6FF83F41"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&lt;Subset</w:t>
      </w:r>
      <w:r w:rsidR="00541267">
        <w:rPr>
          <w:rFonts w:ascii="Bookman Old Style" w:hAnsi="Bookman Old Style"/>
          <w:sz w:val="24"/>
          <w:szCs w:val="24"/>
        </w:rPr>
        <w:t>-</w:t>
      </w:r>
      <w:r>
        <w:rPr>
          <w:rFonts w:ascii="Bookman Old Style" w:hAnsi="Bookman Old Style"/>
          <w:sz w:val="24"/>
          <w:szCs w:val="24"/>
        </w:rPr>
        <w:t>description</w:t>
      </w:r>
      <w:r w:rsidR="00D26FA2">
        <w:rPr>
          <w:rFonts w:ascii="Bookman Old Style" w:hAnsi="Bookman Old Style"/>
          <w:sz w:val="24"/>
          <w:szCs w:val="24"/>
        </w:rPr>
        <w:t>s</w:t>
      </w:r>
      <w:r>
        <w:rPr>
          <w:rFonts w:ascii="Bookman Old Style" w:hAnsi="Bookman Old Style"/>
          <w:sz w:val="24"/>
          <w:szCs w:val="24"/>
        </w:rPr>
        <w:t>&gt;</w:t>
      </w:r>
    </w:p>
    <w:p w14:paraId="14233545" w14:textId="6DEEA21C"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Ecosystem</w:t>
      </w:r>
      <w:r w:rsidR="00901C6C">
        <w:rPr>
          <w:rFonts w:ascii="Bookman Old Style" w:hAnsi="Bookman Old Style"/>
          <w:sz w:val="24"/>
          <w:szCs w:val="24"/>
        </w:rPr>
        <w:t>-</w:t>
      </w:r>
      <w:r>
        <w:rPr>
          <w:rFonts w:ascii="Bookman Old Style" w:hAnsi="Bookman Old Style"/>
          <w:sz w:val="24"/>
          <w:szCs w:val="24"/>
        </w:rPr>
        <w:t>subset</w:t>
      </w:r>
    </w:p>
    <w:p w14:paraId="25BF5210" w14:textId="3FFDD0F3" w:rsidR="001D3F73" w:rsidRDefault="00FC6AF8">
      <w:pPr>
        <w:pStyle w:val="Standard"/>
        <w:spacing w:after="0" w:line="276" w:lineRule="auto"/>
      </w:pPr>
      <w:r>
        <w:rPr>
          <w:rFonts w:ascii="Bookman Old Style" w:hAnsi="Bookman Old Style"/>
          <w:sz w:val="24"/>
          <w:szCs w:val="24"/>
          <w:u w:val="single"/>
        </w:rPr>
        <w:t>Child</w:t>
      </w:r>
      <w:r w:rsidR="00C86762">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sidR="00D26FA2">
        <w:rPr>
          <w:rFonts w:ascii="Bookman Old Style" w:hAnsi="Bookman Old Style"/>
          <w:sz w:val="24"/>
          <w:szCs w:val="24"/>
        </w:rPr>
        <w:t>Subset-description</w:t>
      </w:r>
    </w:p>
    <w:p w14:paraId="37BBF9EB" w14:textId="77777777" w:rsidR="001D3F73" w:rsidRDefault="001D3F73">
      <w:pPr>
        <w:pStyle w:val="Standard"/>
        <w:spacing w:after="0" w:line="276" w:lineRule="auto"/>
        <w:rPr>
          <w:rFonts w:ascii="Bookman Old Style" w:hAnsi="Bookman Old Style"/>
          <w:sz w:val="24"/>
          <w:szCs w:val="24"/>
        </w:rPr>
      </w:pPr>
    </w:p>
    <w:p w14:paraId="39D286D9" w14:textId="2202A8B5" w:rsidR="00CC3838" w:rsidRDefault="00FC6AF8" w:rsidP="00CC3838">
      <w:pPr>
        <w:pStyle w:val="Standard"/>
        <w:jc w:val="both"/>
      </w:pPr>
      <w:r>
        <w:rPr>
          <w:rFonts w:ascii="Bookman Old Style" w:hAnsi="Bookman Old Style"/>
          <w:sz w:val="24"/>
          <w:szCs w:val="24"/>
          <w:u w:val="single"/>
        </w:rPr>
        <w:lastRenderedPageBreak/>
        <w:t>Content:</w:t>
      </w:r>
      <w:r w:rsidR="00CC3838">
        <w:rPr>
          <w:rFonts w:ascii="Bookman Old Style" w:hAnsi="Bookman Old Style"/>
          <w:sz w:val="24"/>
          <w:szCs w:val="24"/>
        </w:rPr>
        <w:t xml:space="preserve"> Element containing a list of</w:t>
      </w:r>
      <w:r>
        <w:rPr>
          <w:rFonts w:ascii="Bookman Old Style" w:hAnsi="Bookman Old Style"/>
          <w:sz w:val="24"/>
          <w:szCs w:val="24"/>
        </w:rPr>
        <w:t xml:space="preserve"> text description</w:t>
      </w:r>
      <w:r w:rsidR="00CC3838">
        <w:rPr>
          <w:rFonts w:ascii="Bookman Old Style" w:hAnsi="Bookman Old Style"/>
          <w:sz w:val="24"/>
          <w:szCs w:val="24"/>
        </w:rPr>
        <w:t>s</w:t>
      </w:r>
      <w:r>
        <w:rPr>
          <w:rFonts w:ascii="Bookman Old Style" w:hAnsi="Bookman Old Style"/>
          <w:sz w:val="24"/>
          <w:szCs w:val="24"/>
        </w:rPr>
        <w:t xml:space="preserve"> of the sub-se</w:t>
      </w:r>
      <w:r w:rsidR="00CC3838">
        <w:rPr>
          <w:rFonts w:ascii="Bookman Old Style" w:hAnsi="Bookman Old Style"/>
          <w:sz w:val="24"/>
          <w:szCs w:val="24"/>
        </w:rPr>
        <w:t>t assessed</w:t>
      </w:r>
      <w:r>
        <w:rPr>
          <w:rFonts w:ascii="Bookman Old Style" w:hAnsi="Bookman Old Style"/>
          <w:sz w:val="24"/>
          <w:szCs w:val="24"/>
        </w:rPr>
        <w:t xml:space="preserve"> of the</w:t>
      </w:r>
      <w:r w:rsidR="000A236C">
        <w:rPr>
          <w:rFonts w:ascii="Bookman Old Style" w:hAnsi="Bookman Old Style"/>
          <w:sz w:val="24"/>
          <w:szCs w:val="24"/>
        </w:rPr>
        <w:t xml:space="preserve"> entire</w:t>
      </w:r>
      <w:r>
        <w:rPr>
          <w:rFonts w:ascii="Bookman Old Style" w:hAnsi="Bookman Old Style"/>
          <w:sz w:val="24"/>
          <w:szCs w:val="24"/>
        </w:rPr>
        <w:t xml:space="preserve"> assessment target (ecos</w:t>
      </w:r>
      <w:r w:rsidR="00CC3838">
        <w:rPr>
          <w:rFonts w:ascii="Bookman Old Style" w:hAnsi="Bookman Old Style"/>
          <w:sz w:val="24"/>
          <w:szCs w:val="24"/>
        </w:rPr>
        <w:t>ystem, biotope, habitat unit) in the different languages available.</w:t>
      </w:r>
    </w:p>
    <w:p w14:paraId="416F7880" w14:textId="025CB684" w:rsidR="001D3F73" w:rsidRDefault="001D3F73">
      <w:pPr>
        <w:pStyle w:val="Standard"/>
        <w:jc w:val="both"/>
      </w:pPr>
    </w:p>
    <w:p w14:paraId="6C6E8EF4" w14:textId="3665CEA6" w:rsidR="001D3F73" w:rsidRDefault="00FC6AF8">
      <w:pPr>
        <w:pStyle w:val="Standard"/>
        <w:jc w:val="both"/>
      </w:pPr>
      <w:r>
        <w:rPr>
          <w:rFonts w:ascii="Bookman Old Style" w:hAnsi="Bookman Old Style"/>
          <w:sz w:val="24"/>
          <w:szCs w:val="24"/>
          <w:u w:val="single"/>
        </w:rPr>
        <w:t>At</w:t>
      </w:r>
      <w:r w:rsidR="00C86762">
        <w:rPr>
          <w:rFonts w:ascii="Bookman Old Style" w:hAnsi="Bookman Old Style"/>
          <w:sz w:val="24"/>
          <w:szCs w:val="24"/>
          <w:u w:val="single"/>
        </w:rPr>
        <w:t>t</w:t>
      </w:r>
      <w:r>
        <w:rPr>
          <w:rFonts w:ascii="Bookman Old Style" w:hAnsi="Bookman Old Style"/>
          <w:sz w:val="24"/>
          <w:szCs w:val="24"/>
          <w:u w:val="single"/>
        </w:rPr>
        <w:t>ributes:</w:t>
      </w:r>
      <w:r w:rsidRPr="0086663B">
        <w:rPr>
          <w:rFonts w:ascii="Bookman Old Style" w:hAnsi="Bookman Old Style"/>
          <w:sz w:val="24"/>
          <w:szCs w:val="24"/>
        </w:rPr>
        <w:t xml:space="preserve"> </w:t>
      </w:r>
      <w:r>
        <w:rPr>
          <w:rFonts w:ascii="Bookman Old Style" w:hAnsi="Bookman Old Style"/>
          <w:sz w:val="24"/>
          <w:szCs w:val="24"/>
        </w:rPr>
        <w:t>none</w:t>
      </w:r>
    </w:p>
    <w:p w14:paraId="686F1947" w14:textId="77777777" w:rsidR="001D3F73" w:rsidRDefault="00FC6AF8">
      <w:pPr>
        <w:pStyle w:val="Standard"/>
        <w:jc w:val="both"/>
      </w:pPr>
      <w:r>
        <w:rPr>
          <w:rFonts w:ascii="Bookman Old Style" w:hAnsi="Bookman Old Style"/>
          <w:sz w:val="24"/>
          <w:szCs w:val="24"/>
          <w:u w:val="single"/>
        </w:rPr>
        <w:t>Example:</w:t>
      </w:r>
    </w:p>
    <w:p w14:paraId="54E1F76F" w14:textId="77777777" w:rsidR="00CC3838" w:rsidRPr="00DB4B44" w:rsidRDefault="00CC3838" w:rsidP="00CC3838">
      <w:pPr>
        <w:pStyle w:val="Ejemplos"/>
        <w:ind w:firstLine="720"/>
        <w:jc w:val="left"/>
      </w:pPr>
      <w:r w:rsidRPr="00DB4B44">
        <w:t>&lt;</w:t>
      </w:r>
      <w:r w:rsidRPr="00CC3838">
        <w:rPr>
          <w:color w:val="0070C0"/>
        </w:rPr>
        <w:t>Subset-descriptions</w:t>
      </w:r>
      <w:r w:rsidRPr="00DB4B44">
        <w:t>&gt;</w:t>
      </w:r>
    </w:p>
    <w:p w14:paraId="7BDE3882" w14:textId="77777777" w:rsidR="00CC3838" w:rsidRPr="00DB4B44" w:rsidRDefault="00CC3838" w:rsidP="00CC3838">
      <w:pPr>
        <w:pStyle w:val="Ejemplos"/>
        <w:ind w:left="2160"/>
        <w:jc w:val="left"/>
      </w:pPr>
      <w:r w:rsidRPr="00DB4B44">
        <w:t>&lt;Subset-description lang="en"&gt;The assessment unit includes all the tepui shrublands of Venezuela.&lt;/Subset-description&gt;</w:t>
      </w:r>
    </w:p>
    <w:p w14:paraId="172AD59B" w14:textId="77777777" w:rsidR="00CC3838" w:rsidRPr="00DB4B44" w:rsidRDefault="00CC3838" w:rsidP="00CC3838">
      <w:pPr>
        <w:pStyle w:val="Ejemplos"/>
        <w:ind w:firstLine="720"/>
        <w:jc w:val="left"/>
      </w:pPr>
      <w:r w:rsidRPr="00DB4B44">
        <w:t>&lt;/</w:t>
      </w:r>
      <w:r w:rsidRPr="00CC3838">
        <w:rPr>
          <w:color w:val="0070C0"/>
        </w:rPr>
        <w:t>Subset-descriptions</w:t>
      </w:r>
      <w:r w:rsidRPr="00DB4B44">
        <w:t>&gt;</w:t>
      </w:r>
    </w:p>
    <w:p w14:paraId="202C6600" w14:textId="77777777" w:rsidR="001D3F73" w:rsidRDefault="001D3F73">
      <w:pPr>
        <w:pStyle w:val="Standard"/>
        <w:spacing w:after="0" w:line="240" w:lineRule="auto"/>
        <w:rPr>
          <w:rFonts w:ascii="Courier New" w:hAnsi="Courier New" w:cs="Courier New"/>
        </w:rPr>
      </w:pPr>
    </w:p>
    <w:p w14:paraId="3A370A3F" w14:textId="77777777" w:rsidR="00D26FA2" w:rsidRDefault="00D26FA2" w:rsidP="00D26FA2">
      <w:pPr>
        <w:pStyle w:val="Ttulo1"/>
        <w:numPr>
          <w:ilvl w:val="6"/>
          <w:numId w:val="29"/>
        </w:numPr>
      </w:pPr>
      <w:bookmarkStart w:id="972" w:name="_Toc10660029"/>
      <w:bookmarkStart w:id="973" w:name="_Toc10989959"/>
      <w:r>
        <w:t>Node: Sub-set description</w:t>
      </w:r>
      <w:bookmarkEnd w:id="972"/>
      <w:bookmarkEnd w:id="973"/>
    </w:p>
    <w:p w14:paraId="6C90E95A" w14:textId="77777777" w:rsidR="00D26FA2" w:rsidRDefault="00D26FA2" w:rsidP="00D26FA2">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&lt;Subset-description&gt;</w:t>
      </w:r>
    </w:p>
    <w:p w14:paraId="0E551311" w14:textId="77777777" w:rsidR="00D26FA2" w:rsidRDefault="00D26FA2" w:rsidP="00D26FA2">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Ecosystem-subset</w:t>
      </w:r>
    </w:p>
    <w:p w14:paraId="70C91FE8" w14:textId="77777777" w:rsidR="00D26FA2" w:rsidRDefault="00D26FA2" w:rsidP="00D26FA2">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6ED9F1FA" w14:textId="77777777" w:rsidR="00D26FA2" w:rsidRDefault="00D26FA2" w:rsidP="00D26FA2">
      <w:pPr>
        <w:pStyle w:val="Standard"/>
        <w:spacing w:after="0" w:line="276" w:lineRule="auto"/>
        <w:rPr>
          <w:rFonts w:ascii="Bookman Old Style" w:hAnsi="Bookman Old Style"/>
          <w:sz w:val="24"/>
          <w:szCs w:val="24"/>
        </w:rPr>
      </w:pPr>
    </w:p>
    <w:p w14:paraId="3A24F6D6" w14:textId="7051E830" w:rsidR="00D26FA2" w:rsidRDefault="00D26FA2" w:rsidP="00D26FA2">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text des</w:t>
      </w:r>
      <w:r w:rsidR="00CC3838">
        <w:rPr>
          <w:rFonts w:ascii="Bookman Old Style" w:hAnsi="Bookman Old Style"/>
          <w:sz w:val="24"/>
          <w:szCs w:val="24"/>
        </w:rPr>
        <w:t xml:space="preserve">cription of </w:t>
      </w:r>
      <w:commentRangeStart w:id="974"/>
      <w:r w:rsidR="00CC3838">
        <w:rPr>
          <w:rFonts w:ascii="Bookman Old Style" w:hAnsi="Bookman Old Style"/>
          <w:sz w:val="24"/>
          <w:szCs w:val="24"/>
        </w:rPr>
        <w:t>the sub-set assessed</w:t>
      </w:r>
      <w:r>
        <w:rPr>
          <w:rFonts w:ascii="Bookman Old Style" w:hAnsi="Bookman Old Style"/>
          <w:sz w:val="24"/>
          <w:szCs w:val="24"/>
        </w:rPr>
        <w:t xml:space="preserve"> of the</w:t>
      </w:r>
      <w:r w:rsidR="000A236C">
        <w:rPr>
          <w:rFonts w:ascii="Bookman Old Style" w:hAnsi="Bookman Old Style"/>
          <w:sz w:val="24"/>
          <w:szCs w:val="24"/>
        </w:rPr>
        <w:t xml:space="preserve"> entire</w:t>
      </w:r>
      <w:r>
        <w:rPr>
          <w:rFonts w:ascii="Bookman Old Style" w:hAnsi="Bookman Old Style"/>
          <w:sz w:val="24"/>
          <w:szCs w:val="24"/>
        </w:rPr>
        <w:t xml:space="preserve"> assessment target (ecos</w:t>
      </w:r>
      <w:r w:rsidR="00CC3838">
        <w:rPr>
          <w:rFonts w:ascii="Bookman Old Style" w:hAnsi="Bookman Old Style"/>
          <w:sz w:val="24"/>
          <w:szCs w:val="24"/>
        </w:rPr>
        <w:t>ystem, biotope, habitat unit). While assessment target nodes describes the assessment target at its whole distribution, sub-set nodes describes the fragment of the assessment target that was assessed.</w:t>
      </w:r>
      <w:commentRangeEnd w:id="974"/>
      <w:r w:rsidR="001D0403">
        <w:rPr>
          <w:rStyle w:val="Refdecomentario"/>
        </w:rPr>
        <w:commentReference w:id="974"/>
      </w:r>
    </w:p>
    <w:p w14:paraId="371E42B0" w14:textId="77777777" w:rsidR="00D26FA2" w:rsidRDefault="00D26FA2" w:rsidP="00D26FA2">
      <w:pPr>
        <w:pStyle w:val="Standard"/>
        <w:jc w:val="both"/>
      </w:pPr>
      <w:r>
        <w:rPr>
          <w:rFonts w:ascii="Bookman Old Style" w:hAnsi="Bookman Old Style"/>
          <w:sz w:val="24"/>
          <w:szCs w:val="24"/>
          <w:u w:val="single"/>
        </w:rPr>
        <w:t>Attributes:</w:t>
      </w:r>
      <w:r w:rsidRPr="0086663B">
        <w:rPr>
          <w:rFonts w:ascii="Bookman Old Style" w:hAnsi="Bookman Old Style"/>
          <w:sz w:val="24"/>
          <w:szCs w:val="24"/>
        </w:rPr>
        <w:t xml:space="preserve"> </w:t>
      </w:r>
      <w:r>
        <w:rPr>
          <w:rFonts w:ascii="Bookman Old Style" w:hAnsi="Bookman Old Style"/>
          <w:sz w:val="24"/>
          <w:szCs w:val="24"/>
        </w:rPr>
        <w:t>none</w:t>
      </w:r>
    </w:p>
    <w:p w14:paraId="1EF136B3" w14:textId="77777777" w:rsidR="00D26FA2" w:rsidRDefault="00D26FA2" w:rsidP="00D26FA2">
      <w:pPr>
        <w:pStyle w:val="Standard"/>
        <w:jc w:val="both"/>
      </w:pPr>
      <w:r>
        <w:rPr>
          <w:rFonts w:ascii="Bookman Old Style" w:hAnsi="Bookman Old Style"/>
          <w:sz w:val="24"/>
          <w:szCs w:val="24"/>
          <w:u w:val="single"/>
        </w:rPr>
        <w:t>Example:</w:t>
      </w:r>
    </w:p>
    <w:p w14:paraId="4CBFCF78" w14:textId="77777777" w:rsidR="00CC3838" w:rsidRPr="00CC3838" w:rsidRDefault="00CC3838" w:rsidP="00CC3838">
      <w:pPr>
        <w:pStyle w:val="Ejemplos"/>
        <w:ind w:firstLine="720"/>
        <w:jc w:val="left"/>
      </w:pPr>
      <w:r w:rsidRPr="00DB4B44">
        <w:t>&lt;</w:t>
      </w:r>
      <w:r w:rsidRPr="00CC3838">
        <w:t>Subset-descriptions&gt;</w:t>
      </w:r>
    </w:p>
    <w:p w14:paraId="75871FE2" w14:textId="2A7626F5" w:rsidR="00CC3838" w:rsidRPr="00CC3838" w:rsidRDefault="00CC3838" w:rsidP="00CC3838">
      <w:pPr>
        <w:pStyle w:val="Ejemplos"/>
        <w:ind w:left="2160"/>
        <w:jc w:val="left"/>
      </w:pPr>
      <w:r w:rsidRPr="00CC3838">
        <w:t>&lt;</w:t>
      </w:r>
      <w:r w:rsidRPr="00CC3838">
        <w:rPr>
          <w:color w:val="0070C0"/>
        </w:rPr>
        <w:t xml:space="preserve">Subset-description </w:t>
      </w:r>
      <w:r w:rsidRPr="00CC3838">
        <w:rPr>
          <w:color w:val="FF0000"/>
        </w:rPr>
        <w:t>lang</w:t>
      </w:r>
      <w:r w:rsidRPr="00CC3838">
        <w:t>="en"&gt;</w:t>
      </w:r>
      <w:ins w:id="975" w:author="Michelle Castellanos" w:date="2019-09-03T23:38:00Z">
        <w:r w:rsidR="000A236C" w:rsidRPr="000A236C">
          <w:t>This case study focuses on the coastal lagoons that comprise the Coorong, and the Murray Mouth estuary, where the River Murray meets the sea. The upstream Lower Lakes are largely freshwater, being separated from the Coorong by a series of artificial barrages that control the flow of water between the two. The Lower Lakes therefore comprise a different characteristic biota to the Coorong and Murray Mouth, so are not included in this assessment</w:t>
        </w:r>
      </w:ins>
      <w:r w:rsidRPr="00CC3838">
        <w:t>.&lt;/</w:t>
      </w:r>
      <w:r w:rsidRPr="00CC3838">
        <w:rPr>
          <w:color w:val="0070C0"/>
        </w:rPr>
        <w:t>Subset-description</w:t>
      </w:r>
      <w:r w:rsidRPr="00CC3838">
        <w:t>&gt;</w:t>
      </w:r>
    </w:p>
    <w:p w14:paraId="5BDF1384" w14:textId="77777777" w:rsidR="00CC3838" w:rsidRPr="00CC3838" w:rsidRDefault="00CC3838" w:rsidP="00CC3838">
      <w:pPr>
        <w:pStyle w:val="Ejemplos"/>
        <w:ind w:firstLine="720"/>
        <w:jc w:val="left"/>
      </w:pPr>
      <w:r w:rsidRPr="00CC3838">
        <w:t>&lt;/Subset-descriptions&gt;</w:t>
      </w:r>
    </w:p>
    <w:p w14:paraId="6FC618FC" w14:textId="77777777" w:rsidR="00D26FA2" w:rsidRDefault="00D26FA2">
      <w:pPr>
        <w:pStyle w:val="Standard"/>
        <w:spacing w:after="0" w:line="240" w:lineRule="auto"/>
        <w:rPr>
          <w:rFonts w:ascii="Courier New" w:hAnsi="Courier New" w:cs="Courier New"/>
        </w:rPr>
      </w:pPr>
    </w:p>
    <w:p w14:paraId="6251DCE6" w14:textId="73E2A417" w:rsidR="001D3F73" w:rsidRDefault="00FC6AF8" w:rsidP="00D26FA2">
      <w:pPr>
        <w:pStyle w:val="Ttulo1"/>
        <w:numPr>
          <w:ilvl w:val="5"/>
          <w:numId w:val="29"/>
        </w:numPr>
      </w:pPr>
      <w:bookmarkStart w:id="976" w:name="_Toc10660030"/>
      <w:bookmarkStart w:id="977" w:name="_Toc10989960"/>
      <w:r>
        <w:t>Node: Countries</w:t>
      </w:r>
      <w:bookmarkEnd w:id="976"/>
      <w:bookmarkEnd w:id="977"/>
    </w:p>
    <w:p w14:paraId="799447A8"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&lt;Countries&gt;</w:t>
      </w:r>
    </w:p>
    <w:p w14:paraId="488DEBA5" w14:textId="5681B5DE"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Ecosystem</w:t>
      </w:r>
      <w:r w:rsidR="00901C6C">
        <w:rPr>
          <w:rFonts w:ascii="Bookman Old Style" w:hAnsi="Bookman Old Style"/>
          <w:sz w:val="24"/>
          <w:szCs w:val="24"/>
        </w:rPr>
        <w:t>-</w:t>
      </w:r>
      <w:r>
        <w:rPr>
          <w:rFonts w:ascii="Bookman Old Style" w:hAnsi="Bookman Old Style"/>
          <w:sz w:val="24"/>
          <w:szCs w:val="24"/>
        </w:rPr>
        <w:t>subset</w:t>
      </w:r>
    </w:p>
    <w:p w14:paraId="0795FD46" w14:textId="0453619F" w:rsidR="001D3F73" w:rsidRDefault="00FC6AF8">
      <w:pPr>
        <w:pStyle w:val="Standard"/>
        <w:spacing w:after="0" w:line="276" w:lineRule="auto"/>
      </w:pPr>
      <w:r>
        <w:rPr>
          <w:rFonts w:ascii="Bookman Old Style" w:hAnsi="Bookman Old Style"/>
          <w:sz w:val="24"/>
          <w:szCs w:val="24"/>
          <w:u w:val="single"/>
        </w:rPr>
        <w:lastRenderedPageBreak/>
        <w:t>Child</w:t>
      </w:r>
      <w:r w:rsidR="00C86762">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Country</w:t>
      </w:r>
    </w:p>
    <w:p w14:paraId="2022223A" w14:textId="77777777" w:rsidR="001D3F73" w:rsidRDefault="001D3F73">
      <w:pPr>
        <w:pStyle w:val="Standard"/>
        <w:spacing w:after="0" w:line="276" w:lineRule="auto"/>
        <w:rPr>
          <w:rFonts w:ascii="Bookman Old Style" w:hAnsi="Bookman Old Style"/>
          <w:sz w:val="24"/>
          <w:szCs w:val="24"/>
        </w:rPr>
      </w:pPr>
    </w:p>
    <w:p w14:paraId="5887BC99" w14:textId="37ECF989"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list of geographical entities (countries) where the </w:t>
      </w:r>
      <w:r w:rsidRPr="0090428A">
        <w:rPr>
          <w:rFonts w:ascii="Bookman Old Style" w:hAnsi="Bookman Old Style"/>
          <w:b/>
          <w:sz w:val="24"/>
          <w:szCs w:val="24"/>
        </w:rPr>
        <w:t>assessment unit</w:t>
      </w:r>
      <w:r>
        <w:rPr>
          <w:rFonts w:ascii="Bookman Old Style" w:hAnsi="Bookman Old Style"/>
          <w:sz w:val="24"/>
          <w:szCs w:val="24"/>
        </w:rPr>
        <w:t xml:space="preserve"> is distributed</w:t>
      </w:r>
      <w:ins w:id="978" w:author="Michelle Castellanos" w:date="2019-09-03T23:38:00Z">
        <w:r w:rsidR="000A236C">
          <w:rPr>
            <w:rFonts w:ascii="Bookman Old Style" w:hAnsi="Bookman Old Style"/>
            <w:sz w:val="24"/>
            <w:szCs w:val="24"/>
          </w:rPr>
          <w:t xml:space="preserve"> (not necessarily the same as the entire distribution of the assessment target)</w:t>
        </w:r>
      </w:ins>
      <w:del w:id="979" w:author="Michelle Castellanos" w:date="2019-09-03T23:38:00Z">
        <w:r w:rsidDel="000A236C">
          <w:rPr>
            <w:rFonts w:ascii="Bookman Old Style" w:hAnsi="Bookman Old Style"/>
            <w:sz w:val="24"/>
            <w:szCs w:val="24"/>
          </w:rPr>
          <w:delText>.</w:delText>
        </w:r>
      </w:del>
    </w:p>
    <w:p w14:paraId="6A5B15E4" w14:textId="57B8868D" w:rsidR="001D3F73" w:rsidRDefault="00FC6AF8">
      <w:pPr>
        <w:pStyle w:val="Standard"/>
        <w:jc w:val="both"/>
      </w:pPr>
      <w:r>
        <w:rPr>
          <w:rFonts w:ascii="Bookman Old Style" w:hAnsi="Bookman Old Style"/>
          <w:sz w:val="24"/>
          <w:szCs w:val="24"/>
          <w:u w:val="single"/>
        </w:rPr>
        <w:t>A</w:t>
      </w:r>
      <w:r w:rsidR="00C86762">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4363C3A3" w14:textId="77777777" w:rsidR="001D3F73" w:rsidRDefault="00FC6AF8">
      <w:pPr>
        <w:pStyle w:val="Standard"/>
        <w:jc w:val="both"/>
      </w:pPr>
      <w:r>
        <w:rPr>
          <w:rFonts w:ascii="Bookman Old Style" w:hAnsi="Bookman Old Style"/>
          <w:sz w:val="24"/>
          <w:szCs w:val="24"/>
          <w:u w:val="single"/>
        </w:rPr>
        <w:t>Example:</w:t>
      </w:r>
    </w:p>
    <w:p w14:paraId="65552F10" w14:textId="71D15DE2" w:rsidR="001D3F73" w:rsidRPr="0090428A" w:rsidRDefault="0090428A">
      <w:pPr>
        <w:pStyle w:val="Standard"/>
        <w:spacing w:after="0"/>
        <w:jc w:val="both"/>
        <w:rPr>
          <w:rFonts w:asciiTheme="minorHAnsi" w:hAnsiTheme="minorHAnsi" w:cstheme="minorHAnsi"/>
          <w:sz w:val="24"/>
        </w:rPr>
      </w:pPr>
      <w:r>
        <w:rPr>
          <w:rFonts w:ascii="Courier New" w:hAnsi="Courier New" w:cs="Courier New"/>
        </w:rPr>
        <w:t xml:space="preserve">   </w:t>
      </w:r>
      <w:r w:rsidR="00FC6AF8" w:rsidRPr="0090428A">
        <w:rPr>
          <w:rFonts w:asciiTheme="minorHAnsi" w:hAnsiTheme="minorHAnsi" w:cstheme="minorHAnsi"/>
          <w:sz w:val="24"/>
        </w:rPr>
        <w:t>&lt;</w:t>
      </w:r>
      <w:r w:rsidR="00FC6AF8" w:rsidRPr="0090428A">
        <w:rPr>
          <w:rFonts w:asciiTheme="minorHAnsi" w:hAnsiTheme="minorHAnsi" w:cstheme="minorHAnsi"/>
          <w:color w:val="0070C0"/>
          <w:sz w:val="24"/>
        </w:rPr>
        <w:t>Countries</w:t>
      </w:r>
      <w:r w:rsidR="00FC6AF8" w:rsidRPr="0090428A">
        <w:rPr>
          <w:rFonts w:asciiTheme="minorHAnsi" w:hAnsiTheme="minorHAnsi" w:cstheme="minorHAnsi"/>
          <w:sz w:val="24"/>
        </w:rPr>
        <w:t>&gt;</w:t>
      </w:r>
    </w:p>
    <w:p w14:paraId="0CDC0789" w14:textId="59223C06" w:rsidR="0090428A" w:rsidRDefault="00FC6AF8">
      <w:pPr>
        <w:pStyle w:val="Standard"/>
        <w:spacing w:after="0"/>
        <w:jc w:val="both"/>
        <w:rPr>
          <w:rFonts w:asciiTheme="minorHAnsi" w:hAnsiTheme="minorHAnsi" w:cstheme="minorHAnsi"/>
          <w:sz w:val="24"/>
        </w:rPr>
      </w:pPr>
      <w:r w:rsidRPr="0090428A">
        <w:rPr>
          <w:rFonts w:asciiTheme="minorHAnsi" w:hAnsiTheme="minorHAnsi" w:cstheme="minorHAnsi"/>
          <w:sz w:val="24"/>
        </w:rPr>
        <w:t xml:space="preserve">       </w:t>
      </w:r>
      <w:r w:rsidR="0090428A">
        <w:rPr>
          <w:rFonts w:asciiTheme="minorHAnsi" w:hAnsiTheme="minorHAnsi" w:cstheme="minorHAnsi"/>
          <w:sz w:val="24"/>
        </w:rPr>
        <w:tab/>
      </w:r>
      <w:r w:rsidRPr="0090428A">
        <w:rPr>
          <w:rFonts w:asciiTheme="minorHAnsi" w:hAnsiTheme="minorHAnsi" w:cstheme="minorHAnsi"/>
          <w:sz w:val="24"/>
        </w:rPr>
        <w:t xml:space="preserve"> &lt;Country iso-code-2="VE"&gt;Venezuela&lt;/Country&gt;</w:t>
      </w:r>
    </w:p>
    <w:p w14:paraId="134872E4" w14:textId="491D0A3C" w:rsidR="001D3F73" w:rsidRPr="0090428A" w:rsidRDefault="00FC6AF8">
      <w:pPr>
        <w:pStyle w:val="Standard"/>
        <w:spacing w:after="0"/>
        <w:jc w:val="both"/>
        <w:rPr>
          <w:rFonts w:asciiTheme="minorHAnsi" w:hAnsiTheme="minorHAnsi" w:cstheme="minorHAnsi"/>
          <w:sz w:val="24"/>
        </w:rPr>
      </w:pPr>
      <w:r w:rsidRPr="0090428A">
        <w:rPr>
          <w:rFonts w:asciiTheme="minorHAnsi" w:hAnsiTheme="minorHAnsi" w:cstheme="minorHAnsi"/>
          <w:sz w:val="24"/>
        </w:rPr>
        <w:t xml:space="preserve">        </w:t>
      </w:r>
      <w:r w:rsidR="0090428A">
        <w:rPr>
          <w:rFonts w:asciiTheme="minorHAnsi" w:hAnsiTheme="minorHAnsi" w:cstheme="minorHAnsi"/>
          <w:sz w:val="24"/>
        </w:rPr>
        <w:t xml:space="preserve"> </w:t>
      </w:r>
      <w:r w:rsidRPr="0090428A">
        <w:rPr>
          <w:rFonts w:asciiTheme="minorHAnsi" w:hAnsiTheme="minorHAnsi" w:cstheme="minorHAnsi"/>
          <w:sz w:val="24"/>
        </w:rPr>
        <w:t>&lt;/</w:t>
      </w:r>
      <w:r w:rsidRPr="0090428A">
        <w:rPr>
          <w:rFonts w:asciiTheme="minorHAnsi" w:hAnsiTheme="minorHAnsi" w:cstheme="minorHAnsi"/>
          <w:color w:val="0070C0"/>
          <w:sz w:val="24"/>
        </w:rPr>
        <w:t>Countries</w:t>
      </w:r>
      <w:r w:rsidRPr="0090428A">
        <w:rPr>
          <w:rFonts w:asciiTheme="minorHAnsi" w:hAnsiTheme="minorHAnsi" w:cstheme="minorHAnsi"/>
          <w:sz w:val="24"/>
        </w:rPr>
        <w:t>&gt;</w:t>
      </w:r>
    </w:p>
    <w:p w14:paraId="5D6C63BA" w14:textId="77777777" w:rsidR="001D3F73" w:rsidRDefault="001D3F73">
      <w:pPr>
        <w:pStyle w:val="Standard"/>
        <w:spacing w:after="0" w:line="240" w:lineRule="auto"/>
        <w:rPr>
          <w:rFonts w:ascii="Bookman Old Style" w:hAnsi="Bookman Old Style"/>
          <w:sz w:val="24"/>
          <w:szCs w:val="24"/>
          <w:u w:val="single"/>
        </w:rPr>
      </w:pPr>
    </w:p>
    <w:p w14:paraId="223ABAAD" w14:textId="2A76F1CE" w:rsidR="001D3F73" w:rsidRDefault="00FC6AF8" w:rsidP="00D26FA2">
      <w:pPr>
        <w:pStyle w:val="Ttulo1"/>
        <w:numPr>
          <w:ilvl w:val="6"/>
          <w:numId w:val="29"/>
        </w:numPr>
      </w:pPr>
      <w:bookmarkStart w:id="980" w:name="_Toc10660031"/>
      <w:bookmarkStart w:id="981" w:name="_Toc10989961"/>
      <w:r>
        <w:t>Node: Country</w:t>
      </w:r>
      <w:bookmarkEnd w:id="980"/>
      <w:bookmarkEnd w:id="981"/>
    </w:p>
    <w:p w14:paraId="42184C19"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&lt;Country&gt;</w:t>
      </w:r>
    </w:p>
    <w:p w14:paraId="392C3F56" w14:textId="77777777" w:rsidR="001D3F73" w:rsidRDefault="00FC6AF8">
      <w:pPr>
        <w:pStyle w:val="Standard"/>
        <w:spacing w:after="0" w:line="276" w:lineRule="auto"/>
      </w:pPr>
      <w:r>
        <w:rPr>
          <w:rFonts w:ascii="Bookman Old Style" w:hAnsi="Bookman Old Style"/>
          <w:sz w:val="24"/>
          <w:szCs w:val="24"/>
          <w:u w:val="single"/>
        </w:rPr>
        <w:t>Parent:</w:t>
      </w:r>
      <w:r w:rsidRPr="0086663B">
        <w:rPr>
          <w:rFonts w:ascii="Bookman Old Style" w:hAnsi="Bookman Old Style"/>
          <w:sz w:val="24"/>
          <w:szCs w:val="24"/>
        </w:rPr>
        <w:t xml:space="preserve"> </w:t>
      </w:r>
      <w:r>
        <w:rPr>
          <w:rFonts w:ascii="Bookman Old Style" w:hAnsi="Bookman Old Style"/>
          <w:sz w:val="24"/>
          <w:szCs w:val="24"/>
        </w:rPr>
        <w:t>Countries</w:t>
      </w:r>
    </w:p>
    <w:p w14:paraId="7186A16D" w14:textId="14C4F309" w:rsidR="001D3F73" w:rsidRDefault="00FC6AF8">
      <w:pPr>
        <w:pStyle w:val="Standard"/>
        <w:spacing w:after="0" w:line="276" w:lineRule="auto"/>
      </w:pPr>
      <w:r>
        <w:rPr>
          <w:rFonts w:ascii="Bookman Old Style" w:hAnsi="Bookman Old Style"/>
          <w:sz w:val="24"/>
          <w:szCs w:val="24"/>
          <w:u w:val="single"/>
        </w:rPr>
        <w:t>Child</w:t>
      </w:r>
      <w:r w:rsidR="00C86762">
        <w:rPr>
          <w:rFonts w:ascii="Bookman Old Style" w:hAnsi="Bookman Old Style"/>
          <w:sz w:val="24"/>
          <w:szCs w:val="24"/>
          <w:u w:val="single"/>
        </w:rPr>
        <w:t>ren</w:t>
      </w:r>
      <w:r>
        <w:rPr>
          <w:rFonts w:ascii="Bookman Old Style" w:hAnsi="Bookman Old Style"/>
          <w:sz w:val="24"/>
          <w:szCs w:val="24"/>
          <w:u w:val="single"/>
        </w:rPr>
        <w:t>:</w:t>
      </w:r>
      <w:r>
        <w:rPr>
          <w:rFonts w:ascii="Bookman Old Style" w:hAnsi="Bookman Old Style"/>
          <w:sz w:val="24"/>
          <w:szCs w:val="24"/>
        </w:rPr>
        <w:t xml:space="preserve"> none</w:t>
      </w:r>
    </w:p>
    <w:p w14:paraId="54EBD4F9" w14:textId="77777777" w:rsidR="001D3F73" w:rsidRDefault="001D3F73">
      <w:pPr>
        <w:pStyle w:val="Standard"/>
        <w:spacing w:after="0" w:line="276" w:lineRule="auto"/>
        <w:rPr>
          <w:rFonts w:ascii="Bookman Old Style" w:hAnsi="Bookman Old Style"/>
          <w:sz w:val="24"/>
          <w:szCs w:val="24"/>
        </w:rPr>
      </w:pPr>
    </w:p>
    <w:p w14:paraId="76563064"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one country where the </w:t>
      </w:r>
      <w:r w:rsidRPr="0090428A">
        <w:rPr>
          <w:rFonts w:ascii="Bookman Old Style" w:hAnsi="Bookman Old Style"/>
          <w:b/>
          <w:sz w:val="24"/>
          <w:szCs w:val="24"/>
        </w:rPr>
        <w:t>assessment unit</w:t>
      </w:r>
      <w:r>
        <w:rPr>
          <w:rFonts w:ascii="Bookman Old Style" w:hAnsi="Bookman Old Style"/>
          <w:sz w:val="24"/>
          <w:szCs w:val="24"/>
        </w:rPr>
        <w:t xml:space="preserve"> (habitat, biotope or ecosystem) is distributed.</w:t>
      </w:r>
    </w:p>
    <w:p w14:paraId="638B67A9" w14:textId="6718FA19" w:rsidR="001D3F73" w:rsidRDefault="00FC6AF8">
      <w:pPr>
        <w:pStyle w:val="Standard"/>
        <w:jc w:val="both"/>
      </w:pPr>
      <w:r>
        <w:rPr>
          <w:rFonts w:ascii="Bookman Old Style" w:hAnsi="Bookman Old Style"/>
          <w:sz w:val="24"/>
          <w:szCs w:val="24"/>
          <w:u w:val="single"/>
        </w:rPr>
        <w:t>A</w:t>
      </w:r>
      <w:r w:rsidR="00C86762">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iso-code-2</w:t>
      </w:r>
    </w:p>
    <w:p w14:paraId="3BB3ADC0" w14:textId="77777777" w:rsidR="0090428A" w:rsidRDefault="00FC6AF8" w:rsidP="0090428A">
      <w:pPr>
        <w:pStyle w:val="Prrafodelista"/>
        <w:numPr>
          <w:ilvl w:val="0"/>
          <w:numId w:val="12"/>
        </w:numPr>
        <w:suppressAutoHyphens w:val="0"/>
        <w:spacing w:line="256" w:lineRule="auto"/>
        <w:jc w:val="both"/>
      </w:pPr>
      <w:r>
        <w:rPr>
          <w:rFonts w:ascii="Bookman Old Style" w:hAnsi="Bookman Old Style"/>
          <w:sz w:val="24"/>
          <w:szCs w:val="24"/>
        </w:rPr>
        <w:t xml:space="preserve">@iso-code-2= also called alpha-2 code, is a two digits combination provided for each country by the International Organization for Standardization (ISO). </w:t>
      </w:r>
      <w:r w:rsidR="0090428A">
        <w:rPr>
          <w:rFonts w:ascii="Bookman Old Style" w:hAnsi="Bookman Old Style"/>
          <w:sz w:val="24"/>
          <w:szCs w:val="24"/>
        </w:rPr>
        <w:t xml:space="preserve">The complete list of countries and its alpha-2 code can be found at: </w:t>
      </w:r>
      <w:hyperlink r:id="rId25" w:history="1">
        <w:r w:rsidR="0090428A">
          <w:rPr>
            <w:rStyle w:val="Hipervnculo"/>
          </w:rPr>
          <w:t>https://www.iban.com/country-codes</w:t>
        </w:r>
      </w:hyperlink>
    </w:p>
    <w:p w14:paraId="761497A2" w14:textId="0E1E4E6F" w:rsidR="001D3F73" w:rsidRDefault="001D3F73" w:rsidP="0090428A">
      <w:pPr>
        <w:suppressAutoHyphens w:val="0"/>
        <w:spacing w:line="256" w:lineRule="auto"/>
        <w:ind w:left="360"/>
        <w:jc w:val="both"/>
      </w:pPr>
    </w:p>
    <w:p w14:paraId="0F0A0882" w14:textId="77777777" w:rsidR="001D3F73" w:rsidRDefault="00FC6AF8">
      <w:pPr>
        <w:pStyle w:val="Standard"/>
        <w:jc w:val="both"/>
      </w:pPr>
      <w:r>
        <w:rPr>
          <w:rFonts w:ascii="Bookman Old Style" w:hAnsi="Bookman Old Style"/>
          <w:sz w:val="24"/>
          <w:szCs w:val="24"/>
          <w:u w:val="single"/>
        </w:rPr>
        <w:t>Example:</w:t>
      </w:r>
    </w:p>
    <w:p w14:paraId="23305904" w14:textId="00BD42E9" w:rsidR="0090428A" w:rsidRPr="0090428A" w:rsidRDefault="0090428A" w:rsidP="0090428A">
      <w:pPr>
        <w:pStyle w:val="Standard"/>
        <w:spacing w:after="0"/>
        <w:jc w:val="both"/>
        <w:rPr>
          <w:rFonts w:asciiTheme="minorHAnsi" w:hAnsiTheme="minorHAnsi" w:cstheme="minorHAnsi"/>
          <w:sz w:val="24"/>
        </w:rPr>
      </w:pPr>
      <w:r w:rsidRPr="0090428A">
        <w:rPr>
          <w:rFonts w:ascii="Courier New" w:hAnsi="Courier New" w:cs="Courier New"/>
        </w:rPr>
        <w:t xml:space="preserve">   </w:t>
      </w:r>
      <w:r w:rsidRPr="0090428A">
        <w:rPr>
          <w:rFonts w:asciiTheme="minorHAnsi" w:hAnsiTheme="minorHAnsi" w:cstheme="minorHAnsi"/>
          <w:sz w:val="24"/>
        </w:rPr>
        <w:t>&lt;Countries&gt;</w:t>
      </w:r>
    </w:p>
    <w:p w14:paraId="10D3A24F" w14:textId="13A91F9A" w:rsidR="0090428A" w:rsidRDefault="0090428A" w:rsidP="0090428A">
      <w:pPr>
        <w:pStyle w:val="Standard"/>
        <w:spacing w:after="0"/>
        <w:jc w:val="both"/>
        <w:rPr>
          <w:rFonts w:asciiTheme="minorHAnsi" w:hAnsiTheme="minorHAnsi" w:cstheme="minorHAnsi"/>
          <w:sz w:val="24"/>
        </w:rPr>
      </w:pPr>
      <w:r w:rsidRPr="0090428A">
        <w:rPr>
          <w:rFonts w:asciiTheme="minorHAnsi" w:hAnsiTheme="minorHAnsi" w:cstheme="minorHAnsi"/>
          <w:sz w:val="24"/>
        </w:rPr>
        <w:t xml:space="preserve">       </w:t>
      </w:r>
      <w:r>
        <w:rPr>
          <w:rFonts w:asciiTheme="minorHAnsi" w:hAnsiTheme="minorHAnsi" w:cstheme="minorHAnsi"/>
          <w:sz w:val="24"/>
        </w:rPr>
        <w:tab/>
      </w:r>
      <w:r w:rsidRPr="0090428A">
        <w:rPr>
          <w:rFonts w:asciiTheme="minorHAnsi" w:hAnsiTheme="minorHAnsi" w:cstheme="minorHAnsi"/>
          <w:sz w:val="24"/>
        </w:rPr>
        <w:t xml:space="preserve"> &lt;</w:t>
      </w:r>
      <w:r w:rsidRPr="0090428A">
        <w:rPr>
          <w:rFonts w:asciiTheme="minorHAnsi" w:hAnsiTheme="minorHAnsi" w:cstheme="minorHAnsi"/>
          <w:color w:val="0070C0"/>
          <w:sz w:val="24"/>
        </w:rPr>
        <w:t>Country</w:t>
      </w:r>
      <w:r w:rsidRPr="0090428A">
        <w:rPr>
          <w:rFonts w:asciiTheme="minorHAnsi" w:hAnsiTheme="minorHAnsi" w:cstheme="minorHAnsi"/>
          <w:sz w:val="24"/>
        </w:rPr>
        <w:t xml:space="preserve"> </w:t>
      </w:r>
      <w:r w:rsidRPr="0090428A">
        <w:rPr>
          <w:rFonts w:asciiTheme="minorHAnsi" w:hAnsiTheme="minorHAnsi" w:cstheme="minorHAnsi"/>
          <w:color w:val="FF0000"/>
          <w:sz w:val="24"/>
        </w:rPr>
        <w:t>iso-code-2</w:t>
      </w:r>
      <w:r w:rsidR="000A236C">
        <w:rPr>
          <w:rFonts w:asciiTheme="minorHAnsi" w:hAnsiTheme="minorHAnsi" w:cstheme="minorHAnsi"/>
          <w:sz w:val="24"/>
        </w:rPr>
        <w:t>="AU</w:t>
      </w:r>
      <w:r w:rsidRPr="0090428A">
        <w:rPr>
          <w:rFonts w:asciiTheme="minorHAnsi" w:hAnsiTheme="minorHAnsi" w:cstheme="minorHAnsi"/>
          <w:sz w:val="24"/>
        </w:rPr>
        <w:t>"&gt;</w:t>
      </w:r>
      <w:r w:rsidR="000A236C">
        <w:rPr>
          <w:rFonts w:asciiTheme="minorHAnsi" w:hAnsiTheme="minorHAnsi" w:cstheme="minorHAnsi"/>
          <w:sz w:val="24"/>
        </w:rPr>
        <w:t>Australia</w:t>
      </w:r>
      <w:r w:rsidRPr="0090428A">
        <w:rPr>
          <w:rFonts w:asciiTheme="minorHAnsi" w:hAnsiTheme="minorHAnsi" w:cstheme="minorHAnsi"/>
          <w:sz w:val="24"/>
        </w:rPr>
        <w:t>&lt;/</w:t>
      </w:r>
      <w:r w:rsidRPr="0090428A">
        <w:rPr>
          <w:rFonts w:asciiTheme="minorHAnsi" w:hAnsiTheme="minorHAnsi" w:cstheme="minorHAnsi"/>
          <w:color w:val="0070C0"/>
          <w:sz w:val="24"/>
        </w:rPr>
        <w:t>Country</w:t>
      </w:r>
      <w:r w:rsidRPr="0090428A">
        <w:rPr>
          <w:rFonts w:asciiTheme="minorHAnsi" w:hAnsiTheme="minorHAnsi" w:cstheme="minorHAnsi"/>
          <w:sz w:val="24"/>
        </w:rPr>
        <w:t>&gt;</w:t>
      </w:r>
    </w:p>
    <w:p w14:paraId="2206587D" w14:textId="1C33D991" w:rsidR="0090428A" w:rsidRPr="0090428A" w:rsidRDefault="0090428A" w:rsidP="0090428A">
      <w:pPr>
        <w:pStyle w:val="Standard"/>
        <w:spacing w:after="0"/>
        <w:jc w:val="both"/>
        <w:rPr>
          <w:rFonts w:asciiTheme="minorHAnsi" w:hAnsiTheme="minorHAnsi" w:cstheme="minorHAnsi"/>
          <w:sz w:val="24"/>
        </w:rPr>
      </w:pPr>
      <w:r w:rsidRPr="0090428A">
        <w:rPr>
          <w:rFonts w:asciiTheme="minorHAnsi" w:hAnsiTheme="minorHAnsi" w:cstheme="minorHAnsi"/>
          <w:sz w:val="24"/>
        </w:rPr>
        <w:t xml:space="preserve">        &lt;/Countries&gt;</w:t>
      </w:r>
    </w:p>
    <w:p w14:paraId="0EF51103" w14:textId="60FB43A5" w:rsidR="001D3F73" w:rsidRDefault="001D3F73">
      <w:pPr>
        <w:pStyle w:val="Standard"/>
        <w:spacing w:after="0"/>
        <w:jc w:val="both"/>
      </w:pPr>
    </w:p>
    <w:p w14:paraId="6A9A52E4" w14:textId="77777777" w:rsidR="001D3F73" w:rsidRDefault="001D3F73">
      <w:pPr>
        <w:pStyle w:val="Standard"/>
        <w:spacing w:after="0" w:line="240" w:lineRule="auto"/>
        <w:rPr>
          <w:rFonts w:ascii="Bookman Old Style" w:hAnsi="Bookman Old Style"/>
          <w:sz w:val="24"/>
          <w:szCs w:val="24"/>
          <w:u w:val="single"/>
        </w:rPr>
      </w:pPr>
    </w:p>
    <w:p w14:paraId="3D6AD483" w14:textId="2ADCD604" w:rsidR="001D3F73" w:rsidRDefault="00FC6AF8" w:rsidP="00D26FA2">
      <w:pPr>
        <w:pStyle w:val="Ttulo1"/>
        <w:numPr>
          <w:ilvl w:val="5"/>
          <w:numId w:val="29"/>
        </w:numPr>
      </w:pPr>
      <w:bookmarkStart w:id="982" w:name="_Toc10660032"/>
      <w:bookmarkStart w:id="983" w:name="_Toc10989962"/>
      <w:r>
        <w:t>Node: Spatial data</w:t>
      </w:r>
      <w:bookmarkEnd w:id="982"/>
      <w:bookmarkEnd w:id="983"/>
    </w:p>
    <w:p w14:paraId="46677DB5"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&lt;Spatial-data&gt;</w:t>
      </w:r>
    </w:p>
    <w:p w14:paraId="0B4E539C"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Ecosystem subset</w:t>
      </w:r>
    </w:p>
    <w:p w14:paraId="56EA4CC1" w14:textId="73453AB4" w:rsidR="001D3F73" w:rsidRDefault="00FC6AF8">
      <w:pPr>
        <w:pStyle w:val="Standard"/>
        <w:spacing w:after="0" w:line="276" w:lineRule="auto"/>
      </w:pPr>
      <w:r>
        <w:rPr>
          <w:rFonts w:ascii="Bookman Old Style" w:hAnsi="Bookman Old Style"/>
          <w:sz w:val="24"/>
          <w:szCs w:val="24"/>
          <w:u w:val="single"/>
        </w:rPr>
        <w:t>Child</w:t>
      </w:r>
      <w:r w:rsidR="00C86762">
        <w:rPr>
          <w:rFonts w:ascii="Bookman Old Style" w:hAnsi="Bookman Old Style"/>
          <w:sz w:val="24"/>
          <w:szCs w:val="24"/>
          <w:u w:val="single"/>
        </w:rPr>
        <w:t>ren</w:t>
      </w:r>
      <w:r>
        <w:rPr>
          <w:rFonts w:ascii="Bookman Old Style" w:hAnsi="Bookman Old Style"/>
          <w:sz w:val="24"/>
          <w:szCs w:val="24"/>
          <w:u w:val="single"/>
        </w:rPr>
        <w:t>:</w:t>
      </w:r>
      <w:r>
        <w:rPr>
          <w:rFonts w:ascii="Bookman Old Style" w:hAnsi="Bookman Old Style"/>
          <w:sz w:val="24"/>
          <w:szCs w:val="24"/>
        </w:rPr>
        <w:t xml:space="preserve"> Spatial point</w:t>
      </w:r>
    </w:p>
    <w:p w14:paraId="758F7415" w14:textId="77777777" w:rsidR="001D3F73" w:rsidRDefault="001D3F73">
      <w:pPr>
        <w:pStyle w:val="Standard"/>
        <w:spacing w:after="0" w:line="276" w:lineRule="auto"/>
        <w:rPr>
          <w:rFonts w:ascii="Bookman Old Style" w:hAnsi="Bookman Old Style"/>
          <w:sz w:val="24"/>
          <w:szCs w:val="24"/>
        </w:rPr>
      </w:pPr>
    </w:p>
    <w:p w14:paraId="1B654005" w14:textId="462FE849" w:rsidR="001D3F73" w:rsidRDefault="00FC6AF8">
      <w:pPr>
        <w:pStyle w:val="Standard"/>
        <w:jc w:val="both"/>
      </w:pPr>
      <w:r>
        <w:rPr>
          <w:rFonts w:ascii="Bookman Old Style" w:hAnsi="Bookman Old Style"/>
          <w:sz w:val="24"/>
          <w:szCs w:val="24"/>
          <w:u w:val="single"/>
        </w:rPr>
        <w:lastRenderedPageBreak/>
        <w:t>Content:</w:t>
      </w:r>
      <w:r>
        <w:rPr>
          <w:rFonts w:ascii="Bookman Old Style" w:hAnsi="Bookman Old Style"/>
          <w:sz w:val="24"/>
          <w:szCs w:val="24"/>
        </w:rPr>
        <w:t xml:space="preserve"> Element containing a list of nodes with geospatial data describing the </w:t>
      </w:r>
      <w:r w:rsidRPr="00CA75DC">
        <w:rPr>
          <w:rFonts w:ascii="Bookman Old Style" w:hAnsi="Bookman Old Style"/>
          <w:b/>
          <w:sz w:val="24"/>
          <w:szCs w:val="24"/>
        </w:rPr>
        <w:t>assessment unit</w:t>
      </w:r>
      <w:r>
        <w:rPr>
          <w:rFonts w:ascii="Bookman Old Style" w:hAnsi="Bookman Old Style"/>
          <w:sz w:val="24"/>
          <w:szCs w:val="24"/>
        </w:rPr>
        <w:t xml:space="preserve"> distribution area</w:t>
      </w:r>
      <w:r w:rsidR="0090428A">
        <w:rPr>
          <w:rFonts w:ascii="Bookman Old Style" w:hAnsi="Bookman Old Style"/>
          <w:sz w:val="24"/>
          <w:szCs w:val="24"/>
        </w:rPr>
        <w:t xml:space="preserve"> </w:t>
      </w:r>
      <w:r w:rsidR="0090428A" w:rsidRPr="0090428A">
        <w:rPr>
          <w:rFonts w:ascii="Bookman Old Style" w:hAnsi="Bookman Old Style"/>
          <w:sz w:val="24"/>
          <w:szCs w:val="24"/>
        </w:rPr>
        <w:t>considered in the ecosystem risk assessment</w:t>
      </w:r>
      <w:r>
        <w:rPr>
          <w:rFonts w:ascii="Bookman Old Style" w:hAnsi="Bookman Old Style"/>
          <w:sz w:val="24"/>
          <w:szCs w:val="24"/>
        </w:rPr>
        <w:t>. The spatial data is obtained from the distribution area map provide</w:t>
      </w:r>
      <w:r w:rsidR="0090428A">
        <w:rPr>
          <w:rFonts w:ascii="Bookman Old Style" w:hAnsi="Bookman Old Style"/>
          <w:sz w:val="24"/>
          <w:szCs w:val="24"/>
        </w:rPr>
        <w:t>d by the assessment author(s). I</w:t>
      </w:r>
      <w:r>
        <w:rPr>
          <w:rFonts w:ascii="Bookman Old Style" w:hAnsi="Bookman Old Style"/>
          <w:sz w:val="24"/>
          <w:szCs w:val="24"/>
        </w:rPr>
        <w:t xml:space="preserve">f </w:t>
      </w:r>
      <w:r w:rsidR="0086663B">
        <w:rPr>
          <w:rFonts w:ascii="Bookman Old Style" w:hAnsi="Bookman Old Style"/>
          <w:sz w:val="24"/>
          <w:szCs w:val="24"/>
        </w:rPr>
        <w:t>the coordinates are not included</w:t>
      </w:r>
      <w:r w:rsidR="0090428A">
        <w:rPr>
          <w:rFonts w:ascii="Bookman Old Style" w:hAnsi="Bookman Old Style"/>
          <w:sz w:val="24"/>
          <w:szCs w:val="24"/>
        </w:rPr>
        <w:t xml:space="preserve">, spatial data </w:t>
      </w:r>
      <w:r w:rsidR="0090428A" w:rsidRPr="0090428A">
        <w:rPr>
          <w:rFonts w:ascii="Bookman Old Style" w:hAnsi="Bookman Old Style"/>
          <w:b/>
          <w:sz w:val="24"/>
          <w:szCs w:val="24"/>
        </w:rPr>
        <w:t>should</w:t>
      </w:r>
      <w:r w:rsidRPr="0090428A">
        <w:rPr>
          <w:rFonts w:ascii="Bookman Old Style" w:hAnsi="Bookman Old Style"/>
          <w:b/>
          <w:sz w:val="24"/>
          <w:szCs w:val="24"/>
        </w:rPr>
        <w:t xml:space="preserve"> be</w:t>
      </w:r>
      <w:r>
        <w:rPr>
          <w:rFonts w:ascii="Bookman Old Style" w:hAnsi="Bookman Old Style"/>
          <w:sz w:val="24"/>
          <w:szCs w:val="24"/>
        </w:rPr>
        <w:t xml:space="preserve"> included.</w:t>
      </w:r>
      <w:r w:rsidR="00CA75DC">
        <w:rPr>
          <w:rFonts w:ascii="Bookman Old Style" w:hAnsi="Bookman Old Style"/>
          <w:sz w:val="24"/>
          <w:szCs w:val="24"/>
        </w:rPr>
        <w:t xml:space="preserve"> </w:t>
      </w:r>
      <w:ins w:id="984" w:author="Michelle Castellanos" w:date="2019-09-03T22:39:00Z">
        <w:r w:rsidR="00CA75DC">
          <w:rPr>
            <w:rFonts w:ascii="Bookman Old Style" w:hAnsi="Bookman Old Style"/>
            <w:sz w:val="24"/>
            <w:szCs w:val="24"/>
          </w:rPr>
          <w:t>It shoul</w:t>
        </w:r>
      </w:ins>
      <w:ins w:id="985" w:author="Michelle Castellanos" w:date="2019-09-03T22:40:00Z">
        <w:r w:rsidR="00CA75DC">
          <w:rPr>
            <w:rFonts w:ascii="Bookman Old Style" w:hAnsi="Bookman Old Style"/>
            <w:sz w:val="24"/>
            <w:szCs w:val="24"/>
          </w:rPr>
          <w:t>d</w:t>
        </w:r>
      </w:ins>
      <w:ins w:id="986" w:author="Michelle Castellanos" w:date="2019-09-03T22:39:00Z">
        <w:r w:rsidR="00CA75DC">
          <w:rPr>
            <w:rFonts w:ascii="Bookman Old Style" w:hAnsi="Bookman Old Style"/>
            <w:sz w:val="24"/>
            <w:szCs w:val="24"/>
          </w:rPr>
          <w:t xml:space="preserve"> always include two sub-nodes of coo</w:t>
        </w:r>
      </w:ins>
      <w:ins w:id="987" w:author="Michelle Castellanos" w:date="2019-09-03T22:40:00Z">
        <w:r w:rsidR="00CA75DC">
          <w:rPr>
            <w:rFonts w:ascii="Bookman Old Style" w:hAnsi="Bookman Old Style"/>
            <w:sz w:val="24"/>
            <w:szCs w:val="24"/>
          </w:rPr>
          <w:t>rdinates</w:t>
        </w:r>
      </w:ins>
      <w:ins w:id="988" w:author="Michelle Castellanos" w:date="2019-09-03T22:41:00Z">
        <w:r w:rsidR="00CA75DC">
          <w:rPr>
            <w:rFonts w:ascii="Bookman Old Style" w:hAnsi="Bookman Old Style"/>
            <w:sz w:val="24"/>
            <w:szCs w:val="24"/>
          </w:rPr>
          <w:t>, one for the lower left corner and one for the upper right corner of its distribution.</w:t>
        </w:r>
      </w:ins>
    </w:p>
    <w:p w14:paraId="1655B2FF" w14:textId="22D4ECA6" w:rsidR="001D3F73" w:rsidRDefault="00FC6AF8">
      <w:pPr>
        <w:pStyle w:val="Standard"/>
        <w:jc w:val="both"/>
      </w:pPr>
      <w:r w:rsidRPr="0086663B">
        <w:rPr>
          <w:rFonts w:ascii="Bookman Old Style" w:hAnsi="Bookman Old Style"/>
          <w:sz w:val="24"/>
          <w:szCs w:val="24"/>
          <w:u w:val="single"/>
        </w:rPr>
        <w:t>A</w:t>
      </w:r>
      <w:r w:rsidR="002B4FE9" w:rsidRPr="00A02572">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70C0966F" w14:textId="77777777" w:rsidR="001D3F73" w:rsidRDefault="00FC6AF8">
      <w:pPr>
        <w:pStyle w:val="Standard"/>
        <w:jc w:val="both"/>
        <w:rPr>
          <w:rFonts w:ascii="Bookman Old Style" w:hAnsi="Bookman Old Style"/>
          <w:sz w:val="24"/>
          <w:szCs w:val="24"/>
          <w:u w:val="single"/>
        </w:rPr>
      </w:pPr>
      <w:r>
        <w:rPr>
          <w:rFonts w:ascii="Bookman Old Style" w:hAnsi="Bookman Old Style"/>
          <w:sz w:val="24"/>
          <w:szCs w:val="24"/>
          <w:u w:val="single"/>
        </w:rPr>
        <w:t>Example:</w:t>
      </w:r>
    </w:p>
    <w:p w14:paraId="13279340" w14:textId="77777777" w:rsidR="00A02572" w:rsidRDefault="00A02572" w:rsidP="00A02572">
      <w:pPr>
        <w:pStyle w:val="Ejemplos"/>
        <w:ind w:left="0" w:firstLine="720"/>
        <w:jc w:val="left"/>
      </w:pPr>
      <w:r w:rsidRPr="00183868">
        <w:t>&lt;</w:t>
      </w:r>
      <w:r w:rsidRPr="00183868">
        <w:rPr>
          <w:color w:val="0070C0"/>
        </w:rPr>
        <w:t>Spatial-data</w:t>
      </w:r>
      <w:r w:rsidRPr="00183868">
        <w:t>&gt;</w:t>
      </w:r>
    </w:p>
    <w:p w14:paraId="7048C7D4" w14:textId="77777777" w:rsidR="00A02572" w:rsidRPr="00183868" w:rsidRDefault="00A02572" w:rsidP="00A02572">
      <w:pPr>
        <w:pStyle w:val="Ejemplos"/>
        <w:ind w:firstLine="720"/>
        <w:jc w:val="left"/>
      </w:pPr>
      <w:r w:rsidRPr="00183868">
        <w:t>&lt;Spatial-point datum="WGS84" proj="longlat" type="lower-left-corner"&gt;</w:t>
      </w:r>
    </w:p>
    <w:p w14:paraId="3326F818" w14:textId="77777777" w:rsidR="00A02572" w:rsidRPr="00183868" w:rsidRDefault="00A02572" w:rsidP="00A02572">
      <w:pPr>
        <w:pStyle w:val="Ejemplos"/>
        <w:ind w:left="1440" w:firstLine="720"/>
        <w:jc w:val="left"/>
      </w:pPr>
      <w:r w:rsidRPr="00183868">
        <w:t>&lt;x&gt;-36.66&lt;/x&gt;</w:t>
      </w:r>
    </w:p>
    <w:p w14:paraId="79086FBB" w14:textId="77777777" w:rsidR="00A02572" w:rsidRPr="00183868" w:rsidRDefault="00A02572" w:rsidP="00A02572">
      <w:pPr>
        <w:pStyle w:val="Ejemplos"/>
        <w:ind w:left="1440" w:firstLine="720"/>
        <w:jc w:val="left"/>
      </w:pPr>
      <w:r w:rsidRPr="00183868">
        <w:t>&lt;y&gt;138.24&lt;/y&gt;</w:t>
      </w:r>
    </w:p>
    <w:p w14:paraId="53B34FEB" w14:textId="77777777" w:rsidR="00A02572" w:rsidRPr="00183868" w:rsidRDefault="00A02572" w:rsidP="00A02572">
      <w:pPr>
        <w:pStyle w:val="Ejemplos"/>
        <w:ind w:left="1440" w:firstLine="720"/>
        <w:jc w:val="left"/>
      </w:pPr>
      <w:r>
        <w:t>&lt;radius units="degrees"&gt;0.</w:t>
      </w:r>
      <w:r w:rsidRPr="00183868">
        <w:t>01&lt;/radius&gt;</w:t>
      </w:r>
    </w:p>
    <w:p w14:paraId="210DD54C" w14:textId="77777777" w:rsidR="00A02572" w:rsidRDefault="00A02572" w:rsidP="00A02572">
      <w:pPr>
        <w:pStyle w:val="Ejemplos"/>
        <w:ind w:firstLine="720"/>
        <w:jc w:val="left"/>
      </w:pPr>
      <w:r w:rsidRPr="00183868">
        <w:t>&lt;/Spatial-point&gt;</w:t>
      </w:r>
    </w:p>
    <w:p w14:paraId="2ABC7FCE" w14:textId="77777777" w:rsidR="00A02572" w:rsidRPr="00183868" w:rsidRDefault="00A02572" w:rsidP="00A02572">
      <w:pPr>
        <w:pStyle w:val="Ejemplos"/>
        <w:ind w:firstLine="720"/>
        <w:jc w:val="left"/>
      </w:pPr>
      <w:r w:rsidRPr="00183868">
        <w:t>&lt;Spatial-point datum="WGS84" proj="longlat" type="upper-right-corner"&gt;</w:t>
      </w:r>
    </w:p>
    <w:p w14:paraId="1C7FC859" w14:textId="77777777" w:rsidR="00A02572" w:rsidRPr="00183868" w:rsidRDefault="00A02572" w:rsidP="00A02572">
      <w:pPr>
        <w:pStyle w:val="Ejemplos"/>
        <w:ind w:left="1440" w:firstLine="720"/>
        <w:jc w:val="left"/>
      </w:pPr>
      <w:r w:rsidRPr="00183868">
        <w:t>&lt;x&gt;-35.27&lt;/x&gt;</w:t>
      </w:r>
    </w:p>
    <w:p w14:paraId="6D35AEE2" w14:textId="77777777" w:rsidR="00A02572" w:rsidRPr="00183868" w:rsidRDefault="00A02572" w:rsidP="00A02572">
      <w:pPr>
        <w:pStyle w:val="Ejemplos"/>
        <w:ind w:left="1440" w:firstLine="720"/>
        <w:jc w:val="left"/>
      </w:pPr>
      <w:r w:rsidRPr="00183868">
        <w:t>&lt;y&gt;140.32&lt;/y&gt;</w:t>
      </w:r>
    </w:p>
    <w:p w14:paraId="3F8308EA" w14:textId="77777777" w:rsidR="00A02572" w:rsidRPr="00183868" w:rsidRDefault="00A02572" w:rsidP="00A02572">
      <w:pPr>
        <w:pStyle w:val="Ejemplos"/>
        <w:ind w:left="1440" w:firstLine="720"/>
        <w:jc w:val="left"/>
      </w:pPr>
      <w:r>
        <w:t>&lt;radius units="degrees"&gt;0.</w:t>
      </w:r>
      <w:r w:rsidRPr="00183868">
        <w:t>01&lt;/radius&gt;</w:t>
      </w:r>
    </w:p>
    <w:p w14:paraId="20F9D9BE" w14:textId="77777777" w:rsidR="00A02572" w:rsidRDefault="00A02572" w:rsidP="00A02572">
      <w:pPr>
        <w:pStyle w:val="Ejemplos"/>
        <w:ind w:firstLine="720"/>
        <w:jc w:val="left"/>
      </w:pPr>
      <w:r w:rsidRPr="00183868">
        <w:t>&lt;/Spatial-point&gt;</w:t>
      </w:r>
    </w:p>
    <w:p w14:paraId="2C23149C" w14:textId="77777777" w:rsidR="00A02572" w:rsidRDefault="00A02572" w:rsidP="00A02572">
      <w:pPr>
        <w:pStyle w:val="Ejemplos"/>
        <w:ind w:left="0"/>
        <w:jc w:val="left"/>
      </w:pPr>
      <w:r w:rsidRPr="00183868">
        <w:t xml:space="preserve">      </w:t>
      </w:r>
      <w:r>
        <w:tab/>
      </w:r>
      <w:r w:rsidRPr="00183868">
        <w:t>&lt;/</w:t>
      </w:r>
      <w:r w:rsidRPr="00183868">
        <w:rPr>
          <w:color w:val="0070C0"/>
        </w:rPr>
        <w:t>Spatial-data</w:t>
      </w:r>
      <w:r w:rsidRPr="00183868">
        <w:t>&gt;</w:t>
      </w:r>
    </w:p>
    <w:p w14:paraId="5EB8AB42" w14:textId="77777777" w:rsidR="00A02572" w:rsidRDefault="00A02572">
      <w:pPr>
        <w:pStyle w:val="Standard"/>
        <w:jc w:val="both"/>
      </w:pPr>
    </w:p>
    <w:p w14:paraId="7CCECA27" w14:textId="277EF425" w:rsidR="001D3F73" w:rsidRPr="006C5611" w:rsidRDefault="00FC6AF8" w:rsidP="00D26FA2">
      <w:pPr>
        <w:pStyle w:val="Ttulo1"/>
        <w:numPr>
          <w:ilvl w:val="6"/>
          <w:numId w:val="29"/>
        </w:numPr>
      </w:pPr>
      <w:bookmarkStart w:id="989" w:name="_Toc10660033"/>
      <w:bookmarkStart w:id="990" w:name="_Toc10989963"/>
      <w:r w:rsidRPr="006C5611">
        <w:t>Node: Spatial point</w:t>
      </w:r>
      <w:bookmarkEnd w:id="989"/>
      <w:bookmarkEnd w:id="990"/>
    </w:p>
    <w:p w14:paraId="242E2B3D"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&lt;Spatial-point&gt;</w:t>
      </w:r>
    </w:p>
    <w:p w14:paraId="1A3D7A63"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Spatial data</w:t>
      </w:r>
    </w:p>
    <w:p w14:paraId="438CD66C" w14:textId="39336F22" w:rsidR="001D3F73" w:rsidRDefault="00FC6AF8">
      <w:pPr>
        <w:pStyle w:val="Standard"/>
        <w:spacing w:after="0" w:line="276" w:lineRule="auto"/>
      </w:pPr>
      <w:r>
        <w:rPr>
          <w:rFonts w:ascii="Bookman Old Style" w:hAnsi="Bookman Old Style"/>
          <w:sz w:val="24"/>
          <w:szCs w:val="24"/>
          <w:u w:val="single"/>
        </w:rPr>
        <w:t>Child</w:t>
      </w:r>
      <w:r w:rsidR="002B4FE9">
        <w:rPr>
          <w:rFonts w:ascii="Bookman Old Style" w:hAnsi="Bookman Old Style"/>
          <w:sz w:val="24"/>
          <w:szCs w:val="24"/>
          <w:u w:val="single"/>
        </w:rPr>
        <w:t>ren</w:t>
      </w:r>
      <w:r>
        <w:rPr>
          <w:rFonts w:ascii="Bookman Old Style" w:hAnsi="Bookman Old Style"/>
          <w:sz w:val="24"/>
          <w:szCs w:val="24"/>
          <w:u w:val="single"/>
        </w:rPr>
        <w:t>:</w:t>
      </w:r>
      <w:r>
        <w:rPr>
          <w:rFonts w:ascii="Bookman Old Style" w:hAnsi="Bookman Old Style"/>
          <w:sz w:val="24"/>
          <w:szCs w:val="24"/>
        </w:rPr>
        <w:t xml:space="preserve"> x, y, Radius</w:t>
      </w:r>
    </w:p>
    <w:p w14:paraId="0D0AB864" w14:textId="77777777" w:rsidR="001D3F73" w:rsidRDefault="001D3F73">
      <w:pPr>
        <w:pStyle w:val="Standard"/>
        <w:spacing w:after="0" w:line="276" w:lineRule="auto"/>
        <w:rPr>
          <w:rFonts w:ascii="Bookman Old Style" w:hAnsi="Bookman Old Style"/>
          <w:sz w:val="24"/>
          <w:szCs w:val="24"/>
        </w:rPr>
      </w:pPr>
    </w:p>
    <w:p w14:paraId="6F508EEB" w14:textId="1964627A" w:rsidR="001D3F73" w:rsidRDefault="00FC6AF8">
      <w:pPr>
        <w:pStyle w:val="Standard"/>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information that identifies the geographic location of features and boundaries in the </w:t>
      </w:r>
      <w:r w:rsidRPr="00A02572">
        <w:rPr>
          <w:rFonts w:ascii="Bookman Old Style" w:hAnsi="Bookman Old Style"/>
          <w:b/>
          <w:sz w:val="24"/>
          <w:szCs w:val="24"/>
        </w:rPr>
        <w:t>assessment unit</w:t>
      </w:r>
      <w:r w:rsidR="00A02572">
        <w:rPr>
          <w:rFonts w:ascii="Bookman Old Style" w:hAnsi="Bookman Old Style"/>
          <w:sz w:val="24"/>
          <w:szCs w:val="24"/>
        </w:rPr>
        <w:t xml:space="preserve"> considered in the ecosystem risk assessment</w:t>
      </w:r>
      <w:r>
        <w:rPr>
          <w:rFonts w:ascii="Bookman Old Style" w:hAnsi="Bookman Old Style"/>
          <w:sz w:val="24"/>
          <w:szCs w:val="24"/>
        </w:rPr>
        <w:t xml:space="preserve">. It contains the projection string used, calculation method, latitude, longitude and units in which this data is represented. The spatial data is obtained from the geographic coordinates in two points of the distribution map (lower left </w:t>
      </w:r>
      <w:r w:rsidR="00A02572">
        <w:rPr>
          <w:rFonts w:ascii="Bookman Old Style" w:hAnsi="Bookman Old Style"/>
          <w:sz w:val="24"/>
          <w:szCs w:val="24"/>
        </w:rPr>
        <w:t>corner and upper right corner).</w:t>
      </w:r>
    </w:p>
    <w:p w14:paraId="701E2023" w14:textId="77777777" w:rsidR="00A02572" w:rsidRDefault="00A02572" w:rsidP="00A02572">
      <w:pPr>
        <w:pStyle w:val="Standard"/>
        <w:ind w:firstLine="720"/>
        <w:jc w:val="both"/>
      </w:pPr>
      <w:r>
        <w:rPr>
          <w:rFonts w:ascii="Bookman Old Style" w:hAnsi="Bookman Old Style"/>
          <w:sz w:val="24"/>
          <w:szCs w:val="24"/>
        </w:rPr>
        <w:t>A typical distribution map provided by an assessment author should look like this:</w:t>
      </w:r>
    </w:p>
    <w:p w14:paraId="4EC3DC85" w14:textId="77777777" w:rsidR="00A02572" w:rsidRDefault="00A02572" w:rsidP="00A02572">
      <w:pPr>
        <w:pStyle w:val="Standard"/>
        <w:jc w:val="center"/>
      </w:pPr>
      <w:r>
        <w:rPr>
          <w:noProof/>
        </w:rPr>
        <w:lastRenderedPageBreak/>
        <w:drawing>
          <wp:inline distT="0" distB="0" distL="0" distR="0" wp14:anchorId="48F862ED" wp14:editId="7BF7FB28">
            <wp:extent cx="2725420" cy="2825115"/>
            <wp:effectExtent l="0" t="0" r="0" b="0"/>
            <wp:docPr id="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1"/>
                    <pic:cNvPicPr>
                      <a:picLocks noChangeAspect="1" noChangeArrowheads="1"/>
                    </pic:cNvPicPr>
                  </pic:nvPicPr>
                  <pic:blipFill>
                    <a:blip r:embed="rId26"/>
                    <a:srcRect l="38500" t="18759" r="38819" b="32672"/>
                    <a:stretch>
                      <a:fillRect/>
                    </a:stretch>
                  </pic:blipFill>
                  <pic:spPr bwMode="auto">
                    <a:xfrm>
                      <a:off x="0" y="0"/>
                      <a:ext cx="2725420" cy="2825115"/>
                    </a:xfrm>
                    <a:prstGeom prst="rect">
                      <a:avLst/>
                    </a:prstGeom>
                  </pic:spPr>
                </pic:pic>
              </a:graphicData>
            </a:graphic>
          </wp:inline>
        </w:drawing>
      </w:r>
    </w:p>
    <w:p w14:paraId="4AEFB342" w14:textId="77777777" w:rsidR="00A02572" w:rsidRPr="008508DA" w:rsidRDefault="00A02572" w:rsidP="00A02572">
      <w:pPr>
        <w:pStyle w:val="Standard"/>
        <w:jc w:val="both"/>
        <w:rPr>
          <w:lang w:val="fr-FR"/>
        </w:rPr>
      </w:pPr>
      <w:r w:rsidRPr="008508DA">
        <w:rPr>
          <w:rFonts w:ascii="Bookman Old Style" w:hAnsi="Bookman Old Style"/>
          <w:b/>
          <w:sz w:val="24"/>
          <w:szCs w:val="24"/>
          <w:lang w:val="fr-FR"/>
        </w:rPr>
        <w:t>Fig 1</w:t>
      </w:r>
      <w:r w:rsidRPr="008508DA">
        <w:rPr>
          <w:rFonts w:ascii="Bookman Old Style" w:hAnsi="Bookman Old Style"/>
          <w:sz w:val="24"/>
          <w:szCs w:val="24"/>
          <w:lang w:val="fr-FR"/>
        </w:rPr>
        <w:t xml:space="preserve">. Tepui-shrublands distribution area (Oliviera-Miranda </w:t>
      </w:r>
      <w:r w:rsidRPr="002D2982">
        <w:rPr>
          <w:rFonts w:ascii="Bookman Old Style" w:hAnsi="Bookman Old Style"/>
          <w:i/>
          <w:sz w:val="24"/>
          <w:szCs w:val="24"/>
          <w:lang w:val="fr-FR"/>
        </w:rPr>
        <w:t>et</w:t>
      </w:r>
      <w:r>
        <w:rPr>
          <w:rFonts w:ascii="Bookman Old Style" w:hAnsi="Bookman Old Style"/>
          <w:i/>
          <w:sz w:val="24"/>
          <w:szCs w:val="24"/>
          <w:lang w:val="fr-FR"/>
        </w:rPr>
        <w:t>.</w:t>
      </w:r>
      <w:r w:rsidRPr="002D2982">
        <w:rPr>
          <w:rFonts w:ascii="Bookman Old Style" w:hAnsi="Bookman Old Style"/>
          <w:i/>
          <w:sz w:val="24"/>
          <w:szCs w:val="24"/>
          <w:lang w:val="fr-FR"/>
        </w:rPr>
        <w:t xml:space="preserve"> al</w:t>
      </w:r>
      <w:r w:rsidRPr="008508DA">
        <w:rPr>
          <w:rFonts w:ascii="Bookman Old Style" w:hAnsi="Bookman Old Style"/>
          <w:sz w:val="24"/>
          <w:szCs w:val="24"/>
          <w:lang w:val="fr-FR"/>
        </w:rPr>
        <w:t>., 2013)</w:t>
      </w:r>
    </w:p>
    <w:p w14:paraId="68BCB5C1" w14:textId="0837BDA1" w:rsidR="00A02572" w:rsidRDefault="00A02572" w:rsidP="00A02572">
      <w:pPr>
        <w:pStyle w:val="Standard"/>
        <w:ind w:firstLine="720"/>
        <w:jc w:val="both"/>
      </w:pPr>
      <w:r>
        <w:rPr>
          <w:rFonts w:ascii="Bookman Old Style" w:hAnsi="Bookman Old Style"/>
          <w:sz w:val="24"/>
          <w:szCs w:val="24"/>
        </w:rPr>
        <w:t>In this case, geospatial data is not specified in the assessment, but a reference area is provided in the text; thus the compiler should have this information. As a first step we can use any maps application server such as Google Maps or Google Earth and locate the area declared in the assessment document. We will use Google Earth for this exa</w:t>
      </w:r>
      <w:r w:rsidR="00121B97">
        <w:rPr>
          <w:rFonts w:ascii="Bookman Old Style" w:hAnsi="Bookman Old Style"/>
          <w:sz w:val="24"/>
          <w:szCs w:val="24"/>
        </w:rPr>
        <w:t>mple, once the sub-set unit</w:t>
      </w:r>
      <w:r>
        <w:rPr>
          <w:rFonts w:ascii="Bookman Old Style" w:hAnsi="Bookman Old Style"/>
          <w:sz w:val="24"/>
          <w:szCs w:val="24"/>
        </w:rPr>
        <w:t xml:space="preserve"> is located we set two placemarks, one in the upper right corner and the other one in the lower left corner (see figure 2); this will provide the coordinates (latitude/longitude) in decimal degrees.</w:t>
      </w:r>
    </w:p>
    <w:p w14:paraId="2A959198" w14:textId="77777777" w:rsidR="00A02572" w:rsidRDefault="00A02572" w:rsidP="00A02572">
      <w:pPr>
        <w:pStyle w:val="Standard"/>
        <w:ind w:firstLine="720"/>
        <w:jc w:val="center"/>
      </w:pPr>
      <w:r>
        <w:rPr>
          <w:noProof/>
        </w:rPr>
        <w:drawing>
          <wp:inline distT="0" distB="0" distL="0" distR="0" wp14:anchorId="736B1E4C" wp14:editId="6F7631AF">
            <wp:extent cx="4061460" cy="3016250"/>
            <wp:effectExtent l="0" t="0" r="0" b="0"/>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2"/>
                    <pic:cNvPicPr>
                      <a:picLocks noChangeAspect="1" noChangeArrowheads="1"/>
                    </pic:cNvPicPr>
                  </pic:nvPicPr>
                  <pic:blipFill>
                    <a:blip r:embed="rId27"/>
                    <a:stretch>
                      <a:fillRect/>
                    </a:stretch>
                  </pic:blipFill>
                  <pic:spPr bwMode="auto">
                    <a:xfrm>
                      <a:off x="0" y="0"/>
                      <a:ext cx="4061460" cy="3016250"/>
                    </a:xfrm>
                    <a:prstGeom prst="rect">
                      <a:avLst/>
                    </a:prstGeom>
                  </pic:spPr>
                </pic:pic>
              </a:graphicData>
            </a:graphic>
          </wp:inline>
        </w:drawing>
      </w:r>
    </w:p>
    <w:p w14:paraId="46FF3DF3" w14:textId="77777777" w:rsidR="00A02572" w:rsidRDefault="00A02572" w:rsidP="00A02572">
      <w:pPr>
        <w:pStyle w:val="Standard"/>
        <w:ind w:firstLine="720"/>
        <w:jc w:val="center"/>
      </w:pPr>
      <w:r>
        <w:rPr>
          <w:rFonts w:ascii="Bookman Old Style" w:hAnsi="Bookman Old Style"/>
          <w:b/>
          <w:sz w:val="24"/>
          <w:szCs w:val="24"/>
        </w:rPr>
        <w:t>Figure 2.</w:t>
      </w:r>
      <w:r>
        <w:rPr>
          <w:rFonts w:ascii="Bookman Old Style" w:hAnsi="Bookman Old Style"/>
          <w:sz w:val="24"/>
          <w:szCs w:val="24"/>
        </w:rPr>
        <w:t xml:space="preserve"> Google earth frame used to obtain geographic coordinates from assessment target (lower-left-corner/upper-right-corner).</w:t>
      </w:r>
    </w:p>
    <w:p w14:paraId="3B277073" w14:textId="77777777" w:rsidR="00A02572" w:rsidRDefault="00A02572">
      <w:pPr>
        <w:pStyle w:val="Standard"/>
        <w:jc w:val="both"/>
      </w:pPr>
    </w:p>
    <w:p w14:paraId="0087CF3A" w14:textId="1922EA90" w:rsidR="001D3F73" w:rsidRDefault="00FC6AF8">
      <w:pPr>
        <w:pStyle w:val="Standard"/>
        <w:jc w:val="both"/>
      </w:pPr>
      <w:r w:rsidRPr="0086663B">
        <w:rPr>
          <w:rFonts w:ascii="Bookman Old Style" w:hAnsi="Bookman Old Style"/>
          <w:sz w:val="24"/>
          <w:szCs w:val="24"/>
          <w:u w:val="single"/>
        </w:rPr>
        <w:t>A</w:t>
      </w:r>
      <w:r>
        <w:rPr>
          <w:rFonts w:ascii="Bookman Old Style" w:hAnsi="Bookman Old Style"/>
          <w:sz w:val="24"/>
          <w:szCs w:val="24"/>
          <w:u w:val="single"/>
        </w:rPr>
        <w:t>t</w:t>
      </w:r>
      <w:r w:rsidR="002B4FE9">
        <w:rPr>
          <w:rFonts w:ascii="Bookman Old Style" w:hAnsi="Bookman Old Style"/>
          <w:sz w:val="24"/>
          <w:szCs w:val="24"/>
          <w:u w:val="single"/>
        </w:rPr>
        <w:t>t</w:t>
      </w:r>
      <w:r>
        <w:rPr>
          <w:rFonts w:ascii="Bookman Old Style" w:hAnsi="Bookman Old Style"/>
          <w:sz w:val="24"/>
          <w:szCs w:val="24"/>
          <w:u w:val="single"/>
        </w:rPr>
        <w:t>ributes:</w:t>
      </w:r>
      <w:r>
        <w:rPr>
          <w:rFonts w:ascii="Bookman Old Style" w:hAnsi="Bookman Old Style"/>
          <w:sz w:val="24"/>
          <w:szCs w:val="24"/>
        </w:rPr>
        <w:t xml:space="preserve"> </w:t>
      </w:r>
      <w:r w:rsidR="00121B97">
        <w:rPr>
          <w:rFonts w:ascii="Bookman Old Style" w:hAnsi="Bookman Old Style"/>
          <w:sz w:val="24"/>
          <w:szCs w:val="24"/>
        </w:rPr>
        <w:t>datum, proj, type</w:t>
      </w:r>
    </w:p>
    <w:p w14:paraId="75258F4D" w14:textId="758F2B69" w:rsidR="001D3F73" w:rsidRPr="00A72FB3" w:rsidRDefault="00FC6AF8">
      <w:pPr>
        <w:pStyle w:val="Prrafodelista"/>
        <w:numPr>
          <w:ilvl w:val="0"/>
          <w:numId w:val="7"/>
        </w:numPr>
        <w:suppressAutoHyphens w:val="0"/>
        <w:spacing w:line="256" w:lineRule="auto"/>
        <w:jc w:val="both"/>
      </w:pPr>
      <w:r>
        <w:rPr>
          <w:rFonts w:ascii="Bookman Old Style" w:hAnsi="Bookman Old Style"/>
          <w:sz w:val="24"/>
          <w:szCs w:val="24"/>
        </w:rPr>
        <w:t>@</w:t>
      </w:r>
      <w:r w:rsidR="00305E51">
        <w:rPr>
          <w:rFonts w:ascii="Bookman Old Style" w:hAnsi="Bookman Old Style"/>
          <w:sz w:val="24"/>
          <w:szCs w:val="24"/>
        </w:rPr>
        <w:t>datum</w:t>
      </w:r>
      <w:r>
        <w:rPr>
          <w:rFonts w:ascii="Bookman Old Style" w:hAnsi="Bookman Old Style"/>
          <w:sz w:val="24"/>
          <w:szCs w:val="24"/>
        </w:rPr>
        <w:t>= unique id of the projection datum used in the geographic coordinates. The geodetic datum is an abstract coordinate system with a surface reference; possible values are: "NGVD 29","OSGB36","SK-42","ED50","SAD69","GRS 80","ISO 6709","NAD 83","WGS 84","NAVD 88","ETRS89¨,¨GCJ-02¨,"Geo URI".</w:t>
      </w:r>
    </w:p>
    <w:p w14:paraId="274E906F" w14:textId="3E17D50E" w:rsidR="00305E51" w:rsidRDefault="00305E51" w:rsidP="00A72FB3">
      <w:pPr>
        <w:pStyle w:val="Prrafodelista"/>
        <w:numPr>
          <w:ilvl w:val="0"/>
          <w:numId w:val="7"/>
        </w:numPr>
        <w:suppressAutoHyphens w:val="0"/>
        <w:spacing w:line="256" w:lineRule="auto"/>
        <w:jc w:val="both"/>
      </w:pPr>
      <w:r>
        <w:rPr>
          <w:rFonts w:ascii="Bookman Old Style" w:hAnsi="Bookman Old Style"/>
          <w:sz w:val="24"/>
          <w:szCs w:val="24"/>
        </w:rPr>
        <w:t>@proj=</w:t>
      </w:r>
      <w:r w:rsidR="00A72FB3" w:rsidRPr="00A72FB3">
        <w:rPr>
          <w:rFonts w:ascii="Bookman Old Style" w:hAnsi="Bookman Old Style"/>
          <w:sz w:val="24"/>
          <w:szCs w:val="24"/>
        </w:rPr>
        <w:t xml:space="preserve"> </w:t>
      </w:r>
      <w:r w:rsidR="00A72FB3">
        <w:rPr>
          <w:rFonts w:ascii="Bookman Old Style" w:hAnsi="Bookman Old Style"/>
          <w:sz w:val="24"/>
          <w:szCs w:val="24"/>
        </w:rPr>
        <w:t>it contains the units in which this data is represented.</w:t>
      </w:r>
    </w:p>
    <w:p w14:paraId="3CF775C2" w14:textId="77777777" w:rsidR="001D3F73" w:rsidRDefault="00FC6AF8">
      <w:pPr>
        <w:pStyle w:val="Prrafodelista"/>
        <w:numPr>
          <w:ilvl w:val="0"/>
          <w:numId w:val="7"/>
        </w:numPr>
        <w:suppressAutoHyphens w:val="0"/>
        <w:spacing w:line="256" w:lineRule="auto"/>
        <w:jc w:val="both"/>
      </w:pPr>
      <w:r>
        <w:rPr>
          <w:rFonts w:ascii="Bookman Old Style" w:hAnsi="Bookman Old Style"/>
          <w:sz w:val="24"/>
          <w:szCs w:val="24"/>
        </w:rPr>
        <w:t>@type= indicates the type of method used to obtain the geographic coordinates, possible values are “lower-left-corner” or “upper-right-corner”.</w:t>
      </w:r>
    </w:p>
    <w:p w14:paraId="7C6D715C" w14:textId="77777777" w:rsidR="001D3F73" w:rsidRDefault="00FC6AF8">
      <w:pPr>
        <w:pStyle w:val="Standard"/>
        <w:jc w:val="both"/>
      </w:pPr>
      <w:r>
        <w:rPr>
          <w:rFonts w:ascii="Bookman Old Style" w:hAnsi="Bookman Old Style"/>
          <w:sz w:val="24"/>
          <w:szCs w:val="24"/>
          <w:u w:val="single"/>
        </w:rPr>
        <w:t>Example:</w:t>
      </w:r>
    </w:p>
    <w:p w14:paraId="4B6393D0" w14:textId="77777777" w:rsidR="00121B97" w:rsidRPr="00121B97" w:rsidRDefault="00121B97" w:rsidP="00121B97">
      <w:pPr>
        <w:pStyle w:val="Ejemplos"/>
        <w:ind w:left="0" w:firstLine="720"/>
        <w:jc w:val="left"/>
      </w:pPr>
      <w:r w:rsidRPr="00121B97">
        <w:t>&lt;Spatial-data&gt;</w:t>
      </w:r>
    </w:p>
    <w:p w14:paraId="462A632F" w14:textId="77777777" w:rsidR="00121B97" w:rsidRPr="00121B97" w:rsidRDefault="00121B97" w:rsidP="00121B97">
      <w:pPr>
        <w:pStyle w:val="Ejemplos"/>
        <w:ind w:firstLine="720"/>
        <w:jc w:val="left"/>
      </w:pPr>
      <w:r w:rsidRPr="00121B97">
        <w:t>&lt;</w:t>
      </w:r>
      <w:r w:rsidRPr="00121B97">
        <w:rPr>
          <w:color w:val="0070C0"/>
        </w:rPr>
        <w:t xml:space="preserve">Spatial-point </w:t>
      </w:r>
      <w:r w:rsidRPr="00121B97">
        <w:rPr>
          <w:color w:val="FF0000"/>
        </w:rPr>
        <w:t>datum</w:t>
      </w:r>
      <w:r w:rsidRPr="00121B97">
        <w:t xml:space="preserve">="WGS84" </w:t>
      </w:r>
      <w:r w:rsidRPr="00121B97">
        <w:rPr>
          <w:color w:val="FF0000"/>
        </w:rPr>
        <w:t>proj</w:t>
      </w:r>
      <w:r w:rsidRPr="00121B97">
        <w:t xml:space="preserve">="longlat" </w:t>
      </w:r>
      <w:r w:rsidRPr="00121B97">
        <w:rPr>
          <w:color w:val="FF0000"/>
        </w:rPr>
        <w:t>type</w:t>
      </w:r>
      <w:r w:rsidRPr="00121B97">
        <w:t>="lower-left-corner"&gt;</w:t>
      </w:r>
    </w:p>
    <w:p w14:paraId="632BECFF" w14:textId="77777777" w:rsidR="00121B97" w:rsidRPr="00121B97" w:rsidRDefault="00121B97" w:rsidP="00121B97">
      <w:pPr>
        <w:pStyle w:val="Ejemplos"/>
        <w:ind w:left="1440" w:firstLine="720"/>
        <w:jc w:val="left"/>
      </w:pPr>
      <w:r w:rsidRPr="00121B97">
        <w:t>&lt;x&gt;-36.66&lt;/x&gt;</w:t>
      </w:r>
    </w:p>
    <w:p w14:paraId="272FD432" w14:textId="77777777" w:rsidR="00121B97" w:rsidRPr="00121B97" w:rsidRDefault="00121B97" w:rsidP="00121B97">
      <w:pPr>
        <w:pStyle w:val="Ejemplos"/>
        <w:ind w:left="1440" w:firstLine="720"/>
        <w:jc w:val="left"/>
      </w:pPr>
      <w:r w:rsidRPr="00121B97">
        <w:t>&lt;y&gt;138.24&lt;/y&gt;</w:t>
      </w:r>
    </w:p>
    <w:p w14:paraId="70EC48AB" w14:textId="77777777" w:rsidR="00121B97" w:rsidRPr="00121B97" w:rsidRDefault="00121B97" w:rsidP="00121B97">
      <w:pPr>
        <w:pStyle w:val="Ejemplos"/>
        <w:ind w:left="1440" w:firstLine="720"/>
        <w:jc w:val="left"/>
      </w:pPr>
      <w:r w:rsidRPr="00121B97">
        <w:t>&lt;radius units="degrees"&gt;0.01&lt;/radius&gt;</w:t>
      </w:r>
    </w:p>
    <w:p w14:paraId="33ACC567" w14:textId="77777777" w:rsidR="00121B97" w:rsidRPr="00121B97" w:rsidRDefault="00121B97" w:rsidP="00121B97">
      <w:pPr>
        <w:pStyle w:val="Ejemplos"/>
        <w:ind w:firstLine="720"/>
        <w:jc w:val="left"/>
      </w:pPr>
      <w:r w:rsidRPr="00121B97">
        <w:t>&lt;/</w:t>
      </w:r>
      <w:r w:rsidRPr="00121B97">
        <w:rPr>
          <w:color w:val="0070C0"/>
        </w:rPr>
        <w:t>Spatial-point</w:t>
      </w:r>
      <w:r w:rsidRPr="00121B97">
        <w:t>&gt;</w:t>
      </w:r>
    </w:p>
    <w:p w14:paraId="061DCEDF" w14:textId="77777777" w:rsidR="00121B97" w:rsidRPr="00121B97" w:rsidRDefault="00121B97" w:rsidP="00121B97">
      <w:pPr>
        <w:pStyle w:val="Ejemplos"/>
        <w:ind w:firstLine="720"/>
        <w:jc w:val="left"/>
      </w:pPr>
      <w:r w:rsidRPr="00121B97">
        <w:t>&lt;</w:t>
      </w:r>
      <w:r w:rsidRPr="00121B97">
        <w:rPr>
          <w:color w:val="0070C0"/>
        </w:rPr>
        <w:t xml:space="preserve">Spatial-point </w:t>
      </w:r>
      <w:r w:rsidRPr="00121B97">
        <w:rPr>
          <w:color w:val="FF0000"/>
        </w:rPr>
        <w:t>datum</w:t>
      </w:r>
      <w:r w:rsidRPr="00121B97">
        <w:t xml:space="preserve">="WGS84" </w:t>
      </w:r>
      <w:r w:rsidRPr="00121B97">
        <w:rPr>
          <w:color w:val="FF0000"/>
        </w:rPr>
        <w:t>proj</w:t>
      </w:r>
      <w:r w:rsidRPr="00121B97">
        <w:t xml:space="preserve">="longlat" </w:t>
      </w:r>
      <w:r w:rsidRPr="00121B97">
        <w:rPr>
          <w:color w:val="FF0000"/>
        </w:rPr>
        <w:t>type</w:t>
      </w:r>
      <w:r w:rsidRPr="00121B97">
        <w:t>="upper-right-corner"&gt;</w:t>
      </w:r>
    </w:p>
    <w:p w14:paraId="4095FB4E" w14:textId="77777777" w:rsidR="00121B97" w:rsidRPr="00121B97" w:rsidRDefault="00121B97" w:rsidP="00121B97">
      <w:pPr>
        <w:pStyle w:val="Ejemplos"/>
        <w:ind w:left="1440" w:firstLine="720"/>
        <w:jc w:val="left"/>
      </w:pPr>
      <w:r w:rsidRPr="00121B97">
        <w:t>&lt;x&gt;-35.27&lt;/x&gt;</w:t>
      </w:r>
    </w:p>
    <w:p w14:paraId="54D6C550" w14:textId="77777777" w:rsidR="00121B97" w:rsidRPr="00121B97" w:rsidRDefault="00121B97" w:rsidP="00121B97">
      <w:pPr>
        <w:pStyle w:val="Ejemplos"/>
        <w:ind w:left="1440" w:firstLine="720"/>
        <w:jc w:val="left"/>
      </w:pPr>
      <w:r w:rsidRPr="00121B97">
        <w:t>&lt;y&gt;140.32&lt;/y&gt;</w:t>
      </w:r>
    </w:p>
    <w:p w14:paraId="4E5C7011" w14:textId="77777777" w:rsidR="00121B97" w:rsidRPr="00121B97" w:rsidRDefault="00121B97" w:rsidP="00121B97">
      <w:pPr>
        <w:pStyle w:val="Ejemplos"/>
        <w:ind w:left="1440" w:firstLine="720"/>
        <w:jc w:val="left"/>
      </w:pPr>
      <w:r w:rsidRPr="00121B97">
        <w:t>&lt;radius units="degrees"&gt;0.01&lt;/radius&gt;</w:t>
      </w:r>
    </w:p>
    <w:p w14:paraId="4B442C7E" w14:textId="77777777" w:rsidR="00121B97" w:rsidRPr="00121B97" w:rsidRDefault="00121B97" w:rsidP="00121B97">
      <w:pPr>
        <w:pStyle w:val="Ejemplos"/>
        <w:ind w:firstLine="720"/>
        <w:jc w:val="left"/>
      </w:pPr>
      <w:r w:rsidRPr="00121B97">
        <w:t>&lt;/</w:t>
      </w:r>
      <w:r w:rsidRPr="00121B97">
        <w:rPr>
          <w:color w:val="0070C0"/>
        </w:rPr>
        <w:t>Spatial-point</w:t>
      </w:r>
      <w:r w:rsidRPr="00121B97">
        <w:t>&gt;</w:t>
      </w:r>
    </w:p>
    <w:p w14:paraId="116BC255" w14:textId="77777777" w:rsidR="00121B97" w:rsidRPr="00121B97" w:rsidRDefault="00121B97" w:rsidP="00121B97">
      <w:pPr>
        <w:pStyle w:val="Ejemplos"/>
        <w:ind w:left="0"/>
        <w:jc w:val="left"/>
      </w:pPr>
      <w:r w:rsidRPr="00121B97">
        <w:t xml:space="preserve">      </w:t>
      </w:r>
      <w:r w:rsidRPr="00121B97">
        <w:tab/>
        <w:t>&lt;/Spatial-data&gt;</w:t>
      </w:r>
    </w:p>
    <w:p w14:paraId="22A23A31" w14:textId="77777777" w:rsidR="001D3F73" w:rsidRDefault="00FC6AF8">
      <w:pPr>
        <w:pStyle w:val="Standard"/>
        <w:spacing w:after="0"/>
        <w:jc w:val="both"/>
      </w:pPr>
      <w:r>
        <w:rPr>
          <w:rFonts w:ascii="Courier New" w:hAnsi="Courier New" w:cs="Courier New"/>
        </w:rPr>
        <w:t xml:space="preserve">      </w:t>
      </w:r>
    </w:p>
    <w:p w14:paraId="4C4B4BB4" w14:textId="0C5308D8" w:rsidR="00D26FA2" w:rsidRPr="006C5611" w:rsidRDefault="002358B7" w:rsidP="002358B7">
      <w:pPr>
        <w:pStyle w:val="Ttulo1"/>
        <w:numPr>
          <w:ilvl w:val="7"/>
          <w:numId w:val="29"/>
        </w:numPr>
      </w:pPr>
      <w:bookmarkStart w:id="991" w:name="_Toc10660034"/>
      <w:bookmarkStart w:id="992" w:name="_Toc10989964"/>
      <w:r>
        <w:t>Node: Longitude</w:t>
      </w:r>
      <w:bookmarkEnd w:id="991"/>
      <w:bookmarkEnd w:id="992"/>
    </w:p>
    <w:p w14:paraId="2B2C90AF"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&lt;x&gt;</w:t>
      </w:r>
    </w:p>
    <w:p w14:paraId="67B761EA" w14:textId="0B5D8406" w:rsidR="001D3F73" w:rsidRDefault="00FC6AF8">
      <w:pPr>
        <w:pStyle w:val="Standard"/>
        <w:spacing w:after="0" w:line="276" w:lineRule="auto"/>
      </w:pPr>
      <w:r>
        <w:rPr>
          <w:rFonts w:ascii="Bookman Old Style" w:hAnsi="Bookman Old Style"/>
          <w:sz w:val="24"/>
          <w:szCs w:val="24"/>
          <w:u w:val="single"/>
        </w:rPr>
        <w:t>Parent:</w:t>
      </w:r>
      <w:r w:rsidR="00A72FB3">
        <w:rPr>
          <w:rFonts w:ascii="Bookman Old Style" w:hAnsi="Bookman Old Style"/>
          <w:sz w:val="24"/>
          <w:szCs w:val="24"/>
        </w:rPr>
        <w:t xml:space="preserve"> Spatial-</w:t>
      </w:r>
      <w:r>
        <w:rPr>
          <w:rFonts w:ascii="Bookman Old Style" w:hAnsi="Bookman Old Style"/>
          <w:sz w:val="24"/>
          <w:szCs w:val="24"/>
        </w:rPr>
        <w:t>point</w:t>
      </w:r>
    </w:p>
    <w:p w14:paraId="01342DC5" w14:textId="5F865DC7" w:rsidR="001D3F73" w:rsidRDefault="00FC6AF8">
      <w:pPr>
        <w:pStyle w:val="Standard"/>
        <w:spacing w:after="0" w:line="276" w:lineRule="auto"/>
      </w:pPr>
      <w:r>
        <w:rPr>
          <w:rFonts w:ascii="Bookman Old Style" w:hAnsi="Bookman Old Style"/>
          <w:sz w:val="24"/>
          <w:szCs w:val="24"/>
          <w:u w:val="single"/>
        </w:rPr>
        <w:t>Child</w:t>
      </w:r>
      <w:r w:rsidR="002B4FE9">
        <w:rPr>
          <w:rFonts w:ascii="Bookman Old Style" w:hAnsi="Bookman Old Style"/>
          <w:sz w:val="24"/>
          <w:szCs w:val="24"/>
          <w:u w:val="single"/>
        </w:rPr>
        <w:t>ren</w:t>
      </w:r>
      <w:r>
        <w:rPr>
          <w:rFonts w:ascii="Bookman Old Style" w:hAnsi="Bookman Old Style"/>
          <w:sz w:val="24"/>
          <w:szCs w:val="24"/>
          <w:u w:val="single"/>
        </w:rPr>
        <w:t>:</w:t>
      </w:r>
      <w:r>
        <w:rPr>
          <w:rFonts w:ascii="Bookman Old Style" w:hAnsi="Bookman Old Style"/>
          <w:sz w:val="24"/>
          <w:szCs w:val="24"/>
        </w:rPr>
        <w:t xml:space="preserve"> none</w:t>
      </w:r>
    </w:p>
    <w:p w14:paraId="49CC9749" w14:textId="77777777" w:rsidR="001D3F73" w:rsidRDefault="001D3F73">
      <w:pPr>
        <w:pStyle w:val="Standard"/>
        <w:spacing w:after="0" w:line="276" w:lineRule="auto"/>
        <w:rPr>
          <w:rFonts w:ascii="Bookman Old Style" w:hAnsi="Bookman Old Style"/>
          <w:sz w:val="24"/>
          <w:szCs w:val="24"/>
        </w:rPr>
      </w:pPr>
    </w:p>
    <w:p w14:paraId="48D4B89E"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longitude component corresponding to the geographic coordinates of the assessment unit, presented in decimal degree format.</w:t>
      </w:r>
    </w:p>
    <w:p w14:paraId="23BB5653" w14:textId="502D86F3" w:rsidR="001D3F73" w:rsidRPr="008508DA" w:rsidRDefault="00A72FB3">
      <w:pPr>
        <w:pStyle w:val="Standard"/>
        <w:jc w:val="both"/>
        <w:rPr>
          <w:lang w:val="fr-FR"/>
        </w:rPr>
      </w:pPr>
      <w:r w:rsidRPr="00A72FB3">
        <w:rPr>
          <w:rFonts w:ascii="Bookman Old Style" w:hAnsi="Bookman Old Style"/>
          <w:sz w:val="24"/>
          <w:szCs w:val="24"/>
          <w:u w:val="single"/>
          <w:lang w:val="fr-FR"/>
        </w:rPr>
        <w:t>A</w:t>
      </w:r>
      <w:r>
        <w:rPr>
          <w:rFonts w:ascii="Bookman Old Style" w:hAnsi="Bookman Old Style"/>
          <w:sz w:val="24"/>
          <w:szCs w:val="24"/>
          <w:u w:val="single"/>
          <w:lang w:val="fr-FR"/>
        </w:rPr>
        <w:t>t</w:t>
      </w:r>
      <w:r w:rsidRPr="00A72FB3">
        <w:rPr>
          <w:rFonts w:ascii="Bookman Old Style" w:hAnsi="Bookman Old Style"/>
          <w:sz w:val="24"/>
          <w:szCs w:val="24"/>
          <w:u w:val="single"/>
          <w:lang w:val="fr-FR"/>
        </w:rPr>
        <w:t>tribu</w:t>
      </w:r>
      <w:r>
        <w:rPr>
          <w:rFonts w:ascii="Bookman Old Style" w:hAnsi="Bookman Old Style"/>
          <w:sz w:val="24"/>
          <w:szCs w:val="24"/>
          <w:u w:val="single"/>
          <w:lang w:val="fr-FR"/>
        </w:rPr>
        <w:t>t</w:t>
      </w:r>
      <w:r w:rsidRPr="00A72FB3">
        <w:rPr>
          <w:rFonts w:ascii="Bookman Old Style" w:hAnsi="Bookman Old Style"/>
          <w:sz w:val="24"/>
          <w:szCs w:val="24"/>
          <w:u w:val="single"/>
          <w:lang w:val="fr-FR"/>
        </w:rPr>
        <w:t>es</w:t>
      </w:r>
      <w:r w:rsidR="00FC6AF8" w:rsidRPr="008508DA">
        <w:rPr>
          <w:rFonts w:ascii="Bookman Old Style" w:hAnsi="Bookman Old Style"/>
          <w:sz w:val="24"/>
          <w:szCs w:val="24"/>
          <w:u w:val="single"/>
          <w:lang w:val="fr-FR"/>
        </w:rPr>
        <w:t>:</w:t>
      </w:r>
      <w:r w:rsidR="00FC6AF8" w:rsidRPr="008508DA">
        <w:rPr>
          <w:rFonts w:ascii="Bookman Old Style" w:hAnsi="Bookman Old Style"/>
          <w:sz w:val="24"/>
          <w:szCs w:val="24"/>
          <w:lang w:val="fr-FR"/>
        </w:rPr>
        <w:t xml:space="preserve"> none</w:t>
      </w:r>
    </w:p>
    <w:p w14:paraId="64EB6838" w14:textId="77777777" w:rsidR="001D3F73" w:rsidRPr="008508DA" w:rsidRDefault="00FC6AF8">
      <w:pPr>
        <w:pStyle w:val="Standard"/>
        <w:jc w:val="both"/>
        <w:rPr>
          <w:lang w:val="fr-FR"/>
        </w:rPr>
      </w:pPr>
      <w:r w:rsidRPr="008508DA">
        <w:rPr>
          <w:rFonts w:ascii="Bookman Old Style" w:hAnsi="Bookman Old Style"/>
          <w:sz w:val="24"/>
          <w:szCs w:val="24"/>
          <w:u w:val="single"/>
          <w:lang w:val="fr-FR"/>
        </w:rPr>
        <w:t>Example:</w:t>
      </w:r>
    </w:p>
    <w:p w14:paraId="4E0AF72A" w14:textId="77777777" w:rsidR="00121B97" w:rsidRPr="00121B97" w:rsidRDefault="00121B97" w:rsidP="00121B97">
      <w:pPr>
        <w:pStyle w:val="Ejemplos"/>
        <w:ind w:firstLine="720"/>
        <w:jc w:val="left"/>
      </w:pPr>
      <w:r w:rsidRPr="00121B97">
        <w:t>&lt;Spatial-point datum="WGS84" proj="longlat" type="upper-right-corner"&gt;</w:t>
      </w:r>
    </w:p>
    <w:p w14:paraId="15B8ED10" w14:textId="77777777" w:rsidR="00121B97" w:rsidRPr="00121B97" w:rsidRDefault="00121B97" w:rsidP="00121B97">
      <w:pPr>
        <w:pStyle w:val="Ejemplos"/>
        <w:ind w:left="1440" w:firstLine="720"/>
        <w:jc w:val="left"/>
      </w:pPr>
      <w:r w:rsidRPr="00121B97">
        <w:t>&lt;</w:t>
      </w:r>
      <w:r w:rsidRPr="00121B97">
        <w:rPr>
          <w:color w:val="0070C0"/>
        </w:rPr>
        <w:t>x</w:t>
      </w:r>
      <w:r w:rsidRPr="00121B97">
        <w:t>&gt;-35.27&lt;/</w:t>
      </w:r>
      <w:r w:rsidRPr="00121B97">
        <w:rPr>
          <w:color w:val="0070C0"/>
        </w:rPr>
        <w:t>x</w:t>
      </w:r>
      <w:r w:rsidRPr="00121B97">
        <w:t>&gt;</w:t>
      </w:r>
    </w:p>
    <w:p w14:paraId="726B3A61" w14:textId="77777777" w:rsidR="00121B97" w:rsidRPr="00121B97" w:rsidRDefault="00121B97" w:rsidP="00121B97">
      <w:pPr>
        <w:pStyle w:val="Ejemplos"/>
        <w:ind w:left="1440" w:firstLine="720"/>
        <w:jc w:val="left"/>
      </w:pPr>
      <w:r w:rsidRPr="00121B97">
        <w:lastRenderedPageBreak/>
        <w:t>&lt;y&gt;140.32&lt;/y&gt;</w:t>
      </w:r>
    </w:p>
    <w:p w14:paraId="16AB8497" w14:textId="77777777" w:rsidR="00121B97" w:rsidRPr="00121B97" w:rsidRDefault="00121B97" w:rsidP="00121B97">
      <w:pPr>
        <w:pStyle w:val="Ejemplos"/>
        <w:ind w:left="1440" w:firstLine="720"/>
        <w:jc w:val="left"/>
      </w:pPr>
      <w:r w:rsidRPr="00121B97">
        <w:t>&lt;radius units="degrees"&gt;0.01&lt;/radius&gt;</w:t>
      </w:r>
    </w:p>
    <w:p w14:paraId="4D0A5751" w14:textId="77777777" w:rsidR="00121B97" w:rsidRPr="00121B97" w:rsidRDefault="00121B97" w:rsidP="00121B97">
      <w:pPr>
        <w:pStyle w:val="Ejemplos"/>
        <w:ind w:firstLine="720"/>
        <w:jc w:val="left"/>
      </w:pPr>
      <w:r w:rsidRPr="00121B97">
        <w:t>&lt;/Spatial-point&gt;</w:t>
      </w:r>
    </w:p>
    <w:p w14:paraId="3E0B77AA" w14:textId="77777777" w:rsidR="001D3F73" w:rsidRPr="00121B97" w:rsidRDefault="001D3F73">
      <w:pPr>
        <w:pStyle w:val="Standard"/>
        <w:spacing w:after="0"/>
        <w:jc w:val="both"/>
        <w:rPr>
          <w:rFonts w:ascii="Bookman Old Style" w:hAnsi="Bookman Old Style"/>
          <w:sz w:val="24"/>
          <w:szCs w:val="24"/>
          <w:u w:val="single"/>
        </w:rPr>
      </w:pPr>
    </w:p>
    <w:p w14:paraId="58FA7D96" w14:textId="1B720997" w:rsidR="001D3F73" w:rsidRPr="006C5611" w:rsidRDefault="00FC6AF8" w:rsidP="002358B7">
      <w:pPr>
        <w:pStyle w:val="Ttulo1"/>
        <w:numPr>
          <w:ilvl w:val="7"/>
          <w:numId w:val="29"/>
        </w:numPr>
      </w:pPr>
      <w:bookmarkStart w:id="993" w:name="_Toc10660035"/>
      <w:bookmarkStart w:id="994" w:name="_Toc10989965"/>
      <w:r w:rsidRPr="006C5611">
        <w:t>Node: Latitude</w:t>
      </w:r>
      <w:bookmarkEnd w:id="993"/>
      <w:bookmarkEnd w:id="994"/>
    </w:p>
    <w:p w14:paraId="1CB0D29D"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&lt;y&gt;</w:t>
      </w:r>
    </w:p>
    <w:p w14:paraId="468C92D2" w14:textId="56F0C82F" w:rsidR="001D3F73" w:rsidRDefault="00FC6AF8">
      <w:pPr>
        <w:pStyle w:val="Standard"/>
        <w:spacing w:after="0" w:line="276" w:lineRule="auto"/>
      </w:pPr>
      <w:r>
        <w:rPr>
          <w:rFonts w:ascii="Bookman Old Style" w:hAnsi="Bookman Old Style"/>
          <w:sz w:val="24"/>
          <w:szCs w:val="24"/>
          <w:u w:val="single"/>
        </w:rPr>
        <w:t>Parent:</w:t>
      </w:r>
      <w:r w:rsidR="00A72FB3">
        <w:rPr>
          <w:rFonts w:ascii="Bookman Old Style" w:hAnsi="Bookman Old Style"/>
          <w:sz w:val="24"/>
          <w:szCs w:val="24"/>
        </w:rPr>
        <w:t xml:space="preserve"> Spatial-</w:t>
      </w:r>
      <w:r>
        <w:rPr>
          <w:rFonts w:ascii="Bookman Old Style" w:hAnsi="Bookman Old Style"/>
          <w:sz w:val="24"/>
          <w:szCs w:val="24"/>
        </w:rPr>
        <w:t>point</w:t>
      </w:r>
    </w:p>
    <w:p w14:paraId="19E96E90" w14:textId="1C4391EE" w:rsidR="001D3F73" w:rsidRDefault="00FC6AF8">
      <w:pPr>
        <w:pStyle w:val="Standard"/>
        <w:spacing w:after="0" w:line="276" w:lineRule="auto"/>
      </w:pPr>
      <w:r>
        <w:rPr>
          <w:rFonts w:ascii="Bookman Old Style" w:hAnsi="Bookman Old Style"/>
          <w:sz w:val="24"/>
          <w:szCs w:val="24"/>
          <w:u w:val="single"/>
        </w:rPr>
        <w:t>Child</w:t>
      </w:r>
      <w:r w:rsidR="002B4FE9">
        <w:rPr>
          <w:rFonts w:ascii="Bookman Old Style" w:hAnsi="Bookman Old Style"/>
          <w:sz w:val="24"/>
          <w:szCs w:val="24"/>
          <w:u w:val="single"/>
        </w:rPr>
        <w:t>ren</w:t>
      </w:r>
      <w:r>
        <w:rPr>
          <w:rFonts w:ascii="Bookman Old Style" w:hAnsi="Bookman Old Style"/>
          <w:sz w:val="24"/>
          <w:szCs w:val="24"/>
          <w:u w:val="single"/>
        </w:rPr>
        <w:t>:</w:t>
      </w:r>
      <w:r>
        <w:rPr>
          <w:rFonts w:ascii="Bookman Old Style" w:hAnsi="Bookman Old Style"/>
          <w:sz w:val="24"/>
          <w:szCs w:val="24"/>
        </w:rPr>
        <w:t xml:space="preserve"> none</w:t>
      </w:r>
    </w:p>
    <w:p w14:paraId="2B434FD9" w14:textId="77777777" w:rsidR="001D3F73" w:rsidRDefault="001D3F73">
      <w:pPr>
        <w:pStyle w:val="Standard"/>
        <w:spacing w:after="0" w:line="276" w:lineRule="auto"/>
        <w:rPr>
          <w:rFonts w:ascii="Bookman Old Style" w:hAnsi="Bookman Old Style"/>
          <w:sz w:val="24"/>
          <w:szCs w:val="24"/>
        </w:rPr>
      </w:pPr>
    </w:p>
    <w:p w14:paraId="505B00E3"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latitude component corresponding to the geographic coordinates of the assessment unit, presented in decimal degree format.</w:t>
      </w:r>
    </w:p>
    <w:p w14:paraId="4E3DE220" w14:textId="2064FF7E" w:rsidR="001D3F73" w:rsidRPr="0086663B" w:rsidRDefault="00A72FB3">
      <w:pPr>
        <w:pStyle w:val="Standard"/>
        <w:jc w:val="both"/>
      </w:pPr>
      <w:r>
        <w:rPr>
          <w:rFonts w:ascii="Bookman Old Style" w:hAnsi="Bookman Old Style"/>
          <w:sz w:val="24"/>
          <w:szCs w:val="24"/>
          <w:u w:val="single"/>
        </w:rPr>
        <w:t>At</w:t>
      </w:r>
      <w:r w:rsidR="00FC6AF8" w:rsidRPr="0086663B">
        <w:rPr>
          <w:rFonts w:ascii="Bookman Old Style" w:hAnsi="Bookman Old Style"/>
          <w:sz w:val="24"/>
          <w:szCs w:val="24"/>
          <w:u w:val="single"/>
        </w:rPr>
        <w:t>tributes:</w:t>
      </w:r>
      <w:r w:rsidR="00FC6AF8" w:rsidRPr="0086663B">
        <w:rPr>
          <w:rFonts w:ascii="Bookman Old Style" w:hAnsi="Bookman Old Style"/>
          <w:sz w:val="24"/>
          <w:szCs w:val="24"/>
        </w:rPr>
        <w:t xml:space="preserve"> none</w:t>
      </w:r>
    </w:p>
    <w:p w14:paraId="3718C16A" w14:textId="77777777" w:rsidR="001D3F73" w:rsidRPr="0086663B" w:rsidRDefault="00FC6AF8">
      <w:pPr>
        <w:pStyle w:val="Standard"/>
        <w:jc w:val="both"/>
      </w:pPr>
      <w:r w:rsidRPr="0086663B">
        <w:rPr>
          <w:rFonts w:ascii="Bookman Old Style" w:hAnsi="Bookman Old Style"/>
          <w:sz w:val="24"/>
          <w:szCs w:val="24"/>
          <w:u w:val="single"/>
        </w:rPr>
        <w:t>Example:</w:t>
      </w:r>
    </w:p>
    <w:p w14:paraId="7900921B" w14:textId="77777777" w:rsidR="00121B97" w:rsidRPr="00121B97" w:rsidRDefault="00121B97" w:rsidP="00121B97">
      <w:pPr>
        <w:pStyle w:val="Ejemplos"/>
        <w:ind w:firstLine="720"/>
        <w:jc w:val="left"/>
      </w:pPr>
      <w:r w:rsidRPr="00121B97">
        <w:t>&lt;Spatial-point datum="WGS84" proj="longlat" type="upper-right-corner"&gt;</w:t>
      </w:r>
    </w:p>
    <w:p w14:paraId="25F21291" w14:textId="77777777" w:rsidR="00121B97" w:rsidRPr="00121B97" w:rsidRDefault="00121B97" w:rsidP="00121B97">
      <w:pPr>
        <w:pStyle w:val="Ejemplos"/>
        <w:ind w:left="1440" w:firstLine="720"/>
        <w:jc w:val="left"/>
      </w:pPr>
      <w:r w:rsidRPr="00121B97">
        <w:t>&lt;x&gt;-35.27&lt;/x&gt;</w:t>
      </w:r>
    </w:p>
    <w:p w14:paraId="52BF08C9" w14:textId="77777777" w:rsidR="00121B97" w:rsidRPr="00121B97" w:rsidRDefault="00121B97" w:rsidP="00121B97">
      <w:pPr>
        <w:pStyle w:val="Ejemplos"/>
        <w:ind w:left="1440" w:firstLine="720"/>
        <w:jc w:val="left"/>
      </w:pPr>
      <w:r w:rsidRPr="00121B97">
        <w:t>&lt;</w:t>
      </w:r>
      <w:r w:rsidRPr="00121B97">
        <w:rPr>
          <w:color w:val="0070C0"/>
        </w:rPr>
        <w:t>y</w:t>
      </w:r>
      <w:r w:rsidRPr="00121B97">
        <w:t>&gt;140.32&lt;/</w:t>
      </w:r>
      <w:r w:rsidRPr="00121B97">
        <w:rPr>
          <w:color w:val="0070C0"/>
        </w:rPr>
        <w:t>y</w:t>
      </w:r>
      <w:r w:rsidRPr="00121B97">
        <w:t>&gt;</w:t>
      </w:r>
    </w:p>
    <w:p w14:paraId="05C0E522" w14:textId="77777777" w:rsidR="00121B97" w:rsidRPr="00121B97" w:rsidRDefault="00121B97" w:rsidP="00121B97">
      <w:pPr>
        <w:pStyle w:val="Ejemplos"/>
        <w:ind w:left="1440" w:firstLine="720"/>
        <w:jc w:val="left"/>
      </w:pPr>
      <w:r w:rsidRPr="00121B97">
        <w:t>&lt;radius units="degrees"&gt;0.01&lt;/radius&gt;</w:t>
      </w:r>
    </w:p>
    <w:p w14:paraId="54230239" w14:textId="77777777" w:rsidR="00121B97" w:rsidRPr="00121B97" w:rsidRDefault="00121B97" w:rsidP="00121B97">
      <w:pPr>
        <w:pStyle w:val="Ejemplos"/>
        <w:ind w:firstLine="720"/>
        <w:jc w:val="left"/>
      </w:pPr>
      <w:r w:rsidRPr="00121B97">
        <w:t>&lt;/Spatial-point&gt;</w:t>
      </w:r>
    </w:p>
    <w:p w14:paraId="3D8D7D77" w14:textId="77777777" w:rsidR="001D3F73" w:rsidRPr="0086663B" w:rsidRDefault="001D3F73">
      <w:pPr>
        <w:pStyle w:val="Standard"/>
        <w:spacing w:after="0"/>
        <w:jc w:val="both"/>
        <w:rPr>
          <w:rFonts w:ascii="Bookman Old Style" w:hAnsi="Bookman Old Style"/>
          <w:sz w:val="24"/>
          <w:szCs w:val="24"/>
          <w:u w:val="single"/>
        </w:rPr>
      </w:pPr>
    </w:p>
    <w:p w14:paraId="78131631" w14:textId="79359BFC" w:rsidR="001D3F73" w:rsidRPr="006C5611" w:rsidRDefault="00FC6AF8" w:rsidP="002358B7">
      <w:pPr>
        <w:pStyle w:val="Ttulo1"/>
        <w:numPr>
          <w:ilvl w:val="7"/>
          <w:numId w:val="29"/>
        </w:numPr>
      </w:pPr>
      <w:bookmarkStart w:id="995" w:name="_Toc10660036"/>
      <w:bookmarkStart w:id="996" w:name="_Toc10989966"/>
      <w:r w:rsidRPr="006C5611">
        <w:t>Node: Radius</w:t>
      </w:r>
      <w:bookmarkEnd w:id="995"/>
      <w:bookmarkEnd w:id="996"/>
    </w:p>
    <w:p w14:paraId="0F475F73" w14:textId="02CE8519" w:rsidR="001D3F73" w:rsidRDefault="00FC6AF8">
      <w:pPr>
        <w:pStyle w:val="Standard"/>
        <w:spacing w:after="0" w:line="276" w:lineRule="auto"/>
      </w:pPr>
      <w:r>
        <w:rPr>
          <w:rFonts w:ascii="Bookman Old Style" w:hAnsi="Bookman Old Style"/>
          <w:sz w:val="24"/>
          <w:szCs w:val="24"/>
          <w:u w:val="single"/>
        </w:rPr>
        <w:t>Tag:</w:t>
      </w:r>
      <w:r w:rsidR="00A72FB3">
        <w:rPr>
          <w:rFonts w:ascii="Bookman Old Style" w:hAnsi="Bookman Old Style"/>
          <w:sz w:val="24"/>
          <w:szCs w:val="24"/>
        </w:rPr>
        <w:t xml:space="preserve">   &lt;radius</w:t>
      </w:r>
      <w:r>
        <w:rPr>
          <w:rFonts w:ascii="Bookman Old Style" w:hAnsi="Bookman Old Style"/>
          <w:sz w:val="24"/>
          <w:szCs w:val="24"/>
        </w:rPr>
        <w:t>&gt;</w:t>
      </w:r>
    </w:p>
    <w:p w14:paraId="402565D1" w14:textId="459ED64F" w:rsidR="001D3F73" w:rsidRDefault="00FC6AF8">
      <w:pPr>
        <w:pStyle w:val="Standard"/>
        <w:spacing w:after="0" w:line="276" w:lineRule="auto"/>
      </w:pPr>
      <w:r>
        <w:rPr>
          <w:rFonts w:ascii="Bookman Old Style" w:hAnsi="Bookman Old Style"/>
          <w:sz w:val="24"/>
          <w:szCs w:val="24"/>
          <w:u w:val="single"/>
        </w:rPr>
        <w:t>Parent:</w:t>
      </w:r>
      <w:r w:rsidR="00A72FB3">
        <w:rPr>
          <w:rFonts w:ascii="Bookman Old Style" w:hAnsi="Bookman Old Style"/>
          <w:sz w:val="24"/>
          <w:szCs w:val="24"/>
        </w:rPr>
        <w:t xml:space="preserve"> Spatial-</w:t>
      </w:r>
      <w:r>
        <w:rPr>
          <w:rFonts w:ascii="Bookman Old Style" w:hAnsi="Bookman Old Style"/>
          <w:sz w:val="24"/>
          <w:szCs w:val="24"/>
        </w:rPr>
        <w:t>point</w:t>
      </w:r>
    </w:p>
    <w:p w14:paraId="75BFCEC0" w14:textId="515A9286" w:rsidR="001D3F73" w:rsidRDefault="00FC6AF8">
      <w:pPr>
        <w:pStyle w:val="Standard"/>
        <w:spacing w:after="0" w:line="276" w:lineRule="auto"/>
      </w:pPr>
      <w:r>
        <w:rPr>
          <w:rFonts w:ascii="Bookman Old Style" w:hAnsi="Bookman Old Style"/>
          <w:sz w:val="24"/>
          <w:szCs w:val="24"/>
          <w:u w:val="single"/>
        </w:rPr>
        <w:t>Child</w:t>
      </w:r>
      <w:r w:rsidR="002B4FE9">
        <w:rPr>
          <w:rFonts w:ascii="Bookman Old Style" w:hAnsi="Bookman Old Style"/>
          <w:sz w:val="24"/>
          <w:szCs w:val="24"/>
          <w:u w:val="single"/>
        </w:rPr>
        <w:t>ren</w:t>
      </w:r>
      <w:r>
        <w:rPr>
          <w:rFonts w:ascii="Bookman Old Style" w:hAnsi="Bookman Old Style"/>
          <w:sz w:val="24"/>
          <w:szCs w:val="24"/>
          <w:u w:val="single"/>
        </w:rPr>
        <w:t>:</w:t>
      </w:r>
      <w:r>
        <w:rPr>
          <w:rFonts w:ascii="Bookman Old Style" w:hAnsi="Bookman Old Style"/>
          <w:sz w:val="24"/>
          <w:szCs w:val="24"/>
        </w:rPr>
        <w:t xml:space="preserve"> none</w:t>
      </w:r>
    </w:p>
    <w:p w14:paraId="5A6B950F" w14:textId="77777777" w:rsidR="001D3F73" w:rsidRDefault="001D3F73">
      <w:pPr>
        <w:pStyle w:val="Standard"/>
        <w:spacing w:after="0" w:line="276" w:lineRule="auto"/>
        <w:rPr>
          <w:rFonts w:ascii="Bookman Old Style" w:hAnsi="Bookman Old Style"/>
          <w:sz w:val="24"/>
          <w:szCs w:val="24"/>
        </w:rPr>
      </w:pPr>
    </w:p>
    <w:p w14:paraId="6C423D48" w14:textId="2041E8AC"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precision degree of the geographic coordinates used t</w:t>
      </w:r>
      <w:r w:rsidR="00121B97">
        <w:rPr>
          <w:rFonts w:ascii="Bookman Old Style" w:hAnsi="Bookman Old Style"/>
          <w:sz w:val="24"/>
          <w:szCs w:val="24"/>
        </w:rPr>
        <w:t>o describe the assessment unit</w:t>
      </w:r>
      <w:r>
        <w:rPr>
          <w:rFonts w:ascii="Bookman Old Style" w:hAnsi="Bookman Old Style"/>
          <w:sz w:val="24"/>
          <w:szCs w:val="24"/>
        </w:rPr>
        <w:t xml:space="preserve"> distribution. It is presented in numeric format.</w:t>
      </w:r>
    </w:p>
    <w:p w14:paraId="4435F562" w14:textId="1877B7AA" w:rsidR="001D3F73" w:rsidRDefault="00A72FB3">
      <w:pPr>
        <w:pStyle w:val="Standard"/>
        <w:jc w:val="both"/>
      </w:pPr>
      <w:r>
        <w:rPr>
          <w:rFonts w:ascii="Bookman Old Style" w:hAnsi="Bookman Old Style"/>
          <w:sz w:val="24"/>
          <w:szCs w:val="24"/>
          <w:u w:val="single"/>
          <w:lang w:val="es-ES"/>
        </w:rPr>
        <w:t>Att</w:t>
      </w:r>
      <w:r w:rsidR="00FC6AF8">
        <w:rPr>
          <w:rFonts w:ascii="Bookman Old Style" w:hAnsi="Bookman Old Style"/>
          <w:sz w:val="24"/>
          <w:szCs w:val="24"/>
          <w:u w:val="single"/>
          <w:lang w:val="es-ES"/>
        </w:rPr>
        <w:t>ributes:</w:t>
      </w:r>
      <w:r w:rsidR="00FC6AF8">
        <w:rPr>
          <w:rFonts w:ascii="Bookman Old Style" w:hAnsi="Bookman Old Style"/>
          <w:sz w:val="24"/>
          <w:szCs w:val="24"/>
          <w:lang w:val="es-ES"/>
        </w:rPr>
        <w:t xml:space="preserve"> units</w:t>
      </w:r>
    </w:p>
    <w:p w14:paraId="65137EC0" w14:textId="77777777" w:rsidR="001D3F73" w:rsidRDefault="00FC6AF8">
      <w:pPr>
        <w:pStyle w:val="Prrafodelista"/>
        <w:numPr>
          <w:ilvl w:val="0"/>
          <w:numId w:val="7"/>
        </w:numPr>
        <w:suppressAutoHyphens w:val="0"/>
        <w:spacing w:line="256" w:lineRule="auto"/>
        <w:jc w:val="both"/>
      </w:pPr>
      <w:r>
        <w:rPr>
          <w:rFonts w:ascii="Bookman Old Style" w:hAnsi="Bookman Old Style"/>
          <w:sz w:val="24"/>
          <w:szCs w:val="24"/>
        </w:rPr>
        <w:t>@units: element containing the standard expression chosen to express the precision degree.</w:t>
      </w:r>
    </w:p>
    <w:p w14:paraId="37F276E6" w14:textId="77777777" w:rsidR="001D3F73" w:rsidRDefault="00FC6AF8">
      <w:pPr>
        <w:pStyle w:val="Standard"/>
        <w:jc w:val="both"/>
      </w:pPr>
      <w:r>
        <w:rPr>
          <w:rFonts w:ascii="Bookman Old Style" w:hAnsi="Bookman Old Style"/>
          <w:sz w:val="24"/>
          <w:szCs w:val="24"/>
          <w:u w:val="single"/>
        </w:rPr>
        <w:t>Example:</w:t>
      </w:r>
    </w:p>
    <w:p w14:paraId="6C88D58F" w14:textId="77777777" w:rsidR="00121B97" w:rsidRPr="00121B97" w:rsidRDefault="00121B97" w:rsidP="00121B97">
      <w:pPr>
        <w:pStyle w:val="Ejemplos"/>
        <w:ind w:firstLine="720"/>
        <w:jc w:val="left"/>
      </w:pPr>
      <w:r w:rsidRPr="00121B97">
        <w:t>&lt;Spatial-point datum="WGS84" proj="longlat" type="upper-right-corner"&gt;</w:t>
      </w:r>
    </w:p>
    <w:p w14:paraId="5875CA6E" w14:textId="77777777" w:rsidR="00121B97" w:rsidRPr="00121B97" w:rsidRDefault="00121B97" w:rsidP="00121B97">
      <w:pPr>
        <w:pStyle w:val="Ejemplos"/>
        <w:ind w:left="1440" w:firstLine="720"/>
        <w:jc w:val="left"/>
      </w:pPr>
      <w:r w:rsidRPr="00121B97">
        <w:t>&lt;x&gt;-35.27&lt;/x&gt;</w:t>
      </w:r>
    </w:p>
    <w:p w14:paraId="39E3C4FD" w14:textId="77777777" w:rsidR="00121B97" w:rsidRPr="00121B97" w:rsidRDefault="00121B97" w:rsidP="00121B97">
      <w:pPr>
        <w:pStyle w:val="Ejemplos"/>
        <w:ind w:left="1440" w:firstLine="720"/>
        <w:jc w:val="left"/>
      </w:pPr>
      <w:r w:rsidRPr="00121B97">
        <w:t>&lt;y&gt;140.32&lt;/y&gt;</w:t>
      </w:r>
    </w:p>
    <w:p w14:paraId="7208EE61" w14:textId="77777777" w:rsidR="00121B97" w:rsidRPr="00121B97" w:rsidRDefault="00121B97" w:rsidP="00121B97">
      <w:pPr>
        <w:pStyle w:val="Ejemplos"/>
        <w:ind w:left="1440" w:firstLine="720"/>
        <w:jc w:val="left"/>
      </w:pPr>
      <w:r w:rsidRPr="00121B97">
        <w:lastRenderedPageBreak/>
        <w:t>&lt;</w:t>
      </w:r>
      <w:r w:rsidRPr="00121B97">
        <w:rPr>
          <w:color w:val="0070C0"/>
        </w:rPr>
        <w:t xml:space="preserve">radius </w:t>
      </w:r>
      <w:r w:rsidRPr="00121B97">
        <w:rPr>
          <w:color w:val="FF0000"/>
        </w:rPr>
        <w:t>units</w:t>
      </w:r>
      <w:r w:rsidRPr="00121B97">
        <w:t>="degrees"&gt;0.01&lt;/</w:t>
      </w:r>
      <w:r w:rsidRPr="00121B97">
        <w:rPr>
          <w:color w:val="0070C0"/>
        </w:rPr>
        <w:t>radius</w:t>
      </w:r>
      <w:r w:rsidRPr="00121B97">
        <w:t>&gt;</w:t>
      </w:r>
    </w:p>
    <w:p w14:paraId="5BAE0296" w14:textId="77777777" w:rsidR="00121B97" w:rsidRPr="00121B97" w:rsidRDefault="00121B97" w:rsidP="00121B97">
      <w:pPr>
        <w:pStyle w:val="Ejemplos"/>
        <w:ind w:firstLine="720"/>
        <w:jc w:val="left"/>
      </w:pPr>
      <w:r w:rsidRPr="00121B97">
        <w:t>&lt;/Spatial-point&gt;</w:t>
      </w:r>
    </w:p>
    <w:p w14:paraId="7859582C" w14:textId="77777777" w:rsidR="001D3F73" w:rsidRDefault="001D3F73">
      <w:pPr>
        <w:pStyle w:val="Standard"/>
        <w:spacing w:after="0" w:line="240" w:lineRule="auto"/>
        <w:rPr>
          <w:rFonts w:ascii="Bookman Old Style" w:hAnsi="Bookman Old Style"/>
          <w:sz w:val="24"/>
          <w:szCs w:val="24"/>
          <w:u w:val="single"/>
        </w:rPr>
      </w:pPr>
    </w:p>
    <w:p w14:paraId="16988E64" w14:textId="7E6B9878" w:rsidR="001D3F73" w:rsidRDefault="00FC6AF8" w:rsidP="00B5468D">
      <w:pPr>
        <w:pStyle w:val="Ttulo1"/>
        <w:numPr>
          <w:ilvl w:val="4"/>
          <w:numId w:val="29"/>
        </w:numPr>
      </w:pPr>
      <w:bookmarkStart w:id="997" w:name="_Toc10660037"/>
      <w:bookmarkStart w:id="998" w:name="_Toc10989967"/>
      <w:r>
        <w:t>Node:</w:t>
      </w:r>
      <w:r w:rsidR="002358B7">
        <w:t xml:space="preserve"> Risk assessment</w:t>
      </w:r>
      <w:r>
        <w:t xml:space="preserve"> Summar</w:t>
      </w:r>
      <w:r w:rsidR="002358B7">
        <w:t>ies</w:t>
      </w:r>
      <w:bookmarkEnd w:id="997"/>
      <w:bookmarkEnd w:id="998"/>
    </w:p>
    <w:p w14:paraId="759B5649" w14:textId="0190CC14"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w:t>
      </w:r>
      <w:r w:rsidR="002358B7">
        <w:rPr>
          <w:rFonts w:ascii="Bookman Old Style" w:hAnsi="Bookman Old Style"/>
          <w:sz w:val="24"/>
          <w:szCs w:val="24"/>
        </w:rPr>
        <w:t>RA-</w:t>
      </w:r>
      <w:r>
        <w:rPr>
          <w:rFonts w:ascii="Bookman Old Style" w:hAnsi="Bookman Old Style"/>
          <w:sz w:val="24"/>
          <w:szCs w:val="24"/>
        </w:rPr>
        <w:t>Summar</w:t>
      </w:r>
      <w:r w:rsidR="002358B7">
        <w:rPr>
          <w:rFonts w:ascii="Bookman Old Style" w:hAnsi="Bookman Old Style"/>
          <w:sz w:val="24"/>
          <w:szCs w:val="24"/>
        </w:rPr>
        <w:t>ies</w:t>
      </w:r>
      <w:r>
        <w:rPr>
          <w:rFonts w:ascii="Bookman Old Style" w:hAnsi="Bookman Old Style"/>
          <w:sz w:val="24"/>
          <w:szCs w:val="24"/>
        </w:rPr>
        <w:t>&gt;</w:t>
      </w:r>
    </w:p>
    <w:p w14:paraId="634A250E" w14:textId="4B690172" w:rsidR="001D3F73" w:rsidRDefault="00FC6AF8">
      <w:pPr>
        <w:pStyle w:val="Standard"/>
        <w:spacing w:after="0" w:line="276" w:lineRule="auto"/>
      </w:pPr>
      <w:r>
        <w:rPr>
          <w:rFonts w:ascii="Bookman Old Style" w:hAnsi="Bookman Old Style"/>
          <w:sz w:val="24"/>
          <w:szCs w:val="24"/>
          <w:u w:val="single"/>
        </w:rPr>
        <w:t>Parent:</w:t>
      </w:r>
      <w:r w:rsidR="00A72FB3">
        <w:rPr>
          <w:rFonts w:ascii="Bookman Old Style" w:hAnsi="Bookman Old Style"/>
          <w:sz w:val="24"/>
          <w:szCs w:val="24"/>
        </w:rPr>
        <w:t xml:space="preserve"> Assessment-</w:t>
      </w:r>
      <w:r>
        <w:rPr>
          <w:rFonts w:ascii="Bookman Old Style" w:hAnsi="Bookman Old Style"/>
          <w:sz w:val="24"/>
          <w:szCs w:val="24"/>
        </w:rPr>
        <w:t>unit</w:t>
      </w:r>
    </w:p>
    <w:p w14:paraId="2E7C71B7" w14:textId="27E5394F" w:rsidR="001D3F73" w:rsidRDefault="00FC6AF8">
      <w:pPr>
        <w:pStyle w:val="Standard"/>
        <w:spacing w:after="0" w:line="276" w:lineRule="auto"/>
      </w:pPr>
      <w:r>
        <w:rPr>
          <w:rFonts w:ascii="Bookman Old Style" w:hAnsi="Bookman Old Style"/>
          <w:sz w:val="24"/>
          <w:szCs w:val="24"/>
          <w:u w:val="single"/>
        </w:rPr>
        <w:t>Child</w:t>
      </w:r>
      <w:r w:rsidR="002B4FE9">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sidR="002358B7">
        <w:rPr>
          <w:rFonts w:ascii="Bookman Old Style" w:hAnsi="Bookman Old Style"/>
          <w:sz w:val="24"/>
          <w:szCs w:val="24"/>
        </w:rPr>
        <w:t>RA-Summary</w:t>
      </w:r>
    </w:p>
    <w:p w14:paraId="772334F8" w14:textId="77777777" w:rsidR="001D3F73" w:rsidRDefault="001D3F73">
      <w:pPr>
        <w:pStyle w:val="Standard"/>
        <w:spacing w:after="0" w:line="276" w:lineRule="auto"/>
        <w:rPr>
          <w:rFonts w:ascii="Bookman Old Style" w:hAnsi="Bookman Old Style"/>
          <w:sz w:val="24"/>
          <w:szCs w:val="24"/>
        </w:rPr>
      </w:pPr>
    </w:p>
    <w:p w14:paraId="1CB416D7" w14:textId="31789666" w:rsidR="001D3F73" w:rsidRDefault="00FC6AF8">
      <w:pPr>
        <w:pStyle w:val="Standard"/>
        <w:jc w:val="both"/>
      </w:pPr>
      <w:r>
        <w:rPr>
          <w:rFonts w:ascii="Bookman Old Style" w:hAnsi="Bookman Old Style"/>
          <w:sz w:val="24"/>
          <w:szCs w:val="24"/>
          <w:u w:val="single"/>
        </w:rPr>
        <w:t>Content:</w:t>
      </w:r>
      <w:r w:rsidR="00121B97">
        <w:rPr>
          <w:rFonts w:ascii="Bookman Old Style" w:hAnsi="Bookman Old Style"/>
          <w:sz w:val="24"/>
          <w:szCs w:val="24"/>
        </w:rPr>
        <w:t xml:space="preserve"> Element containing a list of</w:t>
      </w:r>
      <w:r>
        <w:rPr>
          <w:rFonts w:ascii="Bookman Old Style" w:hAnsi="Bookman Old Style"/>
          <w:sz w:val="24"/>
          <w:szCs w:val="24"/>
        </w:rPr>
        <w:t xml:space="preserve"> text description</w:t>
      </w:r>
      <w:r w:rsidR="00121B97">
        <w:rPr>
          <w:rFonts w:ascii="Bookman Old Style" w:hAnsi="Bookman Old Style"/>
          <w:sz w:val="24"/>
          <w:szCs w:val="24"/>
        </w:rPr>
        <w:t>s</w:t>
      </w:r>
      <w:r>
        <w:rPr>
          <w:rFonts w:ascii="Bookman Old Style" w:hAnsi="Bookman Old Style"/>
          <w:sz w:val="24"/>
          <w:szCs w:val="24"/>
        </w:rPr>
        <w:t xml:space="preserve"> of the ecosystem risk assessment outcomes. It contains the general description of methods, </w:t>
      </w:r>
      <w:r w:rsidRPr="00DC6D51">
        <w:rPr>
          <w:rFonts w:ascii="Bookman Old Style" w:hAnsi="Bookman Old Style"/>
          <w:b/>
          <w:sz w:val="24"/>
          <w:szCs w:val="24"/>
        </w:rPr>
        <w:t>res</w:t>
      </w:r>
      <w:r w:rsidR="002904A1" w:rsidRPr="00DC6D51">
        <w:rPr>
          <w:rFonts w:ascii="Bookman Old Style" w:hAnsi="Bookman Old Style"/>
          <w:b/>
          <w:sz w:val="24"/>
          <w:szCs w:val="24"/>
        </w:rPr>
        <w:t xml:space="preserve">ults </w:t>
      </w:r>
      <w:r w:rsidR="002904A1">
        <w:rPr>
          <w:rFonts w:ascii="Bookman Old Style" w:hAnsi="Bookman Old Style"/>
          <w:sz w:val="24"/>
          <w:szCs w:val="24"/>
        </w:rPr>
        <w:t>and complexity of analysis in the different languages available.</w:t>
      </w:r>
    </w:p>
    <w:p w14:paraId="43DCFC9D" w14:textId="55951490" w:rsidR="001D3F73" w:rsidRDefault="00FC6AF8">
      <w:pPr>
        <w:pStyle w:val="Standard"/>
        <w:jc w:val="both"/>
      </w:pPr>
      <w:r>
        <w:rPr>
          <w:rFonts w:ascii="Bookman Old Style" w:hAnsi="Bookman Old Style"/>
          <w:sz w:val="24"/>
          <w:szCs w:val="24"/>
          <w:u w:val="single"/>
        </w:rPr>
        <w:t>A</w:t>
      </w:r>
      <w:r w:rsidR="00A31D90">
        <w:rPr>
          <w:rFonts w:ascii="Bookman Old Style" w:hAnsi="Bookman Old Style"/>
          <w:sz w:val="24"/>
          <w:szCs w:val="24"/>
          <w:u w:val="single"/>
        </w:rPr>
        <w:t>t</w:t>
      </w:r>
      <w:r>
        <w:rPr>
          <w:rFonts w:ascii="Bookman Old Style" w:hAnsi="Bookman Old Style"/>
          <w:sz w:val="24"/>
          <w:szCs w:val="24"/>
          <w:u w:val="single"/>
        </w:rPr>
        <w:t xml:space="preserve">tributes: </w:t>
      </w:r>
      <w:r>
        <w:rPr>
          <w:rFonts w:ascii="Bookman Old Style" w:hAnsi="Bookman Old Style"/>
          <w:sz w:val="24"/>
          <w:szCs w:val="24"/>
        </w:rPr>
        <w:t>none</w:t>
      </w:r>
    </w:p>
    <w:p w14:paraId="0FD3E9F5" w14:textId="77777777" w:rsidR="001D3F73" w:rsidRDefault="00FC6AF8">
      <w:pPr>
        <w:pStyle w:val="Standard"/>
        <w:jc w:val="both"/>
      </w:pPr>
      <w:r>
        <w:rPr>
          <w:rFonts w:ascii="Bookman Old Style" w:hAnsi="Bookman Old Style"/>
          <w:sz w:val="24"/>
          <w:szCs w:val="24"/>
          <w:u w:val="single"/>
        </w:rPr>
        <w:t>Example:</w:t>
      </w:r>
    </w:p>
    <w:p w14:paraId="3C886621" w14:textId="77777777" w:rsidR="00121B97" w:rsidRPr="00121B97" w:rsidRDefault="00121B97" w:rsidP="00121B97">
      <w:pPr>
        <w:pStyle w:val="Ejemplos"/>
        <w:ind w:firstLine="720"/>
        <w:jc w:val="left"/>
      </w:pPr>
      <w:bookmarkStart w:id="999" w:name="_Toc10660038"/>
      <w:bookmarkStart w:id="1000" w:name="_Toc10989968"/>
      <w:r w:rsidRPr="00121B97">
        <w:t>&lt;</w:t>
      </w:r>
      <w:r w:rsidRPr="00121B97">
        <w:rPr>
          <w:color w:val="0070C0"/>
        </w:rPr>
        <w:t>RA-Summaries</w:t>
      </w:r>
      <w:r w:rsidRPr="00121B97">
        <w:t>&gt;</w:t>
      </w:r>
    </w:p>
    <w:p w14:paraId="57C2CA2B" w14:textId="12576977" w:rsidR="00121B97" w:rsidRPr="00121B97" w:rsidRDefault="00121B97" w:rsidP="00121B97">
      <w:pPr>
        <w:pStyle w:val="Ejemplos"/>
        <w:ind w:left="2160"/>
        <w:jc w:val="left"/>
      </w:pPr>
      <w:r w:rsidRPr="00121B97">
        <w:t>&lt;RA-Summary lang="en"&gt;The European Reedbeds ecosystem is classified as Vulnerable because over the last 50 years and since 1750, the decline in distribution across Europe is likely to be exceed 30% and 50% respectively (criterion A). Also, large declines in waterbird populations suggest a decline in biotic interactions with a relative severity of at least 50% over at least 50% of the extent of the ecosystem, with some biota declining by up to 90% in parts of the ecosystem distribution (criterion D).&lt;/RA-Summary&gt;</w:t>
      </w:r>
    </w:p>
    <w:p w14:paraId="023BBD37" w14:textId="3EE3C87E" w:rsidR="00121B97" w:rsidRPr="00121B97" w:rsidRDefault="00121B97" w:rsidP="00121B97">
      <w:pPr>
        <w:pStyle w:val="Ejemplos"/>
        <w:ind w:firstLine="720"/>
        <w:jc w:val="left"/>
      </w:pPr>
      <w:r w:rsidRPr="00121B97">
        <w:t xml:space="preserve">   &lt;/</w:t>
      </w:r>
      <w:r w:rsidRPr="00121B97">
        <w:rPr>
          <w:color w:val="0070C0"/>
        </w:rPr>
        <w:t>RA-Summaries</w:t>
      </w:r>
      <w:r w:rsidRPr="00121B97">
        <w:t>&gt;</w:t>
      </w:r>
    </w:p>
    <w:p w14:paraId="3A2C0B60" w14:textId="6A070E49" w:rsidR="002358B7" w:rsidRDefault="002358B7" w:rsidP="00121B97">
      <w:pPr>
        <w:pStyle w:val="Ttulo1"/>
        <w:numPr>
          <w:ilvl w:val="5"/>
          <w:numId w:val="29"/>
        </w:numPr>
      </w:pPr>
      <w:r>
        <w:t>Node: Risk assessment Summary</w:t>
      </w:r>
      <w:bookmarkEnd w:id="999"/>
      <w:bookmarkEnd w:id="1000"/>
    </w:p>
    <w:p w14:paraId="46BD3DE3" w14:textId="0C61496D" w:rsidR="002358B7" w:rsidRDefault="002358B7" w:rsidP="002358B7">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&lt;RA-Summary&gt;</w:t>
      </w:r>
    </w:p>
    <w:p w14:paraId="64FC0966" w14:textId="614579E9" w:rsidR="002358B7" w:rsidRDefault="002358B7" w:rsidP="002358B7">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RA-Summaries</w:t>
      </w:r>
    </w:p>
    <w:p w14:paraId="34018963" w14:textId="64F5D765" w:rsidR="002358B7" w:rsidRDefault="002358B7" w:rsidP="002358B7">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3A00740E" w14:textId="77777777" w:rsidR="002358B7" w:rsidRDefault="002358B7" w:rsidP="002358B7">
      <w:pPr>
        <w:pStyle w:val="Standard"/>
        <w:spacing w:after="0" w:line="276" w:lineRule="auto"/>
        <w:rPr>
          <w:rFonts w:ascii="Bookman Old Style" w:hAnsi="Bookman Old Style"/>
          <w:sz w:val="24"/>
          <w:szCs w:val="24"/>
        </w:rPr>
      </w:pPr>
    </w:p>
    <w:p w14:paraId="3E7115CD" w14:textId="352AFD90" w:rsidR="002358B7" w:rsidRPr="002904A1" w:rsidRDefault="002358B7" w:rsidP="002904A1">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w:t>
      </w:r>
      <w:commentRangeStart w:id="1001"/>
      <w:r>
        <w:rPr>
          <w:rFonts w:ascii="Bookman Old Style" w:hAnsi="Bookman Old Style"/>
          <w:sz w:val="24"/>
          <w:szCs w:val="24"/>
        </w:rPr>
        <w:t xml:space="preserve">Element containing the text description of the ecosystem risk assessment outcomes. It contains the general description of methods, </w:t>
      </w:r>
      <w:r w:rsidRPr="00DC6D51">
        <w:rPr>
          <w:rFonts w:ascii="Bookman Old Style" w:hAnsi="Bookman Old Style"/>
          <w:b/>
          <w:sz w:val="24"/>
          <w:szCs w:val="24"/>
        </w:rPr>
        <w:t>results</w:t>
      </w:r>
      <w:r>
        <w:rPr>
          <w:rFonts w:ascii="Bookman Old Style" w:hAnsi="Bookman Old Style"/>
          <w:sz w:val="24"/>
          <w:szCs w:val="24"/>
        </w:rPr>
        <w:t xml:space="preserve"> and complexity of analysis.</w:t>
      </w:r>
      <w:r w:rsidR="00DC6D51">
        <w:rPr>
          <w:rFonts w:ascii="Bookman Old Style" w:hAnsi="Bookman Old Style"/>
          <w:sz w:val="24"/>
          <w:szCs w:val="24"/>
        </w:rPr>
        <w:t xml:space="preserve"> It includes the summary of the criterion results</w:t>
      </w:r>
      <w:r w:rsidR="00CF3352">
        <w:rPr>
          <w:rFonts w:ascii="Bookman Old Style" w:hAnsi="Bookman Old Style"/>
          <w:sz w:val="24"/>
          <w:szCs w:val="24"/>
        </w:rPr>
        <w:t>,</w:t>
      </w:r>
      <w:r w:rsidR="00DC6D51">
        <w:rPr>
          <w:rFonts w:ascii="Bookman Old Style" w:hAnsi="Bookman Old Style"/>
          <w:sz w:val="24"/>
          <w:szCs w:val="24"/>
        </w:rPr>
        <w:t xml:space="preserve"> but not the details of each subcriterion.</w:t>
      </w:r>
      <w:r w:rsidR="002904A1">
        <w:rPr>
          <w:rFonts w:ascii="Bookman Old Style" w:hAnsi="Bookman Old Style"/>
          <w:sz w:val="24"/>
          <w:szCs w:val="24"/>
        </w:rPr>
        <w:t xml:space="preserve"> </w:t>
      </w:r>
      <w:r w:rsidR="002904A1" w:rsidRPr="006101B2">
        <w:rPr>
          <w:rFonts w:ascii="Bookman Old Style" w:hAnsi="Bookman Old Style"/>
          <w:sz w:val="24"/>
          <w:szCs w:val="24"/>
        </w:rPr>
        <w:t>If the information is available in more t</w:t>
      </w:r>
      <w:r w:rsidR="002904A1">
        <w:rPr>
          <w:rFonts w:ascii="Bookman Old Style" w:hAnsi="Bookman Old Style"/>
          <w:sz w:val="24"/>
          <w:szCs w:val="24"/>
        </w:rPr>
        <w:t>han a language, add a &lt;RA-Summary</w:t>
      </w:r>
      <w:r w:rsidR="002904A1" w:rsidRPr="006101B2">
        <w:rPr>
          <w:rFonts w:ascii="Bookman Old Style" w:hAnsi="Bookman Old Style"/>
          <w:sz w:val="24"/>
          <w:szCs w:val="24"/>
        </w:rPr>
        <w:t>&gt; node fo</w:t>
      </w:r>
      <w:r w:rsidR="002904A1">
        <w:rPr>
          <w:rFonts w:ascii="Bookman Old Style" w:hAnsi="Bookman Old Style"/>
          <w:sz w:val="24"/>
          <w:szCs w:val="24"/>
        </w:rPr>
        <w:t>r each language (see examples).</w:t>
      </w:r>
      <w:commentRangeEnd w:id="1001"/>
      <w:r w:rsidR="000902B9">
        <w:rPr>
          <w:rStyle w:val="Refdecomentario"/>
        </w:rPr>
        <w:commentReference w:id="1001"/>
      </w:r>
    </w:p>
    <w:p w14:paraId="0914A99E" w14:textId="77777777" w:rsidR="002904A1" w:rsidRPr="00031823" w:rsidRDefault="002904A1" w:rsidP="002904A1">
      <w:pPr>
        <w:pStyle w:val="Standard"/>
        <w:jc w:val="both"/>
        <w:rPr>
          <w:rFonts w:ascii="Bookman Old Style" w:hAnsi="Bookman Old Style"/>
          <w:sz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78BBC892" w14:textId="77777777" w:rsidR="002904A1" w:rsidRDefault="002904A1" w:rsidP="002904A1">
      <w:pPr>
        <w:pStyle w:val="Prrafodelista"/>
        <w:numPr>
          <w:ilvl w:val="0"/>
          <w:numId w:val="2"/>
        </w:numPr>
        <w:spacing w:line="276" w:lineRule="auto"/>
      </w:pPr>
      <w:r>
        <w:rPr>
          <w:rFonts w:ascii="Bookman Old Style" w:hAnsi="Bookman Old Style"/>
          <w:sz w:val="24"/>
          <w:szCs w:val="24"/>
        </w:rPr>
        <w:t xml:space="preserve">@lang =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sidRPr="00E23777">
        <w:rPr>
          <w:rFonts w:ascii="Bookman Old Style" w:hAnsi="Bookman Old Style"/>
          <w:sz w:val="24"/>
          <w:szCs w:val="24"/>
          <w:highlight w:val="cyan"/>
        </w:rPr>
        <w:t>3.2.1.1 Case Study Name</w:t>
      </w:r>
      <w:r w:rsidRPr="00E23777">
        <w:rPr>
          <w:rFonts w:ascii="Bookman Old Style" w:hAnsi="Bookman Old Style"/>
          <w:sz w:val="24"/>
          <w:szCs w:val="24"/>
        </w:rPr>
        <w:t xml:space="preserve"> for more details.</w:t>
      </w:r>
    </w:p>
    <w:p w14:paraId="203F5199" w14:textId="77777777" w:rsidR="002358B7" w:rsidRDefault="002358B7" w:rsidP="002358B7">
      <w:pPr>
        <w:pStyle w:val="Standard"/>
        <w:jc w:val="both"/>
      </w:pPr>
      <w:r>
        <w:rPr>
          <w:rFonts w:ascii="Bookman Old Style" w:hAnsi="Bookman Old Style"/>
          <w:sz w:val="24"/>
          <w:szCs w:val="24"/>
          <w:u w:val="single"/>
        </w:rPr>
        <w:t>Example:</w:t>
      </w:r>
    </w:p>
    <w:p w14:paraId="2DEFF0E4" w14:textId="77777777" w:rsidR="002904A1" w:rsidRPr="002904A1" w:rsidRDefault="002904A1" w:rsidP="002904A1">
      <w:pPr>
        <w:pStyle w:val="Ejemplos"/>
        <w:ind w:firstLine="720"/>
        <w:jc w:val="left"/>
      </w:pPr>
      <w:r w:rsidRPr="002904A1">
        <w:t>&lt;RA-Summaries&gt;</w:t>
      </w:r>
    </w:p>
    <w:p w14:paraId="68F923BB" w14:textId="02663D26" w:rsidR="002904A1" w:rsidRPr="002904A1" w:rsidRDefault="002904A1" w:rsidP="002904A1">
      <w:pPr>
        <w:pStyle w:val="Ejemplos"/>
        <w:ind w:left="2160"/>
        <w:jc w:val="left"/>
      </w:pPr>
      <w:r w:rsidRPr="002904A1">
        <w:lastRenderedPageBreak/>
        <w:t>&lt;</w:t>
      </w:r>
      <w:r w:rsidRPr="002904A1">
        <w:rPr>
          <w:color w:val="0070C0"/>
        </w:rPr>
        <w:t xml:space="preserve">RA-Summary </w:t>
      </w:r>
      <w:r w:rsidRPr="002904A1">
        <w:rPr>
          <w:color w:val="FF0000"/>
        </w:rPr>
        <w:t>lang</w:t>
      </w:r>
      <w:r w:rsidRPr="002904A1">
        <w:t>="en"&gt;</w:t>
      </w:r>
      <w:ins w:id="1002" w:author="Michelle Castellanos" w:date="2019-09-03T23:47:00Z">
        <w:r w:rsidR="000902B9" w:rsidRPr="000902B9">
          <w:t xml:space="preserve"> There is evidence of biotic disruptions in Giant Kelp Forests. Evidence from trends in kelp density and sea otter sightings suggest a decline in biotic function of 50 - 95% relative severity across 100% of the extent of the ecosystem over the last 50 years. Also, it is reasonable to assume that the population of sea otter in 1750 was comparable or slightly larger than its peak in the mid 1980s. Based on this assumption, the decline in otter populations throughout the distribution of the kelp forest was 75-95% since 1750. The status of the ecosystem is therefore Endangered (plausible range Endangered - Critically Endangered</w:t>
        </w:r>
      </w:ins>
      <w:ins w:id="1003" w:author="Michelle Castellanos" w:date="2019-09-03T23:48:00Z">
        <w:r w:rsidR="000902B9">
          <w:t>)</w:t>
        </w:r>
      </w:ins>
      <w:ins w:id="1004" w:author="Michelle Castellanos" w:date="2019-09-03T23:47:00Z">
        <w:r w:rsidR="000902B9" w:rsidRPr="000902B9">
          <w:t xml:space="preserve"> under sub-criterions D1 and D3.</w:t>
        </w:r>
      </w:ins>
      <w:r w:rsidR="000902B9">
        <w:t>&lt;/</w:t>
      </w:r>
      <w:r w:rsidRPr="002904A1">
        <w:rPr>
          <w:color w:val="0070C0"/>
        </w:rPr>
        <w:t>RA-Summary</w:t>
      </w:r>
      <w:r w:rsidRPr="002904A1">
        <w:t>&gt;</w:t>
      </w:r>
    </w:p>
    <w:p w14:paraId="08A63DE0" w14:textId="78CE916E" w:rsidR="002358B7" w:rsidRDefault="002904A1" w:rsidP="002904A1">
      <w:pPr>
        <w:pStyle w:val="Ejemplos"/>
        <w:ind w:firstLine="720"/>
        <w:jc w:val="left"/>
      </w:pPr>
      <w:r w:rsidRPr="002904A1">
        <w:t xml:space="preserve">   &lt;/RA-Summaries&gt;</w:t>
      </w:r>
    </w:p>
    <w:p w14:paraId="0780C704" w14:textId="77777777" w:rsidR="001D3F73" w:rsidRDefault="001D3F73">
      <w:pPr>
        <w:pStyle w:val="Standard"/>
        <w:spacing w:after="0" w:line="240" w:lineRule="auto"/>
        <w:rPr>
          <w:rFonts w:ascii="Bookman Old Style" w:hAnsi="Bookman Old Style"/>
          <w:sz w:val="24"/>
          <w:szCs w:val="24"/>
          <w:u w:val="single"/>
        </w:rPr>
      </w:pPr>
    </w:p>
    <w:p w14:paraId="725FA411" w14:textId="5628CA65" w:rsidR="001D3F73" w:rsidRPr="00B5468D" w:rsidRDefault="00FC6AF8" w:rsidP="00B5468D">
      <w:pPr>
        <w:pStyle w:val="Ttulo1"/>
        <w:numPr>
          <w:ilvl w:val="4"/>
          <w:numId w:val="29"/>
        </w:numPr>
      </w:pPr>
      <w:bookmarkStart w:id="1005" w:name="_Toc10660039"/>
      <w:bookmarkStart w:id="1006" w:name="_Toc10989969"/>
      <w:r w:rsidRPr="00B5468D">
        <w:t>Node: Rationale</w:t>
      </w:r>
      <w:bookmarkEnd w:id="1005"/>
      <w:bookmarkEnd w:id="1006"/>
    </w:p>
    <w:p w14:paraId="5A26022E" w14:textId="77777777" w:rsidR="001D3F73" w:rsidRPr="008508DA" w:rsidRDefault="00FC6AF8">
      <w:pPr>
        <w:pStyle w:val="Standard"/>
        <w:spacing w:after="0" w:line="276" w:lineRule="auto"/>
        <w:rPr>
          <w:lang w:val="fr-FR"/>
        </w:rPr>
      </w:pPr>
      <w:r w:rsidRPr="008508DA">
        <w:rPr>
          <w:rFonts w:ascii="Bookman Old Style" w:hAnsi="Bookman Old Style"/>
          <w:sz w:val="24"/>
          <w:szCs w:val="24"/>
          <w:u w:val="single"/>
          <w:lang w:val="fr-FR"/>
        </w:rPr>
        <w:t>Tag:</w:t>
      </w:r>
      <w:r w:rsidRPr="008508DA">
        <w:rPr>
          <w:rFonts w:ascii="Bookman Old Style" w:hAnsi="Bookman Old Style"/>
          <w:sz w:val="24"/>
          <w:szCs w:val="24"/>
          <w:lang w:val="fr-FR"/>
        </w:rPr>
        <w:t xml:space="preserve">   &lt;Rationale&gt;</w:t>
      </w:r>
    </w:p>
    <w:p w14:paraId="7F2E8F06" w14:textId="236182B3" w:rsidR="001D3F73" w:rsidRPr="008508DA" w:rsidRDefault="00FC6AF8">
      <w:pPr>
        <w:pStyle w:val="Standard"/>
        <w:spacing w:after="0" w:line="276" w:lineRule="auto"/>
        <w:rPr>
          <w:lang w:val="fr-FR"/>
        </w:rPr>
      </w:pPr>
      <w:r w:rsidRPr="008508DA">
        <w:rPr>
          <w:rFonts w:ascii="Bookman Old Style" w:hAnsi="Bookman Old Style"/>
          <w:sz w:val="24"/>
          <w:szCs w:val="24"/>
          <w:u w:val="single"/>
          <w:lang w:val="fr-FR"/>
        </w:rPr>
        <w:t>Parent:</w:t>
      </w:r>
      <w:r w:rsidR="00A72FB3">
        <w:rPr>
          <w:rFonts w:ascii="Bookman Old Style" w:hAnsi="Bookman Old Style"/>
          <w:sz w:val="24"/>
          <w:szCs w:val="24"/>
          <w:lang w:val="fr-FR"/>
        </w:rPr>
        <w:t xml:space="preserve"> Assessment-</w:t>
      </w:r>
      <w:r w:rsidRPr="008508DA">
        <w:rPr>
          <w:rFonts w:ascii="Bookman Old Style" w:hAnsi="Bookman Old Style"/>
          <w:sz w:val="24"/>
          <w:szCs w:val="24"/>
          <w:lang w:val="fr-FR"/>
        </w:rPr>
        <w:t>unit</w:t>
      </w:r>
    </w:p>
    <w:p w14:paraId="3831E419" w14:textId="54825071" w:rsidR="001D3F73" w:rsidRDefault="00FC6AF8">
      <w:pPr>
        <w:pStyle w:val="Standard"/>
        <w:spacing w:after="0" w:line="276" w:lineRule="auto"/>
      </w:pPr>
      <w:r>
        <w:rPr>
          <w:rFonts w:ascii="Bookman Old Style" w:hAnsi="Bookman Old Style"/>
          <w:sz w:val="24"/>
          <w:szCs w:val="24"/>
          <w:u w:val="single"/>
        </w:rPr>
        <w:t>Child</w:t>
      </w:r>
      <w:r w:rsidR="00A31D90">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6D0863ED" w14:textId="77777777" w:rsidR="001D3F73" w:rsidRDefault="001D3F73">
      <w:pPr>
        <w:pStyle w:val="Standard"/>
        <w:spacing w:after="0" w:line="276" w:lineRule="auto"/>
        <w:rPr>
          <w:rFonts w:ascii="Bookman Old Style" w:hAnsi="Bookman Old Style"/>
          <w:sz w:val="24"/>
          <w:szCs w:val="24"/>
        </w:rPr>
      </w:pPr>
    </w:p>
    <w:p w14:paraId="75EE7AEC" w14:textId="3096BD4D"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a text description justifying the overall risk status of an ecosystem type</w:t>
      </w:r>
      <w:r w:rsidR="002904A1">
        <w:rPr>
          <w:rFonts w:ascii="Bookman Old Style" w:hAnsi="Bookman Old Style"/>
          <w:sz w:val="24"/>
          <w:szCs w:val="24"/>
        </w:rPr>
        <w:t xml:space="preserve">. </w:t>
      </w:r>
      <w:r w:rsidR="002904A1" w:rsidRPr="002904A1">
        <w:rPr>
          <w:rFonts w:ascii="Bookman Old Style" w:hAnsi="Bookman Old Style"/>
          <w:sz w:val="24"/>
          <w:szCs w:val="24"/>
        </w:rPr>
        <w:t>This information must be constructed by the compiler based on Ecosystem Risk Analysis data.</w:t>
      </w:r>
      <w:ins w:id="1007" w:author="Utility" w:date="2019-08-21T08:19:00Z">
        <w:r w:rsidR="00FB3123">
          <w:rPr>
            <w:rFonts w:ascii="Bookman Old Style" w:hAnsi="Bookman Old Style"/>
            <w:sz w:val="24"/>
            <w:szCs w:val="24"/>
          </w:rPr>
          <w:t xml:space="preserve"> I</w:t>
        </w:r>
      </w:ins>
      <w:ins w:id="1008" w:author="Utility" w:date="2019-08-21T08:20:00Z">
        <w:r w:rsidR="00FB3123">
          <w:rPr>
            <w:rFonts w:ascii="Bookman Old Style" w:hAnsi="Bookman Old Style"/>
            <w:sz w:val="24"/>
            <w:szCs w:val="24"/>
          </w:rPr>
          <w:t xml:space="preserve">n order to promote standard descriptions in the xml document, we strongly recommend the following text structure for </w:t>
        </w:r>
        <w:commentRangeStart w:id="1009"/>
        <w:commentRangeStart w:id="1010"/>
        <w:r w:rsidR="00FB3123">
          <w:rPr>
            <w:rFonts w:ascii="Bookman Old Style" w:hAnsi="Bookman Old Style"/>
            <w:sz w:val="24"/>
            <w:szCs w:val="24"/>
          </w:rPr>
          <w:t>assessment rationale.</w:t>
        </w:r>
        <w:commentRangeEnd w:id="1009"/>
        <w:r w:rsidR="00FB3123">
          <w:rPr>
            <w:rStyle w:val="Refdecomentario"/>
          </w:rPr>
          <w:commentReference w:id="1009"/>
        </w:r>
      </w:ins>
      <w:commentRangeEnd w:id="1010"/>
      <w:r w:rsidR="00D0735F">
        <w:rPr>
          <w:rStyle w:val="Refdecomentario"/>
        </w:rPr>
        <w:commentReference w:id="1010"/>
      </w:r>
    </w:p>
    <w:p w14:paraId="58EEAB71" w14:textId="06211FE4" w:rsidR="001D3F73" w:rsidRDefault="00FC6AF8">
      <w:pPr>
        <w:pStyle w:val="Standard"/>
        <w:jc w:val="both"/>
      </w:pPr>
      <w:r>
        <w:rPr>
          <w:rFonts w:ascii="Bookman Old Style" w:hAnsi="Bookman Old Style"/>
          <w:sz w:val="24"/>
          <w:szCs w:val="24"/>
          <w:u w:val="single"/>
        </w:rPr>
        <w:t>A</w:t>
      </w:r>
      <w:r w:rsidR="00A31D90">
        <w:rPr>
          <w:rFonts w:ascii="Bookman Old Style" w:hAnsi="Bookman Old Style"/>
          <w:sz w:val="24"/>
          <w:szCs w:val="24"/>
          <w:u w:val="single"/>
        </w:rPr>
        <w:t>t</w:t>
      </w:r>
      <w:r>
        <w:rPr>
          <w:rFonts w:ascii="Bookman Old Style" w:hAnsi="Bookman Old Style"/>
          <w:sz w:val="24"/>
          <w:szCs w:val="24"/>
          <w:u w:val="single"/>
        </w:rPr>
        <w:t>tributes:</w:t>
      </w:r>
      <w:r w:rsidRPr="0086663B">
        <w:rPr>
          <w:rFonts w:ascii="Bookman Old Style" w:hAnsi="Bookman Old Style"/>
          <w:sz w:val="24"/>
          <w:szCs w:val="24"/>
        </w:rPr>
        <w:t xml:space="preserve"> </w:t>
      </w:r>
      <w:r>
        <w:rPr>
          <w:rFonts w:ascii="Bookman Old Style" w:hAnsi="Bookman Old Style"/>
          <w:sz w:val="24"/>
          <w:szCs w:val="24"/>
        </w:rPr>
        <w:t>none</w:t>
      </w:r>
    </w:p>
    <w:p w14:paraId="5733E3B1" w14:textId="77777777" w:rsidR="001D3F73" w:rsidRDefault="00FC6AF8" w:rsidP="002904A1">
      <w:pPr>
        <w:pStyle w:val="Standard"/>
        <w:spacing w:after="0" w:line="240" w:lineRule="auto"/>
      </w:pPr>
      <w:r>
        <w:rPr>
          <w:rFonts w:ascii="Bookman Old Style" w:hAnsi="Bookman Old Style"/>
          <w:sz w:val="24"/>
          <w:szCs w:val="24"/>
          <w:u w:val="single"/>
        </w:rPr>
        <w:t>Example:</w:t>
      </w:r>
    </w:p>
    <w:p w14:paraId="7CB2EEBD" w14:textId="77777777" w:rsidR="001D3F73" w:rsidRDefault="001D3F73">
      <w:pPr>
        <w:pStyle w:val="Standard"/>
        <w:spacing w:after="0" w:line="240" w:lineRule="auto"/>
        <w:ind w:left="720" w:firstLine="720"/>
        <w:rPr>
          <w:rFonts w:ascii="Bookman Old Style" w:hAnsi="Bookman Old Style"/>
          <w:sz w:val="24"/>
          <w:szCs w:val="24"/>
          <w:u w:val="single"/>
        </w:rPr>
      </w:pPr>
    </w:p>
    <w:p w14:paraId="7A557732" w14:textId="53C1A764" w:rsidR="002904A1" w:rsidRPr="002904A1" w:rsidDel="00D0735F" w:rsidRDefault="002904A1" w:rsidP="002904A1">
      <w:pPr>
        <w:pStyle w:val="Ejemplos"/>
        <w:jc w:val="left"/>
        <w:rPr>
          <w:del w:id="1011" w:author="Michelle Castellanos" w:date="2019-09-03T23:49:00Z"/>
        </w:rPr>
      </w:pPr>
      <w:del w:id="1012" w:author="Michelle Castellanos" w:date="2019-09-03T23:49:00Z">
        <w:r w:rsidRPr="002904A1" w:rsidDel="00D0735F">
          <w:delText>&lt;Assessment-unit&gt;</w:delText>
        </w:r>
      </w:del>
    </w:p>
    <w:p w14:paraId="3BCAB625" w14:textId="473F7CE5" w:rsidR="002904A1" w:rsidRPr="002904A1" w:rsidDel="00D0735F" w:rsidRDefault="002904A1" w:rsidP="002904A1">
      <w:pPr>
        <w:pStyle w:val="Ejemplos"/>
        <w:jc w:val="left"/>
        <w:rPr>
          <w:del w:id="1013" w:author="Michelle Castellanos" w:date="2019-09-03T23:49:00Z"/>
        </w:rPr>
      </w:pPr>
      <w:del w:id="1014" w:author="Michelle Castellanos" w:date="2019-09-03T23:49:00Z">
        <w:r w:rsidRPr="002904A1" w:rsidDel="00D0735F">
          <w:tab/>
          <w:delText>&lt;Ecosystem-subset&gt;&lt;/Ecosystem-subset&gt;</w:delText>
        </w:r>
      </w:del>
    </w:p>
    <w:p w14:paraId="6ABA8261" w14:textId="517522DE" w:rsidR="002904A1" w:rsidRPr="002904A1" w:rsidDel="00D0735F" w:rsidRDefault="002904A1" w:rsidP="002904A1">
      <w:pPr>
        <w:pStyle w:val="Ejemplos"/>
        <w:ind w:firstLine="720"/>
        <w:jc w:val="left"/>
        <w:rPr>
          <w:del w:id="1015" w:author="Michelle Castellanos" w:date="2019-09-03T23:49:00Z"/>
        </w:rPr>
      </w:pPr>
      <w:del w:id="1016" w:author="Michelle Castellanos" w:date="2019-09-03T23:49:00Z">
        <w:r w:rsidRPr="002904A1" w:rsidDel="00D0735F">
          <w:delText>&lt;RA-Summaries&gt;&lt;/RA-Summaries&gt;</w:delText>
        </w:r>
      </w:del>
    </w:p>
    <w:p w14:paraId="1028B462" w14:textId="7F174F08" w:rsidR="002904A1" w:rsidRDefault="002904A1" w:rsidP="002904A1">
      <w:pPr>
        <w:pStyle w:val="Ejemplos"/>
        <w:ind w:left="1440"/>
        <w:jc w:val="left"/>
        <w:rPr>
          <w:ins w:id="1017" w:author="Michelle Castellanos" w:date="2019-09-03T23:49:00Z"/>
        </w:rPr>
      </w:pPr>
      <w:r w:rsidRPr="002904A1">
        <w:t>&lt;</w:t>
      </w:r>
      <w:r w:rsidRPr="002904A1">
        <w:rPr>
          <w:color w:val="0070C0"/>
        </w:rPr>
        <w:t>Rationale</w:t>
      </w:r>
      <w:r w:rsidRPr="002904A1">
        <w:t>&gt;</w:t>
      </w:r>
      <w:del w:id="1018" w:author="Michelle Castellanos" w:date="2019-09-03T23:50:00Z">
        <w:r w:rsidRPr="002904A1" w:rsidDel="00D0735F">
          <w:delText xml:space="preserve"> </w:delText>
        </w:r>
      </w:del>
      <w:r w:rsidRPr="002904A1">
        <w:t xml:space="preserve">Indicator values are well </w:t>
      </w:r>
      <w:r w:rsidR="00D0735F" w:rsidRPr="002904A1">
        <w:t>below</w:t>
      </w:r>
      <w:r w:rsidRPr="002904A1">
        <w:t xml:space="preserve"> the Vulnerable threshold for all criterions.&lt;/</w:t>
      </w:r>
      <w:r w:rsidRPr="002904A1">
        <w:rPr>
          <w:color w:val="0070C0"/>
        </w:rPr>
        <w:t>Rationale</w:t>
      </w:r>
      <w:r w:rsidRPr="002904A1">
        <w:t>&gt;</w:t>
      </w:r>
    </w:p>
    <w:p w14:paraId="2D709ECD" w14:textId="11356F11" w:rsidR="00D0735F" w:rsidRPr="002904A1" w:rsidRDefault="00D0735F" w:rsidP="00D0735F">
      <w:pPr>
        <w:pStyle w:val="Ejemplos"/>
        <w:ind w:left="1440"/>
        <w:jc w:val="left"/>
        <w:rPr>
          <w:ins w:id="1019" w:author="Michelle Castellanos" w:date="2019-09-03T23:49:00Z"/>
        </w:rPr>
      </w:pPr>
      <w:ins w:id="1020" w:author="Michelle Castellanos" w:date="2019-09-03T23:49:00Z">
        <w:r w:rsidRPr="002904A1">
          <w:t>&lt;</w:t>
        </w:r>
        <w:r w:rsidRPr="002904A1">
          <w:rPr>
            <w:color w:val="0070C0"/>
          </w:rPr>
          <w:t>Rationale</w:t>
        </w:r>
        <w:r>
          <w:t>&gt;</w:t>
        </w:r>
      </w:ins>
      <w:ins w:id="1021" w:author="Michelle Castellanos" w:date="2019-09-03T23:50:00Z">
        <w:r w:rsidRPr="00D0735F">
          <w:t>A decline in biotic function of 50 - 95% relative severity across 100% of the extent of the ecosystem over the last 50 years and a decline of 75 - 95% since 1750.</w:t>
        </w:r>
      </w:ins>
      <w:ins w:id="1022" w:author="Michelle Castellanos" w:date="2019-09-03T23:49:00Z">
        <w:r w:rsidRPr="002904A1">
          <w:t>&lt;/</w:t>
        </w:r>
        <w:r w:rsidRPr="002904A1">
          <w:rPr>
            <w:color w:val="0070C0"/>
          </w:rPr>
          <w:t>Rationale</w:t>
        </w:r>
        <w:r w:rsidRPr="002904A1">
          <w:t>&gt;</w:t>
        </w:r>
      </w:ins>
    </w:p>
    <w:p w14:paraId="15B2D383" w14:textId="4C83DDFC" w:rsidR="00D0735F" w:rsidRPr="002904A1" w:rsidRDefault="00D0735F" w:rsidP="00D0735F">
      <w:pPr>
        <w:pStyle w:val="Ejemplos"/>
        <w:ind w:left="1440"/>
        <w:jc w:val="left"/>
      </w:pPr>
      <w:ins w:id="1023" w:author="Michelle Castellanos" w:date="2019-09-03T23:49:00Z">
        <w:r w:rsidRPr="002904A1">
          <w:t>&lt;</w:t>
        </w:r>
        <w:r w:rsidRPr="002904A1">
          <w:rPr>
            <w:color w:val="0070C0"/>
          </w:rPr>
          <w:t>Rationale</w:t>
        </w:r>
        <w:r w:rsidRPr="002904A1">
          <w:t xml:space="preserve">&gt; </w:t>
        </w:r>
      </w:ins>
      <w:ins w:id="1024" w:author="Michelle Castellanos" w:date="2019-09-03T23:51:00Z">
        <w:r w:rsidRPr="00D0735F">
          <w:t>Considering the effects of threatening processes in decline in geographic distribution, losses of 70% in sediment discharge dymanics and 80</w:t>
        </w:r>
        <w:r>
          <w:t>% decline in species occurrence</w:t>
        </w:r>
      </w:ins>
      <w:ins w:id="1025" w:author="Michelle Castellanos" w:date="2019-09-03T23:49:00Z">
        <w:r w:rsidRPr="002904A1">
          <w:t>.&lt;/</w:t>
        </w:r>
        <w:r w:rsidRPr="002904A1">
          <w:rPr>
            <w:color w:val="0070C0"/>
          </w:rPr>
          <w:t>Rationale</w:t>
        </w:r>
        <w:r w:rsidRPr="002904A1">
          <w:t>&gt;</w:t>
        </w:r>
      </w:ins>
    </w:p>
    <w:p w14:paraId="049CD1B9" w14:textId="62A0BBEB" w:rsidR="002904A1" w:rsidRPr="002904A1" w:rsidDel="00D0735F" w:rsidRDefault="002904A1" w:rsidP="002904A1">
      <w:pPr>
        <w:pStyle w:val="Ejemplos"/>
        <w:ind w:firstLine="720"/>
        <w:jc w:val="left"/>
        <w:rPr>
          <w:del w:id="1026" w:author="Michelle Castellanos" w:date="2019-09-03T23:49:00Z"/>
        </w:rPr>
      </w:pPr>
      <w:del w:id="1027" w:author="Michelle Castellanos" w:date="2019-09-03T23:49:00Z">
        <w:r w:rsidRPr="002904A1" w:rsidDel="00D0735F">
          <w:delText>&lt;Overall-category&gt;LC&lt;/Overall-category&gt;</w:delText>
        </w:r>
      </w:del>
    </w:p>
    <w:p w14:paraId="0F264994" w14:textId="54018747" w:rsidR="002904A1" w:rsidDel="00D0735F" w:rsidRDefault="002904A1" w:rsidP="002904A1">
      <w:pPr>
        <w:pStyle w:val="Ejemplos"/>
        <w:ind w:firstLine="720"/>
        <w:jc w:val="left"/>
        <w:rPr>
          <w:del w:id="1028" w:author="Michelle Castellanos" w:date="2019-09-03T23:49:00Z"/>
        </w:rPr>
      </w:pPr>
      <w:del w:id="1029" w:author="Michelle Castellanos" w:date="2019-09-03T23:49:00Z">
        <w:r w:rsidRPr="002904A1" w:rsidDel="00D0735F">
          <w:delText>&lt;Plausible-bounds lower="" upper=""/&gt;</w:delText>
        </w:r>
      </w:del>
    </w:p>
    <w:p w14:paraId="70EDCFD5" w14:textId="3DCBE404" w:rsidR="00464F4B" w:rsidRPr="002904A1" w:rsidDel="00D0735F" w:rsidRDefault="00464F4B" w:rsidP="00464F4B">
      <w:pPr>
        <w:pStyle w:val="Ejemplos"/>
        <w:ind w:firstLine="720"/>
        <w:jc w:val="left"/>
        <w:rPr>
          <w:del w:id="1030" w:author="Michelle Castellanos" w:date="2019-09-03T23:49:00Z"/>
        </w:rPr>
      </w:pPr>
      <w:del w:id="1031" w:author="Michelle Castellanos" w:date="2019-09-03T23:49:00Z">
        <w:r w:rsidDel="00D0735F">
          <w:delText>&lt;Supporting-subcriteria&gt;A1+B1aii + B2aii&lt;/Supporting-subcriteria&gt;</w:delText>
        </w:r>
      </w:del>
    </w:p>
    <w:p w14:paraId="4AE15C0D" w14:textId="15D3014B" w:rsidR="002904A1" w:rsidRPr="002904A1" w:rsidDel="00D0735F" w:rsidRDefault="002904A1" w:rsidP="002904A1">
      <w:pPr>
        <w:pStyle w:val="Ejemplos"/>
        <w:ind w:firstLine="720"/>
        <w:jc w:val="left"/>
        <w:rPr>
          <w:del w:id="1032" w:author="Michelle Castellanos" w:date="2019-09-03T23:49:00Z"/>
        </w:rPr>
      </w:pPr>
      <w:del w:id="1033" w:author="Michelle Castellanos" w:date="2019-09-03T23:49:00Z">
        <w:r w:rsidRPr="002904A1" w:rsidDel="00D0735F">
          <w:delText>&lt;Criterions&gt;&lt;/Criterions&gt;</w:delText>
        </w:r>
      </w:del>
    </w:p>
    <w:p w14:paraId="42953BC9" w14:textId="5AE551FE" w:rsidR="002904A1" w:rsidRPr="002904A1" w:rsidDel="00D0735F" w:rsidRDefault="002904A1" w:rsidP="002904A1">
      <w:pPr>
        <w:pStyle w:val="Ejemplos"/>
        <w:jc w:val="left"/>
        <w:rPr>
          <w:del w:id="1034" w:author="Michelle Castellanos" w:date="2019-09-03T23:49:00Z"/>
        </w:rPr>
      </w:pPr>
      <w:del w:id="1035" w:author="Michelle Castellanos" w:date="2019-09-03T23:49:00Z">
        <w:r w:rsidRPr="002904A1" w:rsidDel="00D0735F">
          <w:lastRenderedPageBreak/>
          <w:delText>&lt;/Assessment-unit&gt;</w:delText>
        </w:r>
      </w:del>
    </w:p>
    <w:p w14:paraId="2F9557C6" w14:textId="516840CF" w:rsidR="001D3F73" w:rsidRPr="002904A1" w:rsidRDefault="001D3F73">
      <w:pPr>
        <w:pStyle w:val="Standard"/>
        <w:spacing w:after="0" w:line="240" w:lineRule="auto"/>
        <w:rPr>
          <w:rFonts w:asciiTheme="minorHAnsi" w:hAnsiTheme="minorHAnsi" w:cstheme="minorHAnsi"/>
          <w:sz w:val="24"/>
        </w:rPr>
      </w:pPr>
    </w:p>
    <w:p w14:paraId="0F551F20" w14:textId="175F2141" w:rsidR="001D3F73" w:rsidRDefault="00FC6AF8" w:rsidP="00B5468D">
      <w:pPr>
        <w:pStyle w:val="Ttulo1"/>
        <w:numPr>
          <w:ilvl w:val="4"/>
          <w:numId w:val="29"/>
        </w:numPr>
      </w:pPr>
      <w:bookmarkStart w:id="1036" w:name="_Toc10660040"/>
      <w:bookmarkStart w:id="1037" w:name="_Toc10989970"/>
      <w:r>
        <w:t>Node: Overall Category</w:t>
      </w:r>
      <w:bookmarkEnd w:id="1036"/>
      <w:bookmarkEnd w:id="1037"/>
    </w:p>
    <w:p w14:paraId="4F97BA15"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&lt;Overall-category&gt;</w:t>
      </w:r>
    </w:p>
    <w:p w14:paraId="0ACA9EF5" w14:textId="22748596" w:rsidR="001D3F73" w:rsidRDefault="00FC6AF8">
      <w:pPr>
        <w:pStyle w:val="Standard"/>
        <w:spacing w:after="0" w:line="276" w:lineRule="auto"/>
      </w:pPr>
      <w:r>
        <w:rPr>
          <w:rFonts w:ascii="Bookman Old Style" w:hAnsi="Bookman Old Style"/>
          <w:sz w:val="24"/>
          <w:szCs w:val="24"/>
          <w:u w:val="single"/>
        </w:rPr>
        <w:t>Parent:</w:t>
      </w:r>
      <w:r w:rsidR="00A72FB3">
        <w:rPr>
          <w:rFonts w:ascii="Bookman Old Style" w:hAnsi="Bookman Old Style"/>
          <w:sz w:val="24"/>
          <w:szCs w:val="24"/>
        </w:rPr>
        <w:t xml:space="preserve"> Assessment-</w:t>
      </w:r>
      <w:r>
        <w:rPr>
          <w:rFonts w:ascii="Bookman Old Style" w:hAnsi="Bookman Old Style"/>
          <w:sz w:val="24"/>
          <w:szCs w:val="24"/>
        </w:rPr>
        <w:t>unit</w:t>
      </w:r>
    </w:p>
    <w:p w14:paraId="1A40E2FD" w14:textId="08271648" w:rsidR="001D3F73" w:rsidRDefault="00FC6AF8">
      <w:pPr>
        <w:pStyle w:val="Standard"/>
        <w:spacing w:after="0" w:line="276" w:lineRule="auto"/>
      </w:pPr>
      <w:r>
        <w:rPr>
          <w:rFonts w:ascii="Bookman Old Style" w:hAnsi="Bookman Old Style"/>
          <w:sz w:val="24"/>
          <w:szCs w:val="24"/>
          <w:u w:val="single"/>
        </w:rPr>
        <w:t>Child</w:t>
      </w:r>
      <w:r w:rsidR="00A31D90">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4650D069" w14:textId="77777777" w:rsidR="001D3F73" w:rsidRDefault="001D3F73">
      <w:pPr>
        <w:pStyle w:val="Standard"/>
        <w:spacing w:after="0" w:line="276" w:lineRule="auto"/>
        <w:rPr>
          <w:rFonts w:ascii="Bookman Old Style" w:hAnsi="Bookman Old Style"/>
          <w:sz w:val="24"/>
          <w:szCs w:val="24"/>
        </w:rPr>
      </w:pPr>
    </w:p>
    <w:p w14:paraId="25583772" w14:textId="77777777"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acronym from the category selected to assign the global risk status in the assessment target. Possible values (if IUCN protocol is used) are: “</w:t>
      </w:r>
      <w:r w:rsidRPr="00DC6D51">
        <w:rPr>
          <w:rFonts w:ascii="Bookman Old Style" w:hAnsi="Bookman Old Style"/>
          <w:b/>
          <w:sz w:val="24"/>
          <w:szCs w:val="24"/>
        </w:rPr>
        <w:t>VU</w:t>
      </w:r>
      <w:r>
        <w:rPr>
          <w:rFonts w:ascii="Bookman Old Style" w:hAnsi="Bookman Old Style"/>
          <w:sz w:val="24"/>
          <w:szCs w:val="24"/>
        </w:rPr>
        <w:t>” for Vulnerable, “</w:t>
      </w:r>
      <w:r w:rsidRPr="00DC6D51">
        <w:rPr>
          <w:rFonts w:ascii="Bookman Old Style" w:hAnsi="Bookman Old Style"/>
          <w:b/>
          <w:sz w:val="24"/>
          <w:szCs w:val="24"/>
        </w:rPr>
        <w:t>EN</w:t>
      </w:r>
      <w:r>
        <w:rPr>
          <w:rFonts w:ascii="Bookman Old Style" w:hAnsi="Bookman Old Style"/>
          <w:sz w:val="24"/>
          <w:szCs w:val="24"/>
        </w:rPr>
        <w:t>” for Endangered, “</w:t>
      </w:r>
      <w:r w:rsidRPr="00DC6D51">
        <w:rPr>
          <w:rFonts w:ascii="Bookman Old Style" w:hAnsi="Bookman Old Style"/>
          <w:b/>
          <w:sz w:val="24"/>
          <w:szCs w:val="24"/>
        </w:rPr>
        <w:t>CR</w:t>
      </w:r>
      <w:r>
        <w:rPr>
          <w:rFonts w:ascii="Bookman Old Style" w:hAnsi="Bookman Old Style"/>
          <w:sz w:val="24"/>
          <w:szCs w:val="24"/>
        </w:rPr>
        <w:t>” for Critically Endangered, “</w:t>
      </w:r>
      <w:r w:rsidRPr="00DC6D51">
        <w:rPr>
          <w:rFonts w:ascii="Bookman Old Style" w:hAnsi="Bookman Old Style"/>
          <w:b/>
          <w:sz w:val="24"/>
          <w:szCs w:val="24"/>
        </w:rPr>
        <w:t>LC</w:t>
      </w:r>
      <w:r>
        <w:rPr>
          <w:rFonts w:ascii="Bookman Old Style" w:hAnsi="Bookman Old Style"/>
          <w:sz w:val="24"/>
          <w:szCs w:val="24"/>
        </w:rPr>
        <w:t>” for Least Concern, “</w:t>
      </w:r>
      <w:r w:rsidRPr="00DC6D51">
        <w:rPr>
          <w:rFonts w:ascii="Bookman Old Style" w:hAnsi="Bookman Old Style"/>
          <w:b/>
          <w:sz w:val="24"/>
          <w:szCs w:val="24"/>
        </w:rPr>
        <w:t>DD</w:t>
      </w:r>
      <w:r>
        <w:rPr>
          <w:rFonts w:ascii="Bookman Old Style" w:hAnsi="Bookman Old Style"/>
          <w:sz w:val="24"/>
          <w:szCs w:val="24"/>
        </w:rPr>
        <w:t>” for Data Deficient, “</w:t>
      </w:r>
      <w:r w:rsidRPr="00DC6D51">
        <w:rPr>
          <w:rFonts w:ascii="Bookman Old Style" w:hAnsi="Bookman Old Style"/>
          <w:b/>
          <w:sz w:val="24"/>
          <w:szCs w:val="24"/>
        </w:rPr>
        <w:t>NE</w:t>
      </w:r>
      <w:r>
        <w:rPr>
          <w:rFonts w:ascii="Bookman Old Style" w:hAnsi="Bookman Old Style"/>
          <w:sz w:val="24"/>
          <w:szCs w:val="24"/>
        </w:rPr>
        <w:t>” for Not Evaluated, “</w:t>
      </w:r>
      <w:r w:rsidRPr="00DC6D51">
        <w:rPr>
          <w:rFonts w:ascii="Bookman Old Style" w:hAnsi="Bookman Old Style"/>
          <w:b/>
          <w:sz w:val="24"/>
          <w:szCs w:val="24"/>
        </w:rPr>
        <w:t>NT</w:t>
      </w:r>
      <w:r>
        <w:rPr>
          <w:rFonts w:ascii="Bookman Old Style" w:hAnsi="Bookman Old Style"/>
          <w:sz w:val="24"/>
          <w:szCs w:val="24"/>
        </w:rPr>
        <w:t>” for Near threatened and “</w:t>
      </w:r>
      <w:r w:rsidRPr="00DC6D51">
        <w:rPr>
          <w:rFonts w:ascii="Bookman Old Style" w:hAnsi="Bookman Old Style"/>
          <w:b/>
          <w:sz w:val="24"/>
          <w:szCs w:val="24"/>
        </w:rPr>
        <w:t>CO</w:t>
      </w:r>
      <w:r>
        <w:rPr>
          <w:rFonts w:ascii="Bookman Old Style" w:hAnsi="Bookman Old Style"/>
          <w:sz w:val="24"/>
          <w:szCs w:val="24"/>
        </w:rPr>
        <w:t xml:space="preserve">” for Collapsed. If another risk assessment protocol is used, the compiler should copy faithfully the acronym/name assigned by the author.     </w:t>
      </w:r>
    </w:p>
    <w:p w14:paraId="4453C816" w14:textId="04DBC8AF" w:rsidR="001D3F73" w:rsidRDefault="00FC6AF8">
      <w:pPr>
        <w:pStyle w:val="Standard"/>
        <w:jc w:val="both"/>
      </w:pPr>
      <w:r>
        <w:rPr>
          <w:rFonts w:ascii="Bookman Old Style" w:hAnsi="Bookman Old Style"/>
          <w:sz w:val="24"/>
          <w:szCs w:val="24"/>
          <w:u w:val="single"/>
        </w:rPr>
        <w:t>A</w:t>
      </w:r>
      <w:r w:rsidR="00A31D90">
        <w:rPr>
          <w:rFonts w:ascii="Bookman Old Style" w:hAnsi="Bookman Old Style"/>
          <w:sz w:val="24"/>
          <w:szCs w:val="24"/>
          <w:u w:val="single"/>
        </w:rPr>
        <w:t>t</w:t>
      </w:r>
      <w:r>
        <w:rPr>
          <w:rFonts w:ascii="Bookman Old Style" w:hAnsi="Bookman Old Style"/>
          <w:sz w:val="24"/>
          <w:szCs w:val="24"/>
          <w:u w:val="single"/>
        </w:rPr>
        <w:t xml:space="preserve">tributes: </w:t>
      </w:r>
      <w:r>
        <w:rPr>
          <w:rFonts w:ascii="Bookman Old Style" w:hAnsi="Bookman Old Style"/>
          <w:sz w:val="24"/>
          <w:szCs w:val="24"/>
        </w:rPr>
        <w:t>none</w:t>
      </w:r>
    </w:p>
    <w:p w14:paraId="5D2FCC42" w14:textId="77777777" w:rsidR="001D3F73" w:rsidRDefault="00FC6AF8" w:rsidP="002904A1">
      <w:pPr>
        <w:pStyle w:val="Standard"/>
        <w:spacing w:after="0" w:line="240" w:lineRule="auto"/>
      </w:pPr>
      <w:r>
        <w:rPr>
          <w:rFonts w:ascii="Bookman Old Style" w:hAnsi="Bookman Old Style"/>
          <w:sz w:val="24"/>
          <w:szCs w:val="24"/>
          <w:u w:val="single"/>
        </w:rPr>
        <w:t>Example:</w:t>
      </w:r>
    </w:p>
    <w:p w14:paraId="0DBBD8C5" w14:textId="77777777" w:rsidR="001D3F73" w:rsidRDefault="001D3F73">
      <w:pPr>
        <w:pStyle w:val="Standard"/>
        <w:spacing w:after="0" w:line="240" w:lineRule="auto"/>
        <w:ind w:left="720" w:firstLine="720"/>
        <w:rPr>
          <w:rFonts w:ascii="Bookman Old Style" w:hAnsi="Bookman Old Style"/>
          <w:sz w:val="24"/>
          <w:szCs w:val="24"/>
          <w:u w:val="single"/>
        </w:rPr>
      </w:pPr>
    </w:p>
    <w:p w14:paraId="540B02CC" w14:textId="77777777" w:rsidR="002904A1" w:rsidRPr="002904A1" w:rsidRDefault="002904A1" w:rsidP="002904A1">
      <w:pPr>
        <w:pStyle w:val="Ejemplos"/>
        <w:jc w:val="left"/>
      </w:pPr>
      <w:r w:rsidRPr="002904A1">
        <w:t>&lt;Assessment-unit&gt;</w:t>
      </w:r>
    </w:p>
    <w:p w14:paraId="45772F17" w14:textId="77777777" w:rsidR="002904A1" w:rsidRPr="002904A1" w:rsidRDefault="002904A1" w:rsidP="002904A1">
      <w:pPr>
        <w:pStyle w:val="Ejemplos"/>
        <w:jc w:val="left"/>
      </w:pPr>
      <w:r w:rsidRPr="002904A1">
        <w:tab/>
        <w:t>&lt;Ecosystem-subset&gt;&lt;/Ecosystem-subset&gt;</w:t>
      </w:r>
    </w:p>
    <w:p w14:paraId="08565D2D" w14:textId="77777777" w:rsidR="002904A1" w:rsidRPr="002904A1" w:rsidRDefault="002904A1" w:rsidP="002904A1">
      <w:pPr>
        <w:pStyle w:val="Ejemplos"/>
        <w:ind w:firstLine="720"/>
        <w:jc w:val="left"/>
      </w:pPr>
      <w:r w:rsidRPr="002904A1">
        <w:t>&lt;RA-Summaries&gt;&lt;/RA-Summaries&gt;</w:t>
      </w:r>
    </w:p>
    <w:p w14:paraId="74413653" w14:textId="77777777" w:rsidR="002904A1" w:rsidRPr="002904A1" w:rsidRDefault="002904A1" w:rsidP="002904A1">
      <w:pPr>
        <w:pStyle w:val="Ejemplos"/>
        <w:ind w:left="1440"/>
        <w:jc w:val="left"/>
      </w:pPr>
      <w:r w:rsidRPr="002904A1">
        <w:t>&lt;Rationale&gt; Indicator values are well bellow the Vulnerable threshold for all criterions.&lt;/Rationale&gt;</w:t>
      </w:r>
    </w:p>
    <w:p w14:paraId="04CE0A16" w14:textId="77777777" w:rsidR="002904A1" w:rsidRPr="002904A1" w:rsidRDefault="002904A1" w:rsidP="002904A1">
      <w:pPr>
        <w:pStyle w:val="Ejemplos"/>
        <w:ind w:firstLine="720"/>
        <w:jc w:val="left"/>
      </w:pPr>
      <w:r w:rsidRPr="002904A1">
        <w:t>&lt;</w:t>
      </w:r>
      <w:r w:rsidRPr="002904A1">
        <w:rPr>
          <w:color w:val="0070C0"/>
        </w:rPr>
        <w:t>Overall-category</w:t>
      </w:r>
      <w:r w:rsidRPr="002904A1">
        <w:t>&gt;LC&lt;/</w:t>
      </w:r>
      <w:r w:rsidRPr="002904A1">
        <w:rPr>
          <w:color w:val="0070C0"/>
        </w:rPr>
        <w:t>Overall-category</w:t>
      </w:r>
      <w:r w:rsidRPr="002904A1">
        <w:t>&gt;</w:t>
      </w:r>
    </w:p>
    <w:p w14:paraId="6F65B240" w14:textId="417ACF49" w:rsidR="002904A1" w:rsidRDefault="002904A1" w:rsidP="002904A1">
      <w:pPr>
        <w:pStyle w:val="Ejemplos"/>
        <w:ind w:firstLine="720"/>
        <w:jc w:val="left"/>
      </w:pPr>
      <w:r w:rsidRPr="002904A1">
        <w:t>&lt;Plausible-bounds lower="" upper=""/&gt;</w:t>
      </w:r>
    </w:p>
    <w:p w14:paraId="2FAA155D" w14:textId="4F6EA3B3" w:rsidR="00464F4B" w:rsidRPr="002904A1" w:rsidRDefault="00464F4B" w:rsidP="00464F4B">
      <w:pPr>
        <w:pStyle w:val="Ejemplos"/>
        <w:ind w:firstLine="720"/>
        <w:jc w:val="left"/>
      </w:pPr>
      <w:r>
        <w:t>&lt;Supporting-subcriteria&gt;A1+B1aii + B2aii&lt;/Supporting-subcriteria&gt;</w:t>
      </w:r>
    </w:p>
    <w:p w14:paraId="2B742D4C" w14:textId="77777777" w:rsidR="002904A1" w:rsidRPr="002904A1" w:rsidRDefault="002904A1" w:rsidP="002904A1">
      <w:pPr>
        <w:pStyle w:val="Ejemplos"/>
        <w:ind w:firstLine="720"/>
        <w:jc w:val="left"/>
      </w:pPr>
      <w:r w:rsidRPr="002904A1">
        <w:t>&lt;Criterions&gt;&lt;/Criterions&gt;</w:t>
      </w:r>
    </w:p>
    <w:p w14:paraId="5E371480" w14:textId="5212DBB0" w:rsidR="001D3F73" w:rsidRPr="002904A1" w:rsidRDefault="002904A1" w:rsidP="002904A1">
      <w:pPr>
        <w:pStyle w:val="Ejemplos"/>
        <w:jc w:val="left"/>
      </w:pPr>
      <w:r w:rsidRPr="002904A1">
        <w:t>&lt;/Assessment-unit&gt;</w:t>
      </w:r>
    </w:p>
    <w:p w14:paraId="021A61EC" w14:textId="25EA6051" w:rsidR="001D3F73" w:rsidRDefault="00FC6AF8" w:rsidP="00B5468D">
      <w:pPr>
        <w:pStyle w:val="Ttulo1"/>
        <w:numPr>
          <w:ilvl w:val="4"/>
          <w:numId w:val="29"/>
        </w:numPr>
      </w:pPr>
      <w:bookmarkStart w:id="1038" w:name="_Toc10660041"/>
      <w:bookmarkStart w:id="1039" w:name="_Toc10989971"/>
      <w:r>
        <w:t>Node: Plausible bounds</w:t>
      </w:r>
      <w:bookmarkEnd w:id="1038"/>
      <w:bookmarkEnd w:id="1039"/>
    </w:p>
    <w:p w14:paraId="492B5208"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&lt;Plausible-bounds&gt;</w:t>
      </w:r>
    </w:p>
    <w:p w14:paraId="1DF6D8B3" w14:textId="01208191" w:rsidR="001D3F73" w:rsidRDefault="00FC6AF8">
      <w:pPr>
        <w:pStyle w:val="Standard"/>
        <w:spacing w:after="0" w:line="276" w:lineRule="auto"/>
      </w:pPr>
      <w:r>
        <w:rPr>
          <w:rFonts w:ascii="Bookman Old Style" w:hAnsi="Bookman Old Style"/>
          <w:sz w:val="24"/>
          <w:szCs w:val="24"/>
          <w:u w:val="single"/>
        </w:rPr>
        <w:t>Parent:</w:t>
      </w:r>
      <w:r w:rsidR="00A72FB3">
        <w:rPr>
          <w:rFonts w:ascii="Bookman Old Style" w:hAnsi="Bookman Old Style"/>
          <w:sz w:val="24"/>
          <w:szCs w:val="24"/>
        </w:rPr>
        <w:t xml:space="preserve"> Assessment-</w:t>
      </w:r>
      <w:r>
        <w:rPr>
          <w:rFonts w:ascii="Bookman Old Style" w:hAnsi="Bookman Old Style"/>
          <w:sz w:val="24"/>
          <w:szCs w:val="24"/>
        </w:rPr>
        <w:t>unit</w:t>
      </w:r>
    </w:p>
    <w:p w14:paraId="21E402B4" w14:textId="06DF525C" w:rsidR="001D3F73" w:rsidRDefault="00FC6AF8">
      <w:pPr>
        <w:pStyle w:val="Standard"/>
        <w:spacing w:after="0" w:line="276" w:lineRule="auto"/>
      </w:pPr>
      <w:r>
        <w:rPr>
          <w:rFonts w:ascii="Bookman Old Style" w:hAnsi="Bookman Old Style"/>
          <w:sz w:val="24"/>
          <w:szCs w:val="24"/>
          <w:u w:val="single"/>
        </w:rPr>
        <w:t>Child</w:t>
      </w:r>
      <w:r w:rsidR="00A31D90">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4348654B" w14:textId="77777777" w:rsidR="001D3F73" w:rsidRDefault="001D3F73">
      <w:pPr>
        <w:pStyle w:val="Standard"/>
        <w:spacing w:after="0" w:line="276" w:lineRule="auto"/>
        <w:rPr>
          <w:rFonts w:ascii="Bookman Old Style" w:hAnsi="Bookman Old Style"/>
          <w:sz w:val="24"/>
          <w:szCs w:val="24"/>
        </w:rPr>
      </w:pPr>
    </w:p>
    <w:p w14:paraId="4B62C709" w14:textId="39377546"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used to communicate the uncertainty in the outcomes of an assessment by reporting the most likely category and categories that represent plausible upper and lower bounds. It contains the acronym of the categories with evidence to support inferences about risk status.</w:t>
      </w:r>
      <w:r w:rsidR="00796187">
        <w:rPr>
          <w:rFonts w:ascii="Bookman Old Style" w:hAnsi="Bookman Old Style"/>
          <w:sz w:val="24"/>
          <w:szCs w:val="24"/>
        </w:rPr>
        <w:t xml:space="preserve"> </w:t>
      </w:r>
      <w:r w:rsidR="00796187" w:rsidRPr="00796187">
        <w:rPr>
          <w:rFonts w:ascii="Bookman Old Style" w:hAnsi="Bookman Old Style"/>
          <w:b/>
          <w:sz w:val="24"/>
          <w:szCs w:val="24"/>
        </w:rPr>
        <w:t>Plausible bounds are reported only if the original document does.</w:t>
      </w:r>
    </w:p>
    <w:p w14:paraId="277A877A" w14:textId="2A010408" w:rsidR="001D3F73" w:rsidRDefault="00FC6AF8">
      <w:pPr>
        <w:pStyle w:val="Standard"/>
        <w:jc w:val="both"/>
        <w:rPr>
          <w:rFonts w:ascii="Bookman Old Style" w:hAnsi="Bookman Old Style"/>
          <w:sz w:val="24"/>
          <w:szCs w:val="24"/>
          <w:lang w:val="fr-FR"/>
        </w:rPr>
      </w:pPr>
      <w:r w:rsidRPr="008508DA">
        <w:rPr>
          <w:rFonts w:ascii="Bookman Old Style" w:hAnsi="Bookman Old Style"/>
          <w:sz w:val="24"/>
          <w:szCs w:val="24"/>
          <w:u w:val="single"/>
          <w:lang w:val="fr-FR"/>
        </w:rPr>
        <w:lastRenderedPageBreak/>
        <w:t>A</w:t>
      </w:r>
      <w:r w:rsidR="00A31D90">
        <w:rPr>
          <w:rFonts w:ascii="Bookman Old Style" w:hAnsi="Bookman Old Style"/>
          <w:sz w:val="24"/>
          <w:szCs w:val="24"/>
          <w:u w:val="single"/>
          <w:lang w:val="fr-FR"/>
        </w:rPr>
        <w:t>t</w:t>
      </w:r>
      <w:r w:rsidRPr="008508DA">
        <w:rPr>
          <w:rFonts w:ascii="Bookman Old Style" w:hAnsi="Bookman Old Style"/>
          <w:sz w:val="24"/>
          <w:szCs w:val="24"/>
          <w:u w:val="single"/>
          <w:lang w:val="fr-FR"/>
        </w:rPr>
        <w:t>tributes:</w:t>
      </w:r>
      <w:r w:rsidRPr="0086663B">
        <w:rPr>
          <w:rFonts w:ascii="Bookman Old Style" w:hAnsi="Bookman Old Style"/>
          <w:sz w:val="24"/>
          <w:szCs w:val="24"/>
          <w:lang w:val="fr-FR"/>
        </w:rPr>
        <w:t xml:space="preserve"> </w:t>
      </w:r>
      <w:r w:rsidR="00825FAD">
        <w:rPr>
          <w:rFonts w:ascii="Bookman Old Style" w:hAnsi="Bookman Old Style"/>
          <w:sz w:val="24"/>
          <w:szCs w:val="24"/>
          <w:lang w:val="fr-FR"/>
        </w:rPr>
        <w:t>lower, upper</w:t>
      </w:r>
    </w:p>
    <w:p w14:paraId="57275664" w14:textId="500B0D57" w:rsidR="00825FAD" w:rsidRPr="00A72FB3" w:rsidRDefault="00825FAD" w:rsidP="007F7134">
      <w:pPr>
        <w:pStyle w:val="Standard"/>
        <w:numPr>
          <w:ilvl w:val="0"/>
          <w:numId w:val="14"/>
        </w:numPr>
        <w:jc w:val="both"/>
        <w:rPr>
          <w:rFonts w:ascii="Bookman Old Style" w:hAnsi="Bookman Old Style"/>
          <w:sz w:val="24"/>
          <w:lang w:val="fr-FR"/>
        </w:rPr>
      </w:pPr>
      <w:r w:rsidRPr="00A72FB3">
        <w:rPr>
          <w:rFonts w:ascii="Bookman Old Style" w:hAnsi="Bookman Old Style"/>
          <w:sz w:val="24"/>
          <w:lang w:val="fr-FR"/>
        </w:rPr>
        <w:t>@lower : lower bound</w:t>
      </w:r>
      <w:r w:rsidR="002904A1">
        <w:rPr>
          <w:rFonts w:ascii="Bookman Old Style" w:hAnsi="Bookman Old Style"/>
          <w:sz w:val="24"/>
          <w:lang w:val="fr-FR"/>
        </w:rPr>
        <w:t xml:space="preserve"> of overall</w:t>
      </w:r>
      <w:r w:rsidRPr="00A72FB3">
        <w:rPr>
          <w:rFonts w:ascii="Bookman Old Style" w:hAnsi="Bookman Old Style"/>
          <w:sz w:val="24"/>
          <w:lang w:val="fr-FR"/>
        </w:rPr>
        <w:t xml:space="preserve"> category.</w:t>
      </w:r>
    </w:p>
    <w:p w14:paraId="5EC802FB" w14:textId="27B22528" w:rsidR="00825FAD" w:rsidRPr="00A72FB3" w:rsidRDefault="00825FAD" w:rsidP="007F7134">
      <w:pPr>
        <w:pStyle w:val="Standard"/>
        <w:numPr>
          <w:ilvl w:val="0"/>
          <w:numId w:val="14"/>
        </w:numPr>
        <w:jc w:val="both"/>
        <w:rPr>
          <w:rFonts w:ascii="Bookman Old Style" w:hAnsi="Bookman Old Style"/>
          <w:sz w:val="24"/>
          <w:lang w:val="fr-FR"/>
        </w:rPr>
      </w:pPr>
      <w:r w:rsidRPr="00A72FB3">
        <w:rPr>
          <w:rFonts w:ascii="Bookman Old Style" w:hAnsi="Bookman Old Style"/>
          <w:sz w:val="24"/>
          <w:lang w:val="fr-FR"/>
        </w:rPr>
        <w:t>@upper : upper bound</w:t>
      </w:r>
      <w:r w:rsidR="002904A1">
        <w:rPr>
          <w:rFonts w:ascii="Bookman Old Style" w:hAnsi="Bookman Old Style"/>
          <w:sz w:val="24"/>
          <w:lang w:val="fr-FR"/>
        </w:rPr>
        <w:t xml:space="preserve"> of overall</w:t>
      </w:r>
      <w:r w:rsidRPr="00A72FB3">
        <w:rPr>
          <w:rFonts w:ascii="Bookman Old Style" w:hAnsi="Bookman Old Style"/>
          <w:sz w:val="24"/>
          <w:lang w:val="fr-FR"/>
        </w:rPr>
        <w:t xml:space="preserve"> category.</w:t>
      </w:r>
    </w:p>
    <w:p w14:paraId="22AC19AE" w14:textId="77777777" w:rsidR="001D3F73" w:rsidRPr="008508DA" w:rsidRDefault="00FC6AF8" w:rsidP="002904A1">
      <w:pPr>
        <w:pStyle w:val="Standard"/>
        <w:spacing w:after="0" w:line="240" w:lineRule="auto"/>
        <w:rPr>
          <w:lang w:val="fr-FR"/>
        </w:rPr>
      </w:pPr>
      <w:r w:rsidRPr="008508DA">
        <w:rPr>
          <w:rFonts w:ascii="Bookman Old Style" w:hAnsi="Bookman Old Style"/>
          <w:sz w:val="24"/>
          <w:szCs w:val="24"/>
          <w:u w:val="single"/>
          <w:lang w:val="fr-FR"/>
        </w:rPr>
        <w:t>Example:</w:t>
      </w:r>
    </w:p>
    <w:p w14:paraId="3F61F131" w14:textId="77777777" w:rsidR="001D3F73" w:rsidRPr="008508DA" w:rsidRDefault="001D3F73">
      <w:pPr>
        <w:pStyle w:val="Standard"/>
        <w:spacing w:after="0" w:line="240" w:lineRule="auto"/>
        <w:ind w:left="720" w:firstLine="720"/>
        <w:rPr>
          <w:rFonts w:ascii="Bookman Old Style" w:hAnsi="Bookman Old Style"/>
          <w:sz w:val="24"/>
          <w:szCs w:val="24"/>
          <w:u w:val="single"/>
          <w:lang w:val="fr-FR"/>
        </w:rPr>
      </w:pPr>
    </w:p>
    <w:p w14:paraId="3818547F" w14:textId="77777777" w:rsidR="002904A1" w:rsidRPr="002904A1" w:rsidRDefault="002904A1" w:rsidP="002904A1">
      <w:pPr>
        <w:pStyle w:val="Ejemplos"/>
        <w:jc w:val="left"/>
      </w:pPr>
      <w:r w:rsidRPr="002904A1">
        <w:t>&lt;Assessment-unit&gt;</w:t>
      </w:r>
    </w:p>
    <w:p w14:paraId="186E4C94" w14:textId="77777777" w:rsidR="002904A1" w:rsidRPr="002904A1" w:rsidRDefault="002904A1" w:rsidP="002904A1">
      <w:pPr>
        <w:pStyle w:val="Ejemplos"/>
        <w:jc w:val="left"/>
      </w:pPr>
      <w:r w:rsidRPr="002904A1">
        <w:tab/>
        <w:t>&lt;Ecosystem-subset&gt;&lt;/Ecosystem-subset&gt;</w:t>
      </w:r>
    </w:p>
    <w:p w14:paraId="5A7C8555" w14:textId="77777777" w:rsidR="002904A1" w:rsidRPr="002904A1" w:rsidRDefault="002904A1" w:rsidP="002904A1">
      <w:pPr>
        <w:pStyle w:val="Ejemplos"/>
        <w:ind w:firstLine="720"/>
        <w:jc w:val="left"/>
      </w:pPr>
      <w:r w:rsidRPr="002904A1">
        <w:t>&lt;RA-Summaries&gt;&lt;/RA-Summaries&gt;</w:t>
      </w:r>
    </w:p>
    <w:p w14:paraId="7613F73A" w14:textId="5C79C97D" w:rsidR="002904A1" w:rsidRPr="002904A1" w:rsidRDefault="002904A1" w:rsidP="002904A1">
      <w:pPr>
        <w:pStyle w:val="Ejemplos"/>
        <w:ind w:left="1440"/>
        <w:jc w:val="left"/>
      </w:pPr>
      <w:r w:rsidRPr="002904A1">
        <w:t>&lt;Rationale&gt; This ecosystem is Vulnerable acording to sub-criterions A1, A3, and D1.&lt;/Rationale&gt;</w:t>
      </w:r>
    </w:p>
    <w:p w14:paraId="770054BE" w14:textId="7315F46E" w:rsidR="002904A1" w:rsidRPr="002904A1" w:rsidRDefault="002904A1" w:rsidP="002904A1">
      <w:pPr>
        <w:pStyle w:val="Ejemplos"/>
        <w:ind w:firstLine="720"/>
        <w:jc w:val="left"/>
      </w:pPr>
      <w:commentRangeStart w:id="1040"/>
      <w:r w:rsidRPr="002904A1">
        <w:t>&lt;Overall-ca</w:t>
      </w:r>
      <w:r>
        <w:t>tegory&gt;VU</w:t>
      </w:r>
      <w:r w:rsidRPr="002904A1">
        <w:t>&lt;/Overall-category&gt;</w:t>
      </w:r>
    </w:p>
    <w:p w14:paraId="62BFF3C8" w14:textId="013A53EB" w:rsidR="002904A1" w:rsidRDefault="002904A1" w:rsidP="002904A1">
      <w:pPr>
        <w:pStyle w:val="Ejemplos"/>
        <w:ind w:firstLine="720"/>
        <w:jc w:val="left"/>
      </w:pPr>
      <w:r w:rsidRPr="002904A1">
        <w:t>&lt;</w:t>
      </w:r>
      <w:r w:rsidRPr="002904A1">
        <w:rPr>
          <w:color w:val="0070C0"/>
        </w:rPr>
        <w:t xml:space="preserve">Plausible-bounds </w:t>
      </w:r>
      <w:r>
        <w:t>lower="VU" upper="EN"</w:t>
      </w:r>
      <w:r w:rsidRPr="002904A1">
        <w:t>&gt;</w:t>
      </w:r>
      <w:r>
        <w:t>&lt;/</w:t>
      </w:r>
      <w:r>
        <w:rPr>
          <w:color w:val="0070C0"/>
        </w:rPr>
        <w:t>Plausible-bounds</w:t>
      </w:r>
      <w:r>
        <w:t>&gt;</w:t>
      </w:r>
      <w:commentRangeEnd w:id="1040"/>
      <w:r w:rsidR="007511F5">
        <w:rPr>
          <w:rStyle w:val="Refdecomentario"/>
          <w:rFonts w:ascii="Calibri" w:hAnsi="Calibri" w:cs="Calibri"/>
        </w:rPr>
        <w:commentReference w:id="1040"/>
      </w:r>
    </w:p>
    <w:p w14:paraId="6F774261" w14:textId="79D33231" w:rsidR="00464F4B" w:rsidRPr="002904A1" w:rsidRDefault="00464F4B" w:rsidP="00464F4B">
      <w:pPr>
        <w:pStyle w:val="Ejemplos"/>
        <w:ind w:firstLine="720"/>
        <w:jc w:val="left"/>
      </w:pPr>
      <w:r>
        <w:t>&lt;Supporting-subcriteria&gt;A1+A3 +D1&lt;/Supporting-subcriteria&gt;</w:t>
      </w:r>
    </w:p>
    <w:p w14:paraId="78F83C1C" w14:textId="77777777" w:rsidR="002904A1" w:rsidRPr="002904A1" w:rsidRDefault="002904A1" w:rsidP="002904A1">
      <w:pPr>
        <w:pStyle w:val="Ejemplos"/>
        <w:ind w:firstLine="720"/>
        <w:jc w:val="left"/>
      </w:pPr>
      <w:r w:rsidRPr="002904A1">
        <w:t>&lt;Criterions&gt;&lt;/Criterions&gt;</w:t>
      </w:r>
    </w:p>
    <w:p w14:paraId="6626F30F" w14:textId="77777777" w:rsidR="002904A1" w:rsidRPr="002904A1" w:rsidRDefault="002904A1" w:rsidP="002904A1">
      <w:pPr>
        <w:pStyle w:val="Ejemplos"/>
        <w:jc w:val="left"/>
      </w:pPr>
      <w:r w:rsidRPr="002904A1">
        <w:t>&lt;/Assessment-unit&gt;</w:t>
      </w:r>
    </w:p>
    <w:p w14:paraId="1A8F806B" w14:textId="77777777" w:rsidR="002734DD" w:rsidRDefault="002734DD">
      <w:pPr>
        <w:pStyle w:val="Standard"/>
        <w:spacing w:after="0" w:line="240" w:lineRule="auto"/>
        <w:ind w:left="720"/>
        <w:rPr>
          <w:rFonts w:ascii="Courier New" w:hAnsi="Courier New" w:cs="Courier New"/>
          <w:lang w:val="fr-FR"/>
        </w:rPr>
      </w:pPr>
    </w:p>
    <w:p w14:paraId="59649B61" w14:textId="51085413" w:rsidR="00464F4B" w:rsidRDefault="00464F4B" w:rsidP="00464F4B">
      <w:pPr>
        <w:pStyle w:val="Ttulo1"/>
        <w:numPr>
          <w:ilvl w:val="4"/>
          <w:numId w:val="29"/>
        </w:numPr>
      </w:pPr>
      <w:r>
        <w:t>Node: Supporting sub-criteria</w:t>
      </w:r>
    </w:p>
    <w:p w14:paraId="2ABF138F" w14:textId="1BB8EC3A" w:rsidR="00464F4B" w:rsidRDefault="00464F4B" w:rsidP="00464F4B">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&lt;Supporting-subcriteria&gt;</w:t>
      </w:r>
    </w:p>
    <w:p w14:paraId="7F5E2724" w14:textId="77777777" w:rsidR="00464F4B" w:rsidRDefault="00464F4B" w:rsidP="00464F4B">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Assessment-unit</w:t>
      </w:r>
    </w:p>
    <w:p w14:paraId="5A109A3F" w14:textId="3BCCC515" w:rsidR="00464F4B" w:rsidRDefault="00464F4B" w:rsidP="00464F4B">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49FA3AA1" w14:textId="77777777" w:rsidR="00464F4B" w:rsidRDefault="00464F4B" w:rsidP="00464F4B">
      <w:pPr>
        <w:pStyle w:val="Standard"/>
        <w:spacing w:after="0" w:line="276" w:lineRule="auto"/>
        <w:ind w:left="360"/>
        <w:rPr>
          <w:rFonts w:ascii="Bookman Old Style" w:hAnsi="Bookman Old Style"/>
          <w:sz w:val="24"/>
          <w:szCs w:val="24"/>
        </w:rPr>
      </w:pPr>
    </w:p>
    <w:p w14:paraId="1FA800DE" w14:textId="422431F3" w:rsidR="00464F4B" w:rsidRDefault="00464F4B" w:rsidP="00464F4B">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criteria and full subcriteria (including conditionals and numerals) that support the </w:t>
      </w:r>
      <w:commentRangeStart w:id="1041"/>
      <w:r>
        <w:rPr>
          <w:rFonts w:ascii="Bookman Old Style" w:hAnsi="Bookman Old Style"/>
          <w:sz w:val="24"/>
          <w:szCs w:val="24"/>
        </w:rPr>
        <w:t>overall category.</w:t>
      </w:r>
      <w:r w:rsidR="0023425D">
        <w:rPr>
          <w:rFonts w:ascii="Bookman Old Style" w:hAnsi="Bookman Old Style"/>
          <w:sz w:val="24"/>
          <w:szCs w:val="24"/>
        </w:rPr>
        <w:t xml:space="preserve"> </w:t>
      </w:r>
      <w:commentRangeEnd w:id="1041"/>
      <w:r w:rsidR="001343CE">
        <w:rPr>
          <w:rStyle w:val="Refdecomentario"/>
        </w:rPr>
        <w:commentReference w:id="1041"/>
      </w:r>
    </w:p>
    <w:p w14:paraId="0B35F7FA" w14:textId="77777777" w:rsidR="00464F4B" w:rsidRPr="00AC188B" w:rsidRDefault="00464F4B" w:rsidP="00464F4B">
      <w:pPr>
        <w:pStyle w:val="Standard"/>
        <w:jc w:val="both"/>
      </w:pPr>
      <w:r>
        <w:rPr>
          <w:rFonts w:ascii="Bookman Old Style" w:hAnsi="Bookman Old Style"/>
          <w:sz w:val="24"/>
          <w:szCs w:val="24"/>
          <w:u w:val="single"/>
        </w:rPr>
        <w:t>Attributes:</w:t>
      </w:r>
      <w:r w:rsidRPr="0086663B">
        <w:rPr>
          <w:rFonts w:ascii="Bookman Old Style" w:hAnsi="Bookman Old Style"/>
          <w:sz w:val="24"/>
          <w:szCs w:val="24"/>
        </w:rPr>
        <w:t xml:space="preserve"> </w:t>
      </w:r>
      <w:r>
        <w:rPr>
          <w:rFonts w:ascii="Bookman Old Style" w:hAnsi="Bookman Old Style"/>
          <w:sz w:val="24"/>
          <w:szCs w:val="24"/>
        </w:rPr>
        <w:t>none</w:t>
      </w:r>
    </w:p>
    <w:p w14:paraId="3076F58F" w14:textId="77777777" w:rsidR="00464F4B" w:rsidRDefault="00464F4B" w:rsidP="00464F4B">
      <w:pPr>
        <w:pStyle w:val="Standard"/>
        <w:spacing w:after="0" w:line="240" w:lineRule="auto"/>
        <w:ind w:left="360"/>
        <w:jc w:val="both"/>
        <w:rPr>
          <w:rFonts w:ascii="Bookman Old Style" w:hAnsi="Bookman Old Style"/>
          <w:sz w:val="24"/>
          <w:szCs w:val="24"/>
          <w:u w:val="single"/>
        </w:rPr>
      </w:pPr>
    </w:p>
    <w:p w14:paraId="5EB72A37" w14:textId="77777777" w:rsidR="00464F4B" w:rsidRDefault="00464F4B" w:rsidP="00464F4B">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4198E5DC" w14:textId="77777777" w:rsidR="0023425D" w:rsidRPr="00464F4B" w:rsidRDefault="0023425D" w:rsidP="00464F4B">
      <w:pPr>
        <w:pStyle w:val="Standard"/>
        <w:spacing w:after="0" w:line="240" w:lineRule="auto"/>
        <w:jc w:val="both"/>
      </w:pPr>
    </w:p>
    <w:p w14:paraId="4A037FD1" w14:textId="77777777" w:rsidR="0023425D" w:rsidRPr="002904A1" w:rsidRDefault="0023425D" w:rsidP="0023425D">
      <w:pPr>
        <w:pStyle w:val="Ejemplos"/>
        <w:jc w:val="left"/>
      </w:pPr>
      <w:r w:rsidRPr="002904A1">
        <w:t>&lt;Assessment-unit&gt;</w:t>
      </w:r>
    </w:p>
    <w:p w14:paraId="034B5211" w14:textId="77777777" w:rsidR="0023425D" w:rsidRPr="002904A1" w:rsidRDefault="0023425D" w:rsidP="0023425D">
      <w:pPr>
        <w:pStyle w:val="Ejemplos"/>
        <w:jc w:val="left"/>
      </w:pPr>
      <w:r w:rsidRPr="002904A1">
        <w:tab/>
        <w:t>&lt;Ecosystem-subset&gt;&lt;/Ecosystem-subset&gt;</w:t>
      </w:r>
    </w:p>
    <w:p w14:paraId="7B98012E" w14:textId="77777777" w:rsidR="0023425D" w:rsidRPr="002904A1" w:rsidRDefault="0023425D" w:rsidP="0023425D">
      <w:pPr>
        <w:pStyle w:val="Ejemplos"/>
        <w:ind w:firstLine="720"/>
        <w:jc w:val="left"/>
      </w:pPr>
      <w:r w:rsidRPr="002904A1">
        <w:t>&lt;RA-Summaries&gt;&lt;/RA-Summaries&gt;</w:t>
      </w:r>
    </w:p>
    <w:p w14:paraId="11724BF6" w14:textId="76241DAB" w:rsidR="0023425D" w:rsidRPr="002904A1" w:rsidRDefault="0023425D" w:rsidP="0023425D">
      <w:pPr>
        <w:pStyle w:val="Ejemplos"/>
        <w:ind w:left="1440"/>
        <w:jc w:val="left"/>
      </w:pPr>
      <w:r w:rsidRPr="002904A1">
        <w:t>&lt;Rationale&gt; Indicator values are well below the Vulnera</w:t>
      </w:r>
      <w:r>
        <w:t>ble threshold</w:t>
      </w:r>
      <w:r w:rsidRPr="002904A1">
        <w:t>.&lt;/Rationale&gt;</w:t>
      </w:r>
    </w:p>
    <w:p w14:paraId="68D8C55A" w14:textId="77777777" w:rsidR="0023425D" w:rsidRPr="002904A1" w:rsidRDefault="0023425D" w:rsidP="0023425D">
      <w:pPr>
        <w:pStyle w:val="Ejemplos"/>
        <w:ind w:firstLine="720"/>
        <w:jc w:val="left"/>
      </w:pPr>
      <w:r w:rsidRPr="002904A1">
        <w:t>&lt;</w:t>
      </w:r>
      <w:r w:rsidRPr="0023425D">
        <w:t>Overall-category&gt;LC&lt;/Overall-category</w:t>
      </w:r>
      <w:r w:rsidRPr="002904A1">
        <w:t>&gt;</w:t>
      </w:r>
    </w:p>
    <w:p w14:paraId="5F17F53F" w14:textId="77777777" w:rsidR="0023425D" w:rsidRDefault="0023425D" w:rsidP="0023425D">
      <w:pPr>
        <w:pStyle w:val="Ejemplos"/>
        <w:ind w:firstLine="720"/>
        <w:jc w:val="left"/>
      </w:pPr>
      <w:r w:rsidRPr="002904A1">
        <w:t>&lt;Plausible-bounds lower="" upper=""/&gt;</w:t>
      </w:r>
    </w:p>
    <w:p w14:paraId="35284CC7" w14:textId="3D1C1CC1" w:rsidR="0023425D" w:rsidRPr="002904A1" w:rsidRDefault="0023425D" w:rsidP="0023425D">
      <w:pPr>
        <w:pStyle w:val="Ejemplos"/>
        <w:ind w:firstLine="720"/>
        <w:jc w:val="left"/>
      </w:pPr>
      <w:r>
        <w:t>&lt;</w:t>
      </w:r>
      <w:r w:rsidRPr="0023425D">
        <w:rPr>
          <w:color w:val="0070C0"/>
        </w:rPr>
        <w:t>Supporting-subcriteria</w:t>
      </w:r>
      <w:r>
        <w:t>&gt;A1+B1aii</w:t>
      </w:r>
      <w:r w:rsidR="00FB2007">
        <w:t>+</w:t>
      </w:r>
      <w:r>
        <w:t>B2aii&lt;/</w:t>
      </w:r>
      <w:r w:rsidRPr="0023425D">
        <w:rPr>
          <w:color w:val="0070C0"/>
        </w:rPr>
        <w:t>Supporting-subcriteria</w:t>
      </w:r>
      <w:r>
        <w:t>&gt;</w:t>
      </w:r>
    </w:p>
    <w:p w14:paraId="66162E6E" w14:textId="77777777" w:rsidR="0023425D" w:rsidRPr="002904A1" w:rsidRDefault="0023425D" w:rsidP="0023425D">
      <w:pPr>
        <w:pStyle w:val="Ejemplos"/>
        <w:ind w:firstLine="720"/>
        <w:jc w:val="left"/>
      </w:pPr>
      <w:r w:rsidRPr="002904A1">
        <w:t>&lt;Criterions&gt;&lt;/Criterions&gt;</w:t>
      </w:r>
    </w:p>
    <w:p w14:paraId="7C001E61" w14:textId="77777777" w:rsidR="0023425D" w:rsidRPr="002904A1" w:rsidRDefault="0023425D" w:rsidP="0023425D">
      <w:pPr>
        <w:pStyle w:val="Ejemplos"/>
        <w:jc w:val="left"/>
      </w:pPr>
      <w:r w:rsidRPr="002904A1">
        <w:t>&lt;/Assessment-unit&gt;</w:t>
      </w:r>
    </w:p>
    <w:p w14:paraId="60EBB500" w14:textId="77777777" w:rsidR="00464F4B" w:rsidRDefault="00464F4B" w:rsidP="00464F4B">
      <w:pPr>
        <w:pStyle w:val="Standard"/>
        <w:spacing w:after="0" w:line="240" w:lineRule="auto"/>
        <w:jc w:val="both"/>
        <w:rPr>
          <w:rFonts w:ascii="Bookman Old Style" w:hAnsi="Bookman Old Style"/>
          <w:sz w:val="24"/>
          <w:szCs w:val="24"/>
          <w:u w:val="single"/>
        </w:rPr>
      </w:pPr>
    </w:p>
    <w:p w14:paraId="3335C7BB" w14:textId="77777777" w:rsidR="00464F4B" w:rsidRDefault="00464F4B">
      <w:pPr>
        <w:pStyle w:val="Standard"/>
        <w:spacing w:after="0" w:line="240" w:lineRule="auto"/>
        <w:ind w:left="720"/>
        <w:rPr>
          <w:rFonts w:ascii="Courier New" w:hAnsi="Courier New" w:cs="Courier New"/>
          <w:lang w:val="fr-FR"/>
        </w:rPr>
      </w:pPr>
    </w:p>
    <w:p w14:paraId="7A381726" w14:textId="77777777" w:rsidR="002734DD" w:rsidRDefault="002734DD" w:rsidP="002734DD">
      <w:pPr>
        <w:pStyle w:val="Ttulo1"/>
        <w:numPr>
          <w:ilvl w:val="4"/>
          <w:numId w:val="29"/>
        </w:numPr>
      </w:pPr>
      <w:bookmarkStart w:id="1042" w:name="_Toc10660042"/>
      <w:bookmarkStart w:id="1043" w:name="_Toc10989972"/>
      <w:r>
        <w:lastRenderedPageBreak/>
        <w:t>Node: Criterions</w:t>
      </w:r>
      <w:bookmarkEnd w:id="1042"/>
      <w:bookmarkEnd w:id="1043"/>
    </w:p>
    <w:p w14:paraId="54DCFF12" w14:textId="77777777" w:rsidR="002734DD" w:rsidRDefault="002734DD" w:rsidP="002734DD">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&lt;Criterions&gt;</w:t>
      </w:r>
    </w:p>
    <w:p w14:paraId="3D322F87" w14:textId="77777777" w:rsidR="002734DD" w:rsidRDefault="002734DD" w:rsidP="002734DD">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Assessment-unit</w:t>
      </w:r>
    </w:p>
    <w:p w14:paraId="49562DA7" w14:textId="3C6CE995" w:rsidR="002734DD" w:rsidRDefault="002734DD" w:rsidP="002734DD">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Criterion</w:t>
      </w:r>
    </w:p>
    <w:p w14:paraId="0A2230D2" w14:textId="77777777" w:rsidR="002734DD" w:rsidRDefault="002734DD" w:rsidP="002734DD">
      <w:pPr>
        <w:pStyle w:val="Standard"/>
        <w:spacing w:after="0" w:line="276" w:lineRule="auto"/>
        <w:rPr>
          <w:rFonts w:ascii="Bookman Old Style" w:hAnsi="Bookman Old Style"/>
          <w:sz w:val="24"/>
          <w:szCs w:val="24"/>
        </w:rPr>
      </w:pPr>
    </w:p>
    <w:p w14:paraId="5CB790E6" w14:textId="009A9D99" w:rsidR="002734DD" w:rsidRDefault="002734DD" w:rsidP="002734DD">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w:t>
      </w:r>
      <w:r w:rsidR="00AC188B">
        <w:rPr>
          <w:rFonts w:ascii="Bookman Old Style" w:hAnsi="Bookman Old Style"/>
          <w:sz w:val="24"/>
          <w:szCs w:val="24"/>
        </w:rPr>
        <w:t>risk assessment outcomes for each criterion. It contains</w:t>
      </w:r>
      <w:r>
        <w:rPr>
          <w:rFonts w:ascii="Bookman Old Style" w:hAnsi="Bookman Old Style"/>
          <w:sz w:val="24"/>
          <w:szCs w:val="24"/>
        </w:rPr>
        <w:t xml:space="preserve"> text description</w:t>
      </w:r>
      <w:r w:rsidR="00AC188B">
        <w:rPr>
          <w:rFonts w:ascii="Bookman Old Style" w:hAnsi="Bookman Old Style"/>
          <w:sz w:val="24"/>
          <w:szCs w:val="24"/>
        </w:rPr>
        <w:t>s</w:t>
      </w:r>
      <w:r>
        <w:rPr>
          <w:rFonts w:ascii="Bookman Old Style" w:hAnsi="Bookman Old Style"/>
          <w:sz w:val="24"/>
          <w:szCs w:val="24"/>
        </w:rPr>
        <w:t>, risk categ</w:t>
      </w:r>
      <w:r w:rsidR="00AC188B">
        <w:rPr>
          <w:rFonts w:ascii="Bookman Old Style" w:hAnsi="Bookman Old Style"/>
          <w:sz w:val="24"/>
          <w:szCs w:val="24"/>
        </w:rPr>
        <w:t>ories</w:t>
      </w:r>
      <w:r>
        <w:rPr>
          <w:rFonts w:ascii="Bookman Old Style" w:hAnsi="Bookman Old Style"/>
          <w:sz w:val="24"/>
          <w:szCs w:val="24"/>
        </w:rPr>
        <w:t xml:space="preserve"> assigned and qu</w:t>
      </w:r>
      <w:r w:rsidR="00AC188B">
        <w:rPr>
          <w:rFonts w:ascii="Bookman Old Style" w:hAnsi="Bookman Old Style"/>
          <w:sz w:val="24"/>
          <w:szCs w:val="24"/>
        </w:rPr>
        <w:t>antitative data for sub-criterions</w:t>
      </w:r>
      <w:r>
        <w:rPr>
          <w:rFonts w:ascii="Bookman Old Style" w:hAnsi="Bookman Old Style"/>
          <w:sz w:val="24"/>
          <w:szCs w:val="24"/>
        </w:rPr>
        <w:t xml:space="preserve">. An ecosystem risk assessment should include a </w:t>
      </w:r>
      <w:r w:rsidRPr="00DC6D51">
        <w:rPr>
          <w:rFonts w:ascii="Bookman Old Style" w:hAnsi="Bookman Old Style"/>
          <w:b/>
          <w:sz w:val="24"/>
          <w:szCs w:val="24"/>
        </w:rPr>
        <w:t>complete</w:t>
      </w:r>
      <w:r>
        <w:rPr>
          <w:rFonts w:ascii="Bookman Old Style" w:hAnsi="Bookman Old Style"/>
          <w:sz w:val="24"/>
          <w:szCs w:val="24"/>
        </w:rPr>
        <w:t xml:space="preserve"> evaluation of all criteria listed in the protocol, thus a detailed compilation is needed.</w:t>
      </w:r>
    </w:p>
    <w:p w14:paraId="2B4C5936" w14:textId="359D3C21" w:rsidR="002734DD" w:rsidRPr="00AC188B" w:rsidRDefault="002734DD" w:rsidP="00AC188B">
      <w:pPr>
        <w:pStyle w:val="Standard"/>
        <w:jc w:val="both"/>
      </w:pPr>
      <w:r>
        <w:rPr>
          <w:rFonts w:ascii="Bookman Old Style" w:hAnsi="Bookman Old Style"/>
          <w:sz w:val="24"/>
          <w:szCs w:val="24"/>
          <w:u w:val="single"/>
        </w:rPr>
        <w:t>Attributes:</w:t>
      </w:r>
      <w:r w:rsidRPr="0086663B">
        <w:rPr>
          <w:rFonts w:ascii="Bookman Old Style" w:hAnsi="Bookman Old Style"/>
          <w:sz w:val="24"/>
          <w:szCs w:val="24"/>
        </w:rPr>
        <w:t xml:space="preserve"> </w:t>
      </w:r>
      <w:r w:rsidR="00AC188B">
        <w:rPr>
          <w:rFonts w:ascii="Bookman Old Style" w:hAnsi="Bookman Old Style"/>
          <w:sz w:val="24"/>
          <w:szCs w:val="24"/>
        </w:rPr>
        <w:t>none</w:t>
      </w:r>
    </w:p>
    <w:p w14:paraId="78F89FD9" w14:textId="77777777" w:rsidR="00AC188B" w:rsidRDefault="00AC188B" w:rsidP="002734DD">
      <w:pPr>
        <w:pStyle w:val="Standard"/>
        <w:spacing w:after="0" w:line="240" w:lineRule="auto"/>
        <w:jc w:val="both"/>
        <w:rPr>
          <w:rFonts w:ascii="Bookman Old Style" w:hAnsi="Bookman Old Style"/>
          <w:sz w:val="24"/>
          <w:szCs w:val="24"/>
          <w:u w:val="single"/>
        </w:rPr>
      </w:pPr>
    </w:p>
    <w:p w14:paraId="2B073407" w14:textId="77777777" w:rsidR="002734DD" w:rsidRDefault="002734DD" w:rsidP="002734DD">
      <w:pPr>
        <w:pStyle w:val="Standard"/>
        <w:spacing w:after="0" w:line="240" w:lineRule="auto"/>
        <w:jc w:val="both"/>
      </w:pPr>
      <w:r>
        <w:rPr>
          <w:rFonts w:ascii="Bookman Old Style" w:hAnsi="Bookman Old Style"/>
          <w:sz w:val="24"/>
          <w:szCs w:val="24"/>
          <w:u w:val="single"/>
        </w:rPr>
        <w:t>Example:</w:t>
      </w:r>
    </w:p>
    <w:p w14:paraId="4E63A7FD" w14:textId="77777777" w:rsidR="002734DD" w:rsidRDefault="002734DD" w:rsidP="002734DD">
      <w:pPr>
        <w:pStyle w:val="Standard"/>
        <w:spacing w:after="0" w:line="240" w:lineRule="auto"/>
        <w:ind w:left="720" w:firstLine="720"/>
        <w:rPr>
          <w:rFonts w:ascii="Bookman Old Style" w:hAnsi="Bookman Old Style"/>
          <w:sz w:val="24"/>
          <w:szCs w:val="24"/>
          <w:u w:val="single"/>
        </w:rPr>
      </w:pPr>
    </w:p>
    <w:p w14:paraId="6178F9BD" w14:textId="21F2DA9E" w:rsidR="002734DD" w:rsidRDefault="00AC188B" w:rsidP="00AC188B">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&lt;</w:t>
      </w:r>
      <w:r w:rsidRPr="00AC188B">
        <w:rPr>
          <w:rFonts w:asciiTheme="minorHAnsi" w:hAnsiTheme="minorHAnsi" w:cstheme="minorHAnsi"/>
          <w:color w:val="0070C0"/>
          <w:sz w:val="24"/>
        </w:rPr>
        <w:t>Criterions</w:t>
      </w:r>
      <w:r>
        <w:rPr>
          <w:rFonts w:asciiTheme="minorHAnsi" w:hAnsiTheme="minorHAnsi" w:cstheme="minorHAnsi"/>
          <w:sz w:val="24"/>
        </w:rPr>
        <w:t>&gt;</w:t>
      </w:r>
    </w:p>
    <w:p w14:paraId="5004C1E5" w14:textId="32737AF3" w:rsidR="00AC188B" w:rsidRDefault="00AC188B" w:rsidP="00AC188B">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t>&lt;Criterion name=”A”&gt;&lt;/Criterion&gt;</w:t>
      </w:r>
    </w:p>
    <w:p w14:paraId="1D272EAE" w14:textId="4F01D9C0" w:rsidR="00AC188B" w:rsidRDefault="00AC188B" w:rsidP="00AC188B">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&lt;Criterion name=”B”&gt;&lt;/Criterion&gt;</w:t>
      </w:r>
    </w:p>
    <w:p w14:paraId="71688B13" w14:textId="24E29C8F" w:rsidR="00AC188B" w:rsidRDefault="00AC188B" w:rsidP="00AC188B">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&lt;Criterion name=”C”&gt;&lt;/Criterion&gt;</w:t>
      </w:r>
    </w:p>
    <w:p w14:paraId="0F99C363" w14:textId="00275AB3" w:rsidR="00AC188B" w:rsidRDefault="00AC188B" w:rsidP="00AC188B">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&lt;Criterion name=”D”&gt;&lt;/Criterion&gt;</w:t>
      </w:r>
    </w:p>
    <w:p w14:paraId="6EE5827B" w14:textId="6B2C0086" w:rsidR="00AC188B" w:rsidRDefault="00AC188B" w:rsidP="00AC188B">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&lt;Criterion name=”E”&gt;&lt;/Criterion&gt;</w:t>
      </w:r>
    </w:p>
    <w:p w14:paraId="121D0D9E" w14:textId="7880CE5B" w:rsidR="00AC188B" w:rsidRDefault="00AC188B" w:rsidP="00AC188B">
      <w:pPr>
        <w:pStyle w:val="Standard"/>
        <w:spacing w:after="0" w:line="240" w:lineRule="auto"/>
        <w:rPr>
          <w:rFonts w:asciiTheme="minorHAnsi" w:hAnsiTheme="minorHAnsi" w:cstheme="minorHAnsi"/>
          <w:sz w:val="24"/>
        </w:rPr>
      </w:pPr>
      <w:r>
        <w:rPr>
          <w:rFonts w:asciiTheme="minorHAnsi" w:hAnsiTheme="minorHAnsi" w:cstheme="minorHAnsi"/>
          <w:sz w:val="24"/>
        </w:rPr>
        <w:tab/>
        <w:t>&lt;/</w:t>
      </w:r>
      <w:r w:rsidRPr="00AC188B">
        <w:rPr>
          <w:rFonts w:asciiTheme="minorHAnsi" w:hAnsiTheme="minorHAnsi" w:cstheme="minorHAnsi"/>
          <w:color w:val="0070C0"/>
          <w:sz w:val="24"/>
        </w:rPr>
        <w:t>Criterions</w:t>
      </w:r>
      <w:r>
        <w:rPr>
          <w:rFonts w:asciiTheme="minorHAnsi" w:hAnsiTheme="minorHAnsi" w:cstheme="minorHAnsi"/>
          <w:sz w:val="24"/>
        </w:rPr>
        <w:t>&gt;</w:t>
      </w:r>
    </w:p>
    <w:p w14:paraId="0125923C" w14:textId="77777777" w:rsidR="002734DD" w:rsidRPr="008508DA" w:rsidRDefault="002734DD" w:rsidP="00AC188B">
      <w:pPr>
        <w:pStyle w:val="Standard"/>
        <w:spacing w:after="0" w:line="240" w:lineRule="auto"/>
        <w:rPr>
          <w:lang w:val="fr-FR"/>
        </w:rPr>
      </w:pPr>
    </w:p>
    <w:p w14:paraId="521BB0AE" w14:textId="77777777" w:rsidR="001D3F73" w:rsidRPr="008508DA" w:rsidRDefault="001D3F73">
      <w:pPr>
        <w:pStyle w:val="Standard"/>
        <w:spacing w:after="0" w:line="240" w:lineRule="auto"/>
        <w:rPr>
          <w:rFonts w:ascii="Courier New" w:hAnsi="Courier New" w:cs="Courier New"/>
          <w:lang w:val="fr-FR"/>
        </w:rPr>
      </w:pPr>
    </w:p>
    <w:p w14:paraId="0B55F03C" w14:textId="31424855" w:rsidR="001D3F73" w:rsidRDefault="00FC6AF8" w:rsidP="002734DD">
      <w:pPr>
        <w:pStyle w:val="Ttulo1"/>
        <w:numPr>
          <w:ilvl w:val="5"/>
          <w:numId w:val="29"/>
        </w:numPr>
      </w:pPr>
      <w:bookmarkStart w:id="1044" w:name="_Toc10660043"/>
      <w:bookmarkStart w:id="1045" w:name="_Toc10989973"/>
      <w:r>
        <w:t>Node: Criterion</w:t>
      </w:r>
      <w:bookmarkEnd w:id="1044"/>
      <w:bookmarkEnd w:id="1045"/>
    </w:p>
    <w:p w14:paraId="7AEDEC49" w14:textId="35A9FDFD"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&lt;Criterion&gt;</w:t>
      </w:r>
    </w:p>
    <w:p w14:paraId="148E9918" w14:textId="25810FD7" w:rsidR="001D3F73" w:rsidRDefault="00FC6AF8">
      <w:pPr>
        <w:pStyle w:val="Standard"/>
        <w:spacing w:after="0" w:line="276" w:lineRule="auto"/>
      </w:pPr>
      <w:r>
        <w:rPr>
          <w:rFonts w:ascii="Bookman Old Style" w:hAnsi="Bookman Old Style"/>
          <w:sz w:val="24"/>
          <w:szCs w:val="24"/>
          <w:u w:val="single"/>
        </w:rPr>
        <w:t>Parent:</w:t>
      </w:r>
      <w:r w:rsidR="00A72FB3">
        <w:rPr>
          <w:rFonts w:ascii="Bookman Old Style" w:hAnsi="Bookman Old Style"/>
          <w:sz w:val="24"/>
          <w:szCs w:val="24"/>
        </w:rPr>
        <w:t xml:space="preserve"> </w:t>
      </w:r>
      <w:r w:rsidR="002734DD">
        <w:rPr>
          <w:rFonts w:ascii="Bookman Old Style" w:hAnsi="Bookman Old Style"/>
          <w:sz w:val="24"/>
          <w:szCs w:val="24"/>
        </w:rPr>
        <w:t>Criterions</w:t>
      </w:r>
    </w:p>
    <w:p w14:paraId="3D93E8D6" w14:textId="666F5957" w:rsidR="001D3F73" w:rsidRDefault="00FC6AF8">
      <w:pPr>
        <w:pStyle w:val="Standard"/>
        <w:spacing w:after="0" w:line="276" w:lineRule="auto"/>
      </w:pPr>
      <w:r>
        <w:rPr>
          <w:rFonts w:ascii="Bookman Old Style" w:hAnsi="Bookman Old Style"/>
          <w:sz w:val="24"/>
          <w:szCs w:val="24"/>
          <w:u w:val="single"/>
        </w:rPr>
        <w:t>Child</w:t>
      </w:r>
      <w:r w:rsidR="00A31D90">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sidR="00AC188B">
        <w:rPr>
          <w:rFonts w:ascii="Bookman Old Style" w:hAnsi="Bookman Old Style"/>
          <w:sz w:val="24"/>
          <w:szCs w:val="24"/>
        </w:rPr>
        <w:t>Summaries</w:t>
      </w:r>
      <w:r>
        <w:rPr>
          <w:rFonts w:ascii="Bookman Old Style" w:hAnsi="Bookman Old Style"/>
          <w:sz w:val="24"/>
          <w:szCs w:val="24"/>
        </w:rPr>
        <w:t>, Rationale, Category,</w:t>
      </w:r>
      <w:r w:rsidR="00825FAD">
        <w:rPr>
          <w:rFonts w:ascii="Bookman Old Style" w:hAnsi="Bookman Old Style"/>
          <w:sz w:val="24"/>
          <w:szCs w:val="24"/>
        </w:rPr>
        <w:t xml:space="preserve"> Plausible-bounds,</w:t>
      </w:r>
      <w:r>
        <w:rPr>
          <w:rFonts w:ascii="Bookman Old Style" w:hAnsi="Bookman Old Style"/>
          <w:sz w:val="24"/>
          <w:szCs w:val="24"/>
        </w:rPr>
        <w:t xml:space="preserve"> </w:t>
      </w:r>
      <w:commentRangeStart w:id="1046"/>
      <w:r>
        <w:rPr>
          <w:rFonts w:ascii="Bookman Old Style" w:hAnsi="Bookman Old Style"/>
          <w:sz w:val="24"/>
          <w:szCs w:val="24"/>
        </w:rPr>
        <w:t>Subcriterion</w:t>
      </w:r>
      <w:r w:rsidR="00AC188B">
        <w:rPr>
          <w:rFonts w:ascii="Bookman Old Style" w:hAnsi="Bookman Old Style"/>
          <w:sz w:val="24"/>
          <w:szCs w:val="24"/>
        </w:rPr>
        <w:t>s</w:t>
      </w:r>
      <w:commentRangeEnd w:id="1046"/>
      <w:r w:rsidR="002F6EE0">
        <w:rPr>
          <w:rStyle w:val="Refdecomentario"/>
        </w:rPr>
        <w:commentReference w:id="1046"/>
      </w:r>
      <w:r w:rsidR="002F6EE0">
        <w:rPr>
          <w:rFonts w:ascii="Bookman Old Style" w:hAnsi="Bookman Old Style"/>
          <w:sz w:val="24"/>
          <w:szCs w:val="24"/>
        </w:rPr>
        <w:t xml:space="preserve">, </w:t>
      </w:r>
      <w:commentRangeStart w:id="1047"/>
      <w:r w:rsidR="002F6EE0">
        <w:rPr>
          <w:rFonts w:ascii="Bookman Old Style" w:hAnsi="Bookman Old Style"/>
          <w:sz w:val="24"/>
          <w:szCs w:val="24"/>
        </w:rPr>
        <w:t>M</w:t>
      </w:r>
      <w:r w:rsidR="008C0FEE">
        <w:rPr>
          <w:rFonts w:ascii="Bookman Old Style" w:hAnsi="Bookman Old Style"/>
          <w:sz w:val="24"/>
          <w:szCs w:val="24"/>
        </w:rPr>
        <w:t>ode</w:t>
      </w:r>
      <w:r w:rsidR="002F6EE0">
        <w:rPr>
          <w:rFonts w:ascii="Bookman Old Style" w:hAnsi="Bookman Old Style"/>
          <w:sz w:val="24"/>
          <w:szCs w:val="24"/>
        </w:rPr>
        <w:t>ling</w:t>
      </w:r>
      <w:commentRangeEnd w:id="1047"/>
      <w:r w:rsidR="002F6EE0">
        <w:rPr>
          <w:rStyle w:val="Refdecomentario"/>
        </w:rPr>
        <w:commentReference w:id="1047"/>
      </w:r>
    </w:p>
    <w:p w14:paraId="6E583FA4" w14:textId="77777777" w:rsidR="001D3F73" w:rsidRDefault="001D3F73">
      <w:pPr>
        <w:pStyle w:val="Standard"/>
        <w:spacing w:after="0" w:line="276" w:lineRule="auto"/>
        <w:rPr>
          <w:rFonts w:ascii="Bookman Old Style" w:hAnsi="Bookman Old Style"/>
          <w:sz w:val="24"/>
          <w:szCs w:val="24"/>
        </w:rPr>
      </w:pPr>
    </w:p>
    <w:p w14:paraId="4A8E77FB" w14:textId="5E1CC1B2"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risk assessment outcomes for one criterion. It contains a text description, risk category assigned and quantitative data for sub</w:t>
      </w:r>
      <w:r w:rsidR="00A72FB3">
        <w:rPr>
          <w:rFonts w:ascii="Bookman Old Style" w:hAnsi="Bookman Old Style"/>
          <w:sz w:val="24"/>
          <w:szCs w:val="24"/>
        </w:rPr>
        <w:t>-</w:t>
      </w:r>
      <w:r>
        <w:rPr>
          <w:rFonts w:ascii="Bookman Old Style" w:hAnsi="Bookman Old Style"/>
          <w:sz w:val="24"/>
          <w:szCs w:val="24"/>
        </w:rPr>
        <w:t>criteria</w:t>
      </w:r>
      <w:r w:rsidR="008C0FEE">
        <w:rPr>
          <w:rFonts w:ascii="Bookman Old Style" w:hAnsi="Bookman Old Style"/>
          <w:sz w:val="24"/>
          <w:szCs w:val="24"/>
        </w:rPr>
        <w:t xml:space="preserve"> </w:t>
      </w:r>
      <w:ins w:id="1048" w:author="Michelle Castellanos" w:date="2019-09-04T00:15:00Z">
        <w:r w:rsidR="008C0FEE">
          <w:rPr>
            <w:rFonts w:ascii="Bookman Old Style" w:hAnsi="Bookman Old Style"/>
            <w:sz w:val="24"/>
            <w:szCs w:val="24"/>
          </w:rPr>
          <w:t xml:space="preserve">or </w:t>
        </w:r>
      </w:ins>
      <w:ins w:id="1049" w:author="Michelle Castellanos" w:date="2019-09-04T00:16:00Z">
        <w:r w:rsidR="008C0FEE">
          <w:rPr>
            <w:rFonts w:ascii="Bookman Old Style" w:hAnsi="Bookman Old Style"/>
            <w:sz w:val="24"/>
            <w:szCs w:val="24"/>
          </w:rPr>
          <w:t>modeling</w:t>
        </w:r>
      </w:ins>
      <w:r>
        <w:rPr>
          <w:rFonts w:ascii="Bookman Old Style" w:hAnsi="Bookman Old Style"/>
          <w:sz w:val="24"/>
          <w:szCs w:val="24"/>
        </w:rPr>
        <w:t xml:space="preserve">. An ecosystem risk assessment should include a </w:t>
      </w:r>
      <w:r w:rsidRPr="00DC6D51">
        <w:rPr>
          <w:rFonts w:ascii="Bookman Old Style" w:hAnsi="Bookman Old Style"/>
          <w:b/>
          <w:sz w:val="24"/>
          <w:szCs w:val="24"/>
        </w:rPr>
        <w:t>com</w:t>
      </w:r>
      <w:r w:rsidR="00883DF0" w:rsidRPr="00DC6D51">
        <w:rPr>
          <w:rFonts w:ascii="Bookman Old Style" w:hAnsi="Bookman Old Style"/>
          <w:b/>
          <w:sz w:val="24"/>
          <w:szCs w:val="24"/>
        </w:rPr>
        <w:t>plete</w:t>
      </w:r>
      <w:r w:rsidR="00883DF0">
        <w:rPr>
          <w:rFonts w:ascii="Bookman Old Style" w:hAnsi="Bookman Old Style"/>
          <w:sz w:val="24"/>
          <w:szCs w:val="24"/>
        </w:rPr>
        <w:t xml:space="preserve"> evaluation of all subcriteria</w:t>
      </w:r>
      <w:r>
        <w:rPr>
          <w:rFonts w:ascii="Bookman Old Style" w:hAnsi="Bookman Old Style"/>
          <w:sz w:val="24"/>
          <w:szCs w:val="24"/>
        </w:rPr>
        <w:t xml:space="preserve"> listed in the protocol, thus a detailed compilation is needed.</w:t>
      </w:r>
    </w:p>
    <w:p w14:paraId="569DA655" w14:textId="3C2C1AA9" w:rsidR="001D3F73" w:rsidRDefault="00FC6AF8">
      <w:pPr>
        <w:pStyle w:val="Standard"/>
        <w:jc w:val="both"/>
      </w:pPr>
      <w:r>
        <w:rPr>
          <w:rFonts w:ascii="Bookman Old Style" w:hAnsi="Bookman Old Style"/>
          <w:sz w:val="24"/>
          <w:szCs w:val="24"/>
          <w:u w:val="single"/>
        </w:rPr>
        <w:t>A</w:t>
      </w:r>
      <w:r w:rsidR="00A31D90">
        <w:rPr>
          <w:rFonts w:ascii="Bookman Old Style" w:hAnsi="Bookman Old Style"/>
          <w:sz w:val="24"/>
          <w:szCs w:val="24"/>
          <w:u w:val="single"/>
        </w:rPr>
        <w:t>t</w:t>
      </w:r>
      <w:r>
        <w:rPr>
          <w:rFonts w:ascii="Bookman Old Style" w:hAnsi="Bookman Old Style"/>
          <w:sz w:val="24"/>
          <w:szCs w:val="24"/>
          <w:u w:val="single"/>
        </w:rPr>
        <w:t>tributes:</w:t>
      </w:r>
      <w:r w:rsidRPr="0086663B">
        <w:rPr>
          <w:rFonts w:ascii="Bookman Old Style" w:hAnsi="Bookman Old Style"/>
          <w:sz w:val="24"/>
          <w:szCs w:val="24"/>
        </w:rPr>
        <w:t xml:space="preserve"> </w:t>
      </w:r>
      <w:r>
        <w:rPr>
          <w:rFonts w:ascii="Bookman Old Style" w:hAnsi="Bookman Old Style"/>
          <w:sz w:val="24"/>
          <w:szCs w:val="24"/>
        </w:rPr>
        <w:t>name</w:t>
      </w:r>
    </w:p>
    <w:p w14:paraId="01A53AA5" w14:textId="77777777" w:rsidR="001D3F73" w:rsidRDefault="00FC6AF8">
      <w:pPr>
        <w:pStyle w:val="Prrafodelista"/>
        <w:numPr>
          <w:ilvl w:val="0"/>
          <w:numId w:val="7"/>
        </w:numPr>
        <w:suppressAutoHyphens w:val="0"/>
        <w:spacing w:line="256" w:lineRule="auto"/>
        <w:jc w:val="both"/>
      </w:pPr>
      <w:r>
        <w:rPr>
          <w:rFonts w:ascii="Bookman Old Style" w:hAnsi="Bookman Old Style"/>
          <w:sz w:val="24"/>
          <w:szCs w:val="24"/>
        </w:rPr>
        <w:t xml:space="preserve">@name: element indicating the name of the criterion used by the assessment author(s). It contains an acronym in case of IUCN RLE criteria (A, B, </w:t>
      </w:r>
      <w:r>
        <w:rPr>
          <w:rFonts w:ascii="Bookman Old Style" w:hAnsi="Bookman Old Style"/>
          <w:sz w:val="24"/>
          <w:szCs w:val="24"/>
        </w:rPr>
        <w:lastRenderedPageBreak/>
        <w:t>C, D, E) or the name of the criterion according another risk assessment protocol.</w:t>
      </w:r>
    </w:p>
    <w:p w14:paraId="3AC78629" w14:textId="77777777" w:rsidR="001D3F73" w:rsidRDefault="001D3F73">
      <w:pPr>
        <w:pStyle w:val="Standard"/>
        <w:spacing w:after="0" w:line="240" w:lineRule="auto"/>
        <w:jc w:val="both"/>
        <w:rPr>
          <w:rFonts w:ascii="Bookman Old Style" w:hAnsi="Bookman Old Style"/>
          <w:sz w:val="24"/>
          <w:szCs w:val="24"/>
          <w:u w:val="single"/>
        </w:rPr>
      </w:pPr>
    </w:p>
    <w:p w14:paraId="1372B1E8" w14:textId="77777777" w:rsidR="001D3F73" w:rsidRDefault="00FC6AF8">
      <w:pPr>
        <w:pStyle w:val="Standard"/>
        <w:spacing w:after="0" w:line="240" w:lineRule="auto"/>
        <w:jc w:val="both"/>
      </w:pPr>
      <w:r>
        <w:rPr>
          <w:rFonts w:ascii="Bookman Old Style" w:hAnsi="Bookman Old Style"/>
          <w:sz w:val="24"/>
          <w:szCs w:val="24"/>
          <w:u w:val="single"/>
        </w:rPr>
        <w:t>Example:</w:t>
      </w:r>
    </w:p>
    <w:p w14:paraId="34A6B2A8" w14:textId="77777777" w:rsidR="00883DF0" w:rsidRDefault="00883DF0" w:rsidP="00883DF0">
      <w:pPr>
        <w:pStyle w:val="Standard"/>
        <w:spacing w:after="0" w:line="240" w:lineRule="auto"/>
        <w:ind w:firstLine="720"/>
        <w:rPr>
          <w:rFonts w:asciiTheme="minorHAnsi" w:hAnsiTheme="minorHAnsi" w:cstheme="minorHAnsi"/>
          <w:sz w:val="24"/>
        </w:rPr>
      </w:pPr>
    </w:p>
    <w:p w14:paraId="5EC99CD0" w14:textId="77777777" w:rsidR="00883DF0" w:rsidRPr="00883DF0" w:rsidRDefault="00883DF0" w:rsidP="00883DF0">
      <w:pPr>
        <w:pStyle w:val="Standard"/>
        <w:spacing w:after="0" w:line="240" w:lineRule="auto"/>
        <w:ind w:firstLine="720"/>
        <w:rPr>
          <w:rFonts w:asciiTheme="minorHAnsi" w:hAnsiTheme="minorHAnsi" w:cstheme="minorHAnsi"/>
          <w:sz w:val="24"/>
        </w:rPr>
      </w:pPr>
      <w:r w:rsidRPr="00883DF0">
        <w:rPr>
          <w:rFonts w:asciiTheme="minorHAnsi" w:hAnsiTheme="minorHAnsi" w:cstheme="minorHAnsi"/>
          <w:sz w:val="24"/>
        </w:rPr>
        <w:t>&lt;Criterions&gt;</w:t>
      </w:r>
    </w:p>
    <w:p w14:paraId="4AC4C8E4" w14:textId="348BED4C" w:rsidR="00883DF0" w:rsidRDefault="00883DF0" w:rsidP="00796187">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w:t>
      </w:r>
      <w:r w:rsidRPr="00883DF0">
        <w:rPr>
          <w:rFonts w:asciiTheme="minorHAnsi" w:hAnsiTheme="minorHAnsi" w:cstheme="minorHAnsi"/>
          <w:color w:val="0070C0"/>
          <w:sz w:val="24"/>
        </w:rPr>
        <w:t>Criterion</w:t>
      </w:r>
      <w:r>
        <w:rPr>
          <w:rFonts w:asciiTheme="minorHAnsi" w:hAnsiTheme="minorHAnsi" w:cstheme="minorHAnsi"/>
          <w:sz w:val="24"/>
        </w:rPr>
        <w:t xml:space="preserve"> </w:t>
      </w:r>
      <w:r w:rsidRPr="00883DF0">
        <w:rPr>
          <w:rFonts w:asciiTheme="minorHAnsi" w:hAnsiTheme="minorHAnsi" w:cstheme="minorHAnsi"/>
          <w:color w:val="FF0000"/>
          <w:sz w:val="24"/>
        </w:rPr>
        <w:t>name</w:t>
      </w:r>
      <w:r>
        <w:rPr>
          <w:rFonts w:asciiTheme="minorHAnsi" w:hAnsiTheme="minorHAnsi" w:cstheme="minorHAnsi"/>
          <w:sz w:val="24"/>
        </w:rPr>
        <w:t>=”A”&gt;</w:t>
      </w:r>
      <w:r w:rsidR="00796187" w:rsidRPr="00796187">
        <w:rPr>
          <w:rFonts w:asciiTheme="minorHAnsi" w:hAnsiTheme="minorHAnsi" w:cstheme="minorHAnsi"/>
          <w:sz w:val="24"/>
        </w:rPr>
        <w:t xml:space="preserve"> </w:t>
      </w:r>
      <w:r w:rsidR="00796187">
        <w:rPr>
          <w:rFonts w:asciiTheme="minorHAnsi" w:hAnsiTheme="minorHAnsi" w:cstheme="minorHAnsi"/>
          <w:sz w:val="24"/>
        </w:rPr>
        <w:t>&lt;/</w:t>
      </w:r>
      <w:r w:rsidR="00796187" w:rsidRPr="00883DF0">
        <w:rPr>
          <w:rFonts w:asciiTheme="minorHAnsi" w:hAnsiTheme="minorHAnsi" w:cstheme="minorHAnsi"/>
          <w:color w:val="0070C0"/>
          <w:sz w:val="24"/>
        </w:rPr>
        <w:t>Criterion</w:t>
      </w:r>
      <w:r w:rsidR="00796187">
        <w:rPr>
          <w:rFonts w:asciiTheme="minorHAnsi" w:hAnsiTheme="minorHAnsi" w:cstheme="minorHAnsi"/>
          <w:sz w:val="24"/>
        </w:rPr>
        <w:t>&gt;</w:t>
      </w:r>
    </w:p>
    <w:p w14:paraId="6F06C50B" w14:textId="77777777" w:rsidR="00796187" w:rsidRDefault="00883DF0" w:rsidP="00883DF0">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w:t>
      </w:r>
      <w:r w:rsidRPr="00883DF0">
        <w:rPr>
          <w:rFonts w:asciiTheme="minorHAnsi" w:hAnsiTheme="minorHAnsi" w:cstheme="minorHAnsi"/>
          <w:color w:val="0070C0"/>
          <w:sz w:val="24"/>
        </w:rPr>
        <w:t xml:space="preserve"> Criterion</w:t>
      </w:r>
      <w:r>
        <w:rPr>
          <w:rFonts w:asciiTheme="minorHAnsi" w:hAnsiTheme="minorHAnsi" w:cstheme="minorHAnsi"/>
          <w:sz w:val="24"/>
        </w:rPr>
        <w:t xml:space="preserve"> </w:t>
      </w:r>
      <w:r w:rsidRPr="00883DF0">
        <w:rPr>
          <w:rFonts w:asciiTheme="minorHAnsi" w:hAnsiTheme="minorHAnsi" w:cstheme="minorHAnsi"/>
          <w:color w:val="FF0000"/>
          <w:sz w:val="24"/>
        </w:rPr>
        <w:t>name</w:t>
      </w:r>
      <w:r>
        <w:rPr>
          <w:rFonts w:asciiTheme="minorHAnsi" w:hAnsiTheme="minorHAnsi" w:cstheme="minorHAnsi"/>
          <w:sz w:val="24"/>
        </w:rPr>
        <w:t>=”B”&gt;</w:t>
      </w:r>
    </w:p>
    <w:p w14:paraId="0B6B048B" w14:textId="77777777" w:rsidR="00796187" w:rsidRDefault="00796187" w:rsidP="00796187">
      <w:pPr>
        <w:pStyle w:val="Standard"/>
        <w:spacing w:after="0" w:line="240" w:lineRule="auto"/>
        <w:ind w:left="1440" w:firstLine="720"/>
        <w:rPr>
          <w:rFonts w:asciiTheme="minorHAnsi" w:hAnsiTheme="minorHAnsi" w:cstheme="minorHAnsi"/>
          <w:sz w:val="24"/>
        </w:rPr>
      </w:pPr>
      <w:r>
        <w:rPr>
          <w:rFonts w:asciiTheme="minorHAnsi" w:hAnsiTheme="minorHAnsi" w:cstheme="minorHAnsi"/>
          <w:sz w:val="24"/>
        </w:rPr>
        <w:t>&lt;Summaries&gt;&lt;/Summaries&gt;</w:t>
      </w:r>
    </w:p>
    <w:p w14:paraId="2399F2E8" w14:textId="77777777" w:rsidR="00796187" w:rsidRDefault="00796187" w:rsidP="00796187">
      <w:pPr>
        <w:pStyle w:val="Standard"/>
        <w:spacing w:after="0" w:line="240" w:lineRule="auto"/>
        <w:ind w:left="2160"/>
        <w:rPr>
          <w:rFonts w:asciiTheme="minorHAnsi" w:hAnsiTheme="minorHAnsi" w:cstheme="minorHAnsi"/>
          <w:sz w:val="24"/>
        </w:rPr>
      </w:pPr>
      <w:r>
        <w:rPr>
          <w:rFonts w:asciiTheme="minorHAnsi" w:hAnsiTheme="minorHAnsi" w:cstheme="minorHAnsi"/>
          <w:sz w:val="24"/>
        </w:rPr>
        <w:t>&lt;Rationale&gt;</w:t>
      </w:r>
      <w:r w:rsidRPr="00796187">
        <w:rPr>
          <w:rFonts w:asciiTheme="minorHAnsi" w:hAnsiTheme="minorHAnsi" w:cstheme="minorHAnsi"/>
          <w:sz w:val="24"/>
        </w:rPr>
        <w:t>EOO and AOO are well above the threshold for Vulnerable.</w:t>
      </w:r>
      <w:r>
        <w:rPr>
          <w:rFonts w:asciiTheme="minorHAnsi" w:hAnsiTheme="minorHAnsi" w:cstheme="minorHAnsi"/>
          <w:sz w:val="24"/>
        </w:rPr>
        <w:t>&lt;/</w:t>
      </w:r>
      <w:r w:rsidRPr="00883DF0">
        <w:rPr>
          <w:rFonts w:asciiTheme="minorHAnsi" w:hAnsiTheme="minorHAnsi" w:cstheme="minorHAnsi"/>
          <w:sz w:val="24"/>
        </w:rPr>
        <w:t>Rationale&gt;</w:t>
      </w:r>
    </w:p>
    <w:p w14:paraId="640880C7" w14:textId="77777777" w:rsidR="00796187" w:rsidRDefault="00796187" w:rsidP="00796187">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&lt;Category&gt;LC&lt;/</w:t>
      </w:r>
      <w:r w:rsidRPr="00883DF0">
        <w:rPr>
          <w:rFonts w:asciiTheme="minorHAnsi" w:hAnsiTheme="minorHAnsi" w:cstheme="minorHAnsi"/>
          <w:sz w:val="24"/>
        </w:rPr>
        <w:t xml:space="preserve"> </w:t>
      </w:r>
      <w:r>
        <w:rPr>
          <w:rFonts w:asciiTheme="minorHAnsi" w:hAnsiTheme="minorHAnsi" w:cstheme="minorHAnsi"/>
          <w:sz w:val="24"/>
        </w:rPr>
        <w:t>Category&gt;</w:t>
      </w:r>
    </w:p>
    <w:p w14:paraId="35412B9C" w14:textId="77777777" w:rsidR="00796187" w:rsidRDefault="00796187" w:rsidP="00796187">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&lt;Plausible-bounds lower=”” upper=””/&gt;</w:t>
      </w:r>
    </w:p>
    <w:p w14:paraId="2032C6EE" w14:textId="77777777" w:rsidR="00796187" w:rsidRDefault="00796187" w:rsidP="00796187">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&lt;Subcriterions&gt;&lt;/Subcriterions&gt;</w:t>
      </w:r>
    </w:p>
    <w:p w14:paraId="3F57191B" w14:textId="6F51A5A1" w:rsidR="00796187" w:rsidRDefault="00796187" w:rsidP="00796187">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t>&lt;/</w:t>
      </w:r>
      <w:r w:rsidRPr="00883DF0">
        <w:rPr>
          <w:rFonts w:asciiTheme="minorHAnsi" w:hAnsiTheme="minorHAnsi" w:cstheme="minorHAnsi"/>
          <w:color w:val="0070C0"/>
          <w:sz w:val="24"/>
        </w:rPr>
        <w:t>Criterion</w:t>
      </w:r>
      <w:r>
        <w:rPr>
          <w:rFonts w:asciiTheme="minorHAnsi" w:hAnsiTheme="minorHAnsi" w:cstheme="minorHAnsi"/>
          <w:sz w:val="24"/>
        </w:rPr>
        <w:t>&gt;</w:t>
      </w:r>
    </w:p>
    <w:p w14:paraId="0E7D8257" w14:textId="11531765" w:rsidR="00883DF0" w:rsidRDefault="00883DF0" w:rsidP="00883DF0">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w:t>
      </w:r>
      <w:r w:rsidRPr="00883DF0">
        <w:rPr>
          <w:rFonts w:asciiTheme="minorHAnsi" w:hAnsiTheme="minorHAnsi" w:cstheme="minorHAnsi"/>
          <w:color w:val="0070C0"/>
          <w:sz w:val="24"/>
        </w:rPr>
        <w:t xml:space="preserve"> Criterion</w:t>
      </w:r>
      <w:r>
        <w:rPr>
          <w:rFonts w:asciiTheme="minorHAnsi" w:hAnsiTheme="minorHAnsi" w:cstheme="minorHAnsi"/>
          <w:sz w:val="24"/>
        </w:rPr>
        <w:t xml:space="preserve"> </w:t>
      </w:r>
      <w:r w:rsidRPr="00883DF0">
        <w:rPr>
          <w:rFonts w:asciiTheme="minorHAnsi" w:hAnsiTheme="minorHAnsi" w:cstheme="minorHAnsi"/>
          <w:color w:val="FF0000"/>
          <w:sz w:val="24"/>
        </w:rPr>
        <w:t>name</w:t>
      </w:r>
      <w:r>
        <w:rPr>
          <w:rFonts w:asciiTheme="minorHAnsi" w:hAnsiTheme="minorHAnsi" w:cstheme="minorHAnsi"/>
          <w:sz w:val="24"/>
        </w:rPr>
        <w:t>=”C”&gt;&lt;/</w:t>
      </w:r>
      <w:r w:rsidRPr="00883DF0">
        <w:rPr>
          <w:rFonts w:asciiTheme="minorHAnsi" w:hAnsiTheme="minorHAnsi" w:cstheme="minorHAnsi"/>
          <w:color w:val="0070C0"/>
          <w:sz w:val="24"/>
        </w:rPr>
        <w:t>Criterion</w:t>
      </w:r>
      <w:r>
        <w:rPr>
          <w:rFonts w:asciiTheme="minorHAnsi" w:hAnsiTheme="minorHAnsi" w:cstheme="minorHAnsi"/>
          <w:sz w:val="24"/>
        </w:rPr>
        <w:t>&gt;</w:t>
      </w:r>
    </w:p>
    <w:p w14:paraId="7FFE0218" w14:textId="437D90C2" w:rsidR="00883DF0" w:rsidRDefault="00883DF0" w:rsidP="00883DF0">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w:t>
      </w:r>
      <w:r w:rsidRPr="00883DF0">
        <w:rPr>
          <w:rFonts w:asciiTheme="minorHAnsi" w:hAnsiTheme="minorHAnsi" w:cstheme="minorHAnsi"/>
          <w:color w:val="0070C0"/>
          <w:sz w:val="24"/>
        </w:rPr>
        <w:t xml:space="preserve"> Criterion</w:t>
      </w:r>
      <w:r>
        <w:rPr>
          <w:rFonts w:asciiTheme="minorHAnsi" w:hAnsiTheme="minorHAnsi" w:cstheme="minorHAnsi"/>
          <w:sz w:val="24"/>
        </w:rPr>
        <w:t xml:space="preserve"> </w:t>
      </w:r>
      <w:r w:rsidRPr="00883DF0">
        <w:rPr>
          <w:rFonts w:asciiTheme="minorHAnsi" w:hAnsiTheme="minorHAnsi" w:cstheme="minorHAnsi"/>
          <w:color w:val="FF0000"/>
          <w:sz w:val="24"/>
        </w:rPr>
        <w:t>name</w:t>
      </w:r>
      <w:r>
        <w:rPr>
          <w:rFonts w:asciiTheme="minorHAnsi" w:hAnsiTheme="minorHAnsi" w:cstheme="minorHAnsi"/>
          <w:sz w:val="24"/>
        </w:rPr>
        <w:t>=”D”&gt;&lt;/</w:t>
      </w:r>
      <w:r w:rsidRPr="00883DF0">
        <w:rPr>
          <w:rFonts w:asciiTheme="minorHAnsi" w:hAnsiTheme="minorHAnsi" w:cstheme="minorHAnsi"/>
          <w:color w:val="0070C0"/>
          <w:sz w:val="24"/>
        </w:rPr>
        <w:t>Criterion</w:t>
      </w:r>
      <w:r>
        <w:rPr>
          <w:rFonts w:asciiTheme="minorHAnsi" w:hAnsiTheme="minorHAnsi" w:cstheme="minorHAnsi"/>
          <w:sz w:val="24"/>
        </w:rPr>
        <w:t>&gt;</w:t>
      </w:r>
    </w:p>
    <w:p w14:paraId="4EA33F4A" w14:textId="6C68976C" w:rsidR="00883DF0" w:rsidRDefault="00883DF0" w:rsidP="00883DF0">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w:t>
      </w:r>
      <w:r w:rsidRPr="00883DF0">
        <w:rPr>
          <w:rFonts w:asciiTheme="minorHAnsi" w:hAnsiTheme="minorHAnsi" w:cstheme="minorHAnsi"/>
          <w:color w:val="0070C0"/>
          <w:sz w:val="24"/>
        </w:rPr>
        <w:t xml:space="preserve"> Criterion</w:t>
      </w:r>
      <w:r>
        <w:rPr>
          <w:rFonts w:asciiTheme="minorHAnsi" w:hAnsiTheme="minorHAnsi" w:cstheme="minorHAnsi"/>
          <w:sz w:val="24"/>
        </w:rPr>
        <w:t xml:space="preserve"> </w:t>
      </w:r>
      <w:r w:rsidRPr="00883DF0">
        <w:rPr>
          <w:rFonts w:asciiTheme="minorHAnsi" w:hAnsiTheme="minorHAnsi" w:cstheme="minorHAnsi"/>
          <w:color w:val="FF0000"/>
          <w:sz w:val="24"/>
        </w:rPr>
        <w:t>name</w:t>
      </w:r>
      <w:r>
        <w:rPr>
          <w:rFonts w:asciiTheme="minorHAnsi" w:hAnsiTheme="minorHAnsi" w:cstheme="minorHAnsi"/>
          <w:sz w:val="24"/>
        </w:rPr>
        <w:t>=”E”&gt;&lt;/</w:t>
      </w:r>
      <w:r w:rsidRPr="00883DF0">
        <w:rPr>
          <w:rFonts w:asciiTheme="minorHAnsi" w:hAnsiTheme="minorHAnsi" w:cstheme="minorHAnsi"/>
          <w:color w:val="0070C0"/>
          <w:sz w:val="24"/>
        </w:rPr>
        <w:t>Criterion</w:t>
      </w:r>
      <w:r>
        <w:rPr>
          <w:rFonts w:asciiTheme="minorHAnsi" w:hAnsiTheme="minorHAnsi" w:cstheme="minorHAnsi"/>
          <w:sz w:val="24"/>
        </w:rPr>
        <w:t>&gt;</w:t>
      </w:r>
    </w:p>
    <w:p w14:paraId="67BFDB5D" w14:textId="77777777" w:rsidR="00883DF0" w:rsidRDefault="00883DF0" w:rsidP="00883DF0">
      <w:pPr>
        <w:pStyle w:val="Standard"/>
        <w:spacing w:after="0" w:line="240" w:lineRule="auto"/>
        <w:rPr>
          <w:rFonts w:asciiTheme="minorHAnsi" w:hAnsiTheme="minorHAnsi" w:cstheme="minorHAnsi"/>
          <w:sz w:val="24"/>
        </w:rPr>
      </w:pPr>
      <w:r>
        <w:rPr>
          <w:rFonts w:asciiTheme="minorHAnsi" w:hAnsiTheme="minorHAnsi" w:cstheme="minorHAnsi"/>
          <w:sz w:val="24"/>
        </w:rPr>
        <w:tab/>
      </w:r>
      <w:r w:rsidRPr="00883DF0">
        <w:rPr>
          <w:rFonts w:asciiTheme="minorHAnsi" w:hAnsiTheme="minorHAnsi" w:cstheme="minorHAnsi"/>
          <w:sz w:val="24"/>
        </w:rPr>
        <w:t>&lt;/Criterions&gt;</w:t>
      </w:r>
    </w:p>
    <w:p w14:paraId="321FDC83" w14:textId="77777777" w:rsidR="001D3F73" w:rsidRDefault="001D3F73">
      <w:pPr>
        <w:pStyle w:val="Standard"/>
        <w:spacing w:after="0" w:line="240" w:lineRule="auto"/>
        <w:ind w:left="720" w:firstLine="720"/>
        <w:rPr>
          <w:rFonts w:ascii="Bookman Old Style" w:hAnsi="Bookman Old Style"/>
          <w:sz w:val="24"/>
          <w:szCs w:val="24"/>
          <w:u w:val="single"/>
        </w:rPr>
      </w:pPr>
    </w:p>
    <w:p w14:paraId="49D3D957" w14:textId="77777777" w:rsidR="001D3F73" w:rsidRDefault="001D3F73">
      <w:pPr>
        <w:pStyle w:val="Standard"/>
        <w:spacing w:after="0" w:line="240" w:lineRule="auto"/>
        <w:rPr>
          <w:rFonts w:ascii="Courier New" w:hAnsi="Courier New" w:cs="Courier New"/>
        </w:rPr>
      </w:pPr>
    </w:p>
    <w:p w14:paraId="5F45CDF3" w14:textId="774E9C69" w:rsidR="001D3F73" w:rsidRPr="006C5611" w:rsidRDefault="00FC6AF8" w:rsidP="002734DD">
      <w:pPr>
        <w:pStyle w:val="Ttulo1"/>
        <w:numPr>
          <w:ilvl w:val="6"/>
          <w:numId w:val="29"/>
        </w:numPr>
      </w:pPr>
      <w:bookmarkStart w:id="1050" w:name="_Toc10660044"/>
      <w:bookmarkStart w:id="1051" w:name="_Toc10989974"/>
      <w:r w:rsidRPr="006C5611">
        <w:t>Node: Summar</w:t>
      </w:r>
      <w:r w:rsidR="002734DD">
        <w:t>ies</w:t>
      </w:r>
      <w:bookmarkEnd w:id="1050"/>
      <w:bookmarkEnd w:id="1051"/>
    </w:p>
    <w:p w14:paraId="13FAB9F9" w14:textId="1402B389"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&lt;Summar</w:t>
      </w:r>
      <w:r w:rsidR="002734DD">
        <w:rPr>
          <w:rFonts w:ascii="Bookman Old Style" w:hAnsi="Bookman Old Style"/>
          <w:sz w:val="24"/>
          <w:szCs w:val="24"/>
        </w:rPr>
        <w:t>ies</w:t>
      </w:r>
      <w:r>
        <w:rPr>
          <w:rFonts w:ascii="Bookman Old Style" w:hAnsi="Bookman Old Style"/>
          <w:sz w:val="24"/>
          <w:szCs w:val="24"/>
        </w:rPr>
        <w:t>&gt;</w:t>
      </w:r>
    </w:p>
    <w:p w14:paraId="14BD3F01"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Criterion</w:t>
      </w:r>
    </w:p>
    <w:p w14:paraId="3B26D005" w14:textId="4E476D9D" w:rsidR="001D3F73" w:rsidRDefault="00FC6AF8">
      <w:pPr>
        <w:pStyle w:val="Standard"/>
        <w:spacing w:after="0" w:line="276" w:lineRule="auto"/>
      </w:pPr>
      <w:r>
        <w:rPr>
          <w:rFonts w:ascii="Bookman Old Style" w:hAnsi="Bookman Old Style"/>
          <w:sz w:val="24"/>
          <w:szCs w:val="24"/>
          <w:u w:val="single"/>
        </w:rPr>
        <w:t>Child</w:t>
      </w:r>
      <w:r w:rsidR="00A31D90">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sidR="00A74BA1">
        <w:rPr>
          <w:rFonts w:ascii="Bookman Old Style" w:hAnsi="Bookman Old Style"/>
          <w:sz w:val="24"/>
          <w:szCs w:val="24"/>
        </w:rPr>
        <w:t>Summary</w:t>
      </w:r>
    </w:p>
    <w:p w14:paraId="5B0734AB" w14:textId="77777777" w:rsidR="001D3F73" w:rsidRDefault="001D3F73">
      <w:pPr>
        <w:pStyle w:val="Standard"/>
        <w:spacing w:after="0" w:line="276" w:lineRule="auto"/>
        <w:rPr>
          <w:rFonts w:ascii="Bookman Old Style" w:hAnsi="Bookman Old Style"/>
          <w:sz w:val="24"/>
          <w:szCs w:val="24"/>
        </w:rPr>
      </w:pPr>
    </w:p>
    <w:p w14:paraId="3E7C70B1" w14:textId="3E853CF0" w:rsidR="001D3F73" w:rsidRDefault="00FC6AF8" w:rsidP="00682727">
      <w:pPr>
        <w:pStyle w:val="Standard"/>
        <w:jc w:val="both"/>
      </w:pPr>
      <w:r>
        <w:rPr>
          <w:rFonts w:ascii="Bookman Old Style" w:hAnsi="Bookman Old Style"/>
          <w:sz w:val="24"/>
          <w:szCs w:val="24"/>
          <w:u w:val="single"/>
        </w:rPr>
        <w:t>Content:</w:t>
      </w:r>
      <w:r w:rsidR="00A74BA1">
        <w:rPr>
          <w:rFonts w:ascii="Bookman Old Style" w:hAnsi="Bookman Old Style"/>
          <w:sz w:val="24"/>
          <w:szCs w:val="24"/>
        </w:rPr>
        <w:t xml:space="preserve"> Element containing a list of</w:t>
      </w:r>
      <w:r>
        <w:rPr>
          <w:rFonts w:ascii="Bookman Old Style" w:hAnsi="Bookman Old Style"/>
          <w:sz w:val="24"/>
          <w:szCs w:val="24"/>
        </w:rPr>
        <w:t xml:space="preserve"> text description</w:t>
      </w:r>
      <w:r w:rsidR="00A74BA1">
        <w:rPr>
          <w:rFonts w:ascii="Bookman Old Style" w:hAnsi="Bookman Old Style"/>
          <w:sz w:val="24"/>
          <w:szCs w:val="24"/>
        </w:rPr>
        <w:t>s</w:t>
      </w:r>
      <w:r>
        <w:rPr>
          <w:rFonts w:ascii="Bookman Old Style" w:hAnsi="Bookman Old Style"/>
          <w:sz w:val="24"/>
          <w:szCs w:val="24"/>
        </w:rPr>
        <w:t xml:space="preserve"> of the ecosystem risk assessment outcomes for the listed criterion</w:t>
      </w:r>
      <w:r w:rsidR="00CE1913">
        <w:rPr>
          <w:rFonts w:ascii="Bookman Old Style" w:hAnsi="Bookman Old Style"/>
          <w:sz w:val="24"/>
          <w:szCs w:val="24"/>
        </w:rPr>
        <w:t xml:space="preserve"> in the different languages available</w:t>
      </w:r>
      <w:r>
        <w:rPr>
          <w:rFonts w:ascii="Bookman Old Style" w:hAnsi="Bookman Old Style"/>
          <w:sz w:val="24"/>
          <w:szCs w:val="24"/>
        </w:rPr>
        <w:t xml:space="preserve">. It contains the general description of methods, </w:t>
      </w:r>
      <w:r w:rsidRPr="00DC6D51">
        <w:rPr>
          <w:rFonts w:ascii="Bookman Old Style" w:hAnsi="Bookman Old Style"/>
          <w:b/>
          <w:sz w:val="24"/>
          <w:szCs w:val="24"/>
        </w:rPr>
        <w:t>results</w:t>
      </w:r>
      <w:r>
        <w:rPr>
          <w:rFonts w:ascii="Bookman Old Style" w:hAnsi="Bookman Old Style"/>
          <w:sz w:val="24"/>
          <w:szCs w:val="24"/>
        </w:rPr>
        <w:t xml:space="preserve"> </w:t>
      </w:r>
      <w:r w:rsidR="00DC6D51" w:rsidRPr="008C0FEE">
        <w:rPr>
          <w:rFonts w:ascii="Bookman Old Style" w:hAnsi="Bookman Old Style"/>
          <w:b/>
          <w:sz w:val="24"/>
          <w:szCs w:val="24"/>
        </w:rPr>
        <w:t>(especially of the sub</w:t>
      </w:r>
      <w:r w:rsidR="008C0FEE">
        <w:rPr>
          <w:rFonts w:ascii="Bookman Old Style" w:hAnsi="Bookman Old Style"/>
          <w:b/>
          <w:sz w:val="24"/>
          <w:szCs w:val="24"/>
        </w:rPr>
        <w:t>-</w:t>
      </w:r>
      <w:r w:rsidR="00DC6D51" w:rsidRPr="008C0FEE">
        <w:rPr>
          <w:rFonts w:ascii="Bookman Old Style" w:hAnsi="Bookman Old Style"/>
          <w:b/>
          <w:sz w:val="24"/>
          <w:szCs w:val="24"/>
        </w:rPr>
        <w:t>criterion that reach the higher category)</w:t>
      </w:r>
      <w:r w:rsidR="00DC6D51">
        <w:rPr>
          <w:rFonts w:ascii="Bookman Old Style" w:hAnsi="Bookman Old Style"/>
          <w:sz w:val="24"/>
          <w:szCs w:val="24"/>
        </w:rPr>
        <w:t xml:space="preserve"> </w:t>
      </w:r>
      <w:r w:rsidR="00682727">
        <w:rPr>
          <w:rFonts w:ascii="Bookman Old Style" w:hAnsi="Bookman Old Style"/>
          <w:sz w:val="24"/>
          <w:szCs w:val="24"/>
        </w:rPr>
        <w:t>and complexity of analysis in the different languages available.</w:t>
      </w:r>
    </w:p>
    <w:p w14:paraId="46FC17B5" w14:textId="77777777" w:rsidR="001D3F73" w:rsidRDefault="001D3F73">
      <w:pPr>
        <w:pStyle w:val="Standard"/>
        <w:spacing w:after="0" w:line="240" w:lineRule="auto"/>
        <w:jc w:val="both"/>
        <w:rPr>
          <w:rFonts w:ascii="Bookman Old Style" w:hAnsi="Bookman Old Style"/>
          <w:sz w:val="24"/>
          <w:szCs w:val="24"/>
        </w:rPr>
      </w:pPr>
    </w:p>
    <w:p w14:paraId="502659B0" w14:textId="77777777" w:rsidR="001D3F73" w:rsidRDefault="00FC6AF8">
      <w:pPr>
        <w:pStyle w:val="Standard"/>
        <w:spacing w:after="0" w:line="240" w:lineRule="auto"/>
        <w:jc w:val="both"/>
      </w:pPr>
      <w:r>
        <w:rPr>
          <w:rFonts w:ascii="Bookman Old Style" w:hAnsi="Bookman Old Style"/>
          <w:sz w:val="24"/>
          <w:szCs w:val="24"/>
          <w:u w:val="single"/>
        </w:rPr>
        <w:t>Example:</w:t>
      </w:r>
    </w:p>
    <w:p w14:paraId="6A4B9418" w14:textId="77777777" w:rsidR="001D3F73" w:rsidRDefault="001D3F73">
      <w:pPr>
        <w:pStyle w:val="Standard"/>
        <w:spacing w:after="0" w:line="240" w:lineRule="auto"/>
        <w:jc w:val="both"/>
        <w:rPr>
          <w:rFonts w:ascii="Courier New" w:hAnsi="Courier New" w:cs="Courier New"/>
        </w:rPr>
      </w:pPr>
    </w:p>
    <w:p w14:paraId="08F5E638" w14:textId="55DDEE5A" w:rsidR="00CE1913" w:rsidRPr="00CE1913" w:rsidRDefault="00CE1913" w:rsidP="00CE1913">
      <w:pPr>
        <w:pStyle w:val="Standard"/>
        <w:spacing w:after="0" w:line="240" w:lineRule="auto"/>
        <w:ind w:firstLine="720"/>
        <w:rPr>
          <w:rFonts w:asciiTheme="minorHAnsi" w:hAnsiTheme="minorHAnsi" w:cstheme="minorHAnsi"/>
          <w:sz w:val="24"/>
        </w:rPr>
      </w:pPr>
      <w:r w:rsidRPr="00CE1913">
        <w:rPr>
          <w:rFonts w:asciiTheme="minorHAnsi" w:hAnsiTheme="minorHAnsi" w:cstheme="minorHAnsi"/>
          <w:sz w:val="24"/>
        </w:rPr>
        <w:t>&lt;Criterion name</w:t>
      </w:r>
      <w:r w:rsidR="00796187">
        <w:rPr>
          <w:rFonts w:asciiTheme="minorHAnsi" w:hAnsiTheme="minorHAnsi" w:cstheme="minorHAnsi"/>
          <w:sz w:val="24"/>
        </w:rPr>
        <w:t>=”B</w:t>
      </w:r>
      <w:r w:rsidRPr="00CE1913">
        <w:rPr>
          <w:rFonts w:asciiTheme="minorHAnsi" w:hAnsiTheme="minorHAnsi" w:cstheme="minorHAnsi"/>
          <w:sz w:val="24"/>
        </w:rPr>
        <w:t>”&gt;</w:t>
      </w:r>
    </w:p>
    <w:p w14:paraId="312BAF14" w14:textId="77777777" w:rsidR="00CE1913" w:rsidRDefault="00CE1913" w:rsidP="00CE1913">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w:t>
      </w:r>
      <w:r w:rsidRPr="00682727">
        <w:rPr>
          <w:rFonts w:asciiTheme="minorHAnsi" w:hAnsiTheme="minorHAnsi" w:cstheme="minorHAnsi"/>
          <w:color w:val="0070C0"/>
          <w:sz w:val="24"/>
        </w:rPr>
        <w:t>Summaries</w:t>
      </w:r>
      <w:r>
        <w:rPr>
          <w:rFonts w:asciiTheme="minorHAnsi" w:hAnsiTheme="minorHAnsi" w:cstheme="minorHAnsi"/>
          <w:sz w:val="24"/>
        </w:rPr>
        <w:t>&gt;</w:t>
      </w:r>
    </w:p>
    <w:p w14:paraId="2A373A69" w14:textId="48A71CC9" w:rsidR="00CE1913" w:rsidRPr="00682727" w:rsidRDefault="00CE1913" w:rsidP="00CE1913">
      <w:pPr>
        <w:pStyle w:val="Standard"/>
        <w:spacing w:after="0" w:line="240" w:lineRule="auto"/>
        <w:ind w:left="2880"/>
        <w:rPr>
          <w:rFonts w:asciiTheme="minorHAnsi" w:hAnsiTheme="minorHAnsi" w:cstheme="minorHAnsi"/>
          <w:sz w:val="24"/>
        </w:rPr>
      </w:pPr>
      <w:r w:rsidRPr="00682727">
        <w:rPr>
          <w:rFonts w:asciiTheme="minorHAnsi" w:hAnsiTheme="minorHAnsi" w:cstheme="minorHAnsi"/>
          <w:sz w:val="24"/>
        </w:rPr>
        <w:t>&lt;Summary lang="en"&gt;</w:t>
      </w:r>
      <w:r w:rsidR="00796187" w:rsidRPr="00682727">
        <w:t xml:space="preserve"> </w:t>
      </w:r>
      <w:r w:rsidR="00796187" w:rsidRPr="00682727">
        <w:rPr>
          <w:rFonts w:asciiTheme="minorHAnsi" w:hAnsiTheme="minorHAnsi" w:cstheme="minorHAnsi"/>
          <w:sz w:val="24"/>
        </w:rPr>
        <w:t xml:space="preserve">The current mapped area of Venezuelan Tepui shrublands, estimated from Landsat satellite images, is approximately 5,170 km2. They naturally occur in ~35 locations (patch size range: 4-456 km2) associated with table-mountains and massifs in the Venezuelan Guayana Shield. And there is no </w:t>
      </w:r>
      <w:r w:rsidR="00796187" w:rsidRPr="00682727">
        <w:rPr>
          <w:rFonts w:asciiTheme="minorHAnsi" w:hAnsiTheme="minorHAnsi" w:cstheme="minorHAnsi"/>
          <w:sz w:val="24"/>
        </w:rPr>
        <w:lastRenderedPageBreak/>
        <w:t xml:space="preserve">evidence of an observed or inferred continuing decline or threatening process. Therefore, they are considered Least Concern under criterion B. </w:t>
      </w:r>
      <w:r w:rsidRPr="00682727">
        <w:rPr>
          <w:rFonts w:asciiTheme="minorHAnsi" w:hAnsiTheme="minorHAnsi" w:cstheme="minorHAnsi"/>
          <w:sz w:val="24"/>
        </w:rPr>
        <w:t>&lt;/Summary&gt;</w:t>
      </w:r>
    </w:p>
    <w:p w14:paraId="5C8DB5B4" w14:textId="73E84E0E" w:rsidR="00CE1913" w:rsidRDefault="00CE1913" w:rsidP="00CE1913">
      <w:pPr>
        <w:pStyle w:val="Standard"/>
        <w:spacing w:after="0" w:line="240" w:lineRule="auto"/>
        <w:ind w:left="1440" w:firstLine="720"/>
        <w:rPr>
          <w:rFonts w:asciiTheme="minorHAnsi" w:hAnsiTheme="minorHAnsi" w:cstheme="minorHAnsi"/>
          <w:sz w:val="24"/>
        </w:rPr>
      </w:pPr>
      <w:r>
        <w:rPr>
          <w:rFonts w:asciiTheme="minorHAnsi" w:hAnsiTheme="minorHAnsi" w:cstheme="minorHAnsi"/>
          <w:sz w:val="24"/>
        </w:rPr>
        <w:t>&lt;/</w:t>
      </w:r>
      <w:r w:rsidRPr="00682727">
        <w:rPr>
          <w:rFonts w:asciiTheme="minorHAnsi" w:hAnsiTheme="minorHAnsi" w:cstheme="minorHAnsi"/>
          <w:color w:val="0070C0"/>
          <w:sz w:val="24"/>
        </w:rPr>
        <w:t>Summaries</w:t>
      </w:r>
      <w:r>
        <w:rPr>
          <w:rFonts w:asciiTheme="minorHAnsi" w:hAnsiTheme="minorHAnsi" w:cstheme="minorHAnsi"/>
          <w:sz w:val="24"/>
        </w:rPr>
        <w:t>&gt;</w:t>
      </w:r>
    </w:p>
    <w:p w14:paraId="43809F8B" w14:textId="62132D05" w:rsidR="00CE1913" w:rsidRDefault="00CE1913" w:rsidP="00CE1913">
      <w:pPr>
        <w:pStyle w:val="Standard"/>
        <w:spacing w:after="0" w:line="240" w:lineRule="auto"/>
        <w:ind w:left="2160"/>
        <w:rPr>
          <w:rFonts w:asciiTheme="minorHAnsi" w:hAnsiTheme="minorHAnsi" w:cstheme="minorHAnsi"/>
          <w:sz w:val="24"/>
        </w:rPr>
      </w:pPr>
      <w:r>
        <w:rPr>
          <w:rFonts w:asciiTheme="minorHAnsi" w:hAnsiTheme="minorHAnsi" w:cstheme="minorHAnsi"/>
          <w:sz w:val="24"/>
        </w:rPr>
        <w:t>&lt;Rationale</w:t>
      </w:r>
      <w:r w:rsidR="00796187">
        <w:rPr>
          <w:rFonts w:asciiTheme="minorHAnsi" w:hAnsiTheme="minorHAnsi" w:cstheme="minorHAnsi"/>
          <w:sz w:val="24"/>
        </w:rPr>
        <w:t>&gt;</w:t>
      </w:r>
      <w:r w:rsidR="00796187" w:rsidRPr="00796187">
        <w:rPr>
          <w:rFonts w:asciiTheme="minorHAnsi" w:hAnsiTheme="minorHAnsi" w:cstheme="minorHAnsi"/>
          <w:sz w:val="24"/>
        </w:rPr>
        <w:t>EOO and AOO are well above the threshold for Vulnerable</w:t>
      </w:r>
      <w:r w:rsidR="00796187">
        <w:rPr>
          <w:rFonts w:asciiTheme="minorHAnsi" w:hAnsiTheme="minorHAnsi" w:cstheme="minorHAnsi"/>
          <w:sz w:val="24"/>
        </w:rPr>
        <w:t>.</w:t>
      </w:r>
      <w:r w:rsidRPr="00883DF0">
        <w:rPr>
          <w:rFonts w:asciiTheme="minorHAnsi" w:hAnsiTheme="minorHAnsi" w:cstheme="minorHAnsi"/>
          <w:sz w:val="24"/>
        </w:rPr>
        <w:t>&lt;/Rationale&gt;</w:t>
      </w:r>
    </w:p>
    <w:p w14:paraId="38757994" w14:textId="3E75BCEB" w:rsidR="00CE1913" w:rsidRDefault="00796187" w:rsidP="00CE1913">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&lt;Category&gt;LC</w:t>
      </w:r>
      <w:r w:rsidR="00CE1913">
        <w:rPr>
          <w:rFonts w:asciiTheme="minorHAnsi" w:hAnsiTheme="minorHAnsi" w:cstheme="minorHAnsi"/>
          <w:sz w:val="24"/>
        </w:rPr>
        <w:t>&lt;/</w:t>
      </w:r>
      <w:r w:rsidR="00CE1913" w:rsidRPr="00883DF0">
        <w:rPr>
          <w:rFonts w:asciiTheme="minorHAnsi" w:hAnsiTheme="minorHAnsi" w:cstheme="minorHAnsi"/>
          <w:sz w:val="24"/>
        </w:rPr>
        <w:t xml:space="preserve"> </w:t>
      </w:r>
      <w:r w:rsidR="00CE1913">
        <w:rPr>
          <w:rFonts w:asciiTheme="minorHAnsi" w:hAnsiTheme="minorHAnsi" w:cstheme="minorHAnsi"/>
          <w:sz w:val="24"/>
        </w:rPr>
        <w:t>Category&gt;</w:t>
      </w:r>
    </w:p>
    <w:p w14:paraId="0DC5F3B1" w14:textId="77777777" w:rsidR="00CE1913" w:rsidRDefault="00CE1913" w:rsidP="00CE1913">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&lt;Plausible-bounds lower=”” upper=””/&gt;</w:t>
      </w:r>
    </w:p>
    <w:p w14:paraId="7E22875E" w14:textId="77777777" w:rsidR="00CE1913" w:rsidRDefault="00CE1913" w:rsidP="00CE1913">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&lt;Subcriterions&gt;&lt;/Subcriterions&gt;</w:t>
      </w:r>
    </w:p>
    <w:p w14:paraId="0DB01896" w14:textId="77777777" w:rsidR="00CE1913" w:rsidRDefault="00CE1913" w:rsidP="00CE1913">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ab/>
      </w:r>
      <w:r w:rsidRPr="00CE1913">
        <w:rPr>
          <w:rFonts w:asciiTheme="minorHAnsi" w:hAnsiTheme="minorHAnsi" w:cstheme="minorHAnsi"/>
          <w:sz w:val="24"/>
        </w:rPr>
        <w:t>&lt;/Criterion&gt;</w:t>
      </w:r>
    </w:p>
    <w:p w14:paraId="707D50C8" w14:textId="65C70CCC" w:rsidR="001D3F73" w:rsidRDefault="001D3F73">
      <w:pPr>
        <w:pStyle w:val="Standard"/>
        <w:tabs>
          <w:tab w:val="left" w:pos="2880"/>
        </w:tabs>
        <w:spacing w:after="0" w:line="240" w:lineRule="auto"/>
        <w:ind w:left="270"/>
      </w:pPr>
    </w:p>
    <w:p w14:paraId="38295771" w14:textId="3E9FFF9B" w:rsidR="00682727" w:rsidRPr="006C5611" w:rsidRDefault="00682727" w:rsidP="00FB7D44">
      <w:pPr>
        <w:pStyle w:val="Ttulo1"/>
        <w:numPr>
          <w:ilvl w:val="7"/>
          <w:numId w:val="29"/>
        </w:numPr>
      </w:pPr>
      <w:r w:rsidRPr="006C5611">
        <w:t>Node: Summar</w:t>
      </w:r>
      <w:r>
        <w:t>y</w:t>
      </w:r>
    </w:p>
    <w:p w14:paraId="729C031B" w14:textId="51599748" w:rsidR="00682727" w:rsidRDefault="00682727" w:rsidP="00682727">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&lt;Summary&gt;</w:t>
      </w:r>
    </w:p>
    <w:p w14:paraId="66300BA2" w14:textId="214B5389" w:rsidR="00682727" w:rsidRDefault="00682727" w:rsidP="00682727">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Summaries</w:t>
      </w:r>
    </w:p>
    <w:p w14:paraId="5C3B242F" w14:textId="35DA6A40" w:rsidR="00682727" w:rsidRDefault="00682727" w:rsidP="00682727">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63E81336" w14:textId="77777777" w:rsidR="00682727" w:rsidRDefault="00682727" w:rsidP="00682727">
      <w:pPr>
        <w:pStyle w:val="Standard"/>
        <w:spacing w:after="0" w:line="276" w:lineRule="auto"/>
        <w:rPr>
          <w:rFonts w:ascii="Bookman Old Style" w:hAnsi="Bookman Old Style"/>
          <w:sz w:val="24"/>
          <w:szCs w:val="24"/>
        </w:rPr>
      </w:pPr>
    </w:p>
    <w:p w14:paraId="43FEAF24" w14:textId="7E63288C" w:rsidR="00682727" w:rsidRDefault="00682727" w:rsidP="00682727">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ecosystem risk assessment outcomes for the listed criterion in the different languages available. It contains the general description of methods, </w:t>
      </w:r>
      <w:r w:rsidRPr="008C0FEE">
        <w:rPr>
          <w:rFonts w:ascii="Bookman Old Style" w:hAnsi="Bookman Old Style"/>
          <w:b/>
          <w:sz w:val="24"/>
          <w:szCs w:val="24"/>
        </w:rPr>
        <w:t>results (especially of the subcriterion that reach the higher category)</w:t>
      </w:r>
      <w:r>
        <w:rPr>
          <w:rFonts w:ascii="Bookman Old Style" w:hAnsi="Bookman Old Style"/>
          <w:sz w:val="24"/>
          <w:szCs w:val="24"/>
        </w:rPr>
        <w:t xml:space="preserve"> and complexity of analysis. </w:t>
      </w:r>
      <w:r w:rsidRPr="006101B2">
        <w:rPr>
          <w:rFonts w:ascii="Bookman Old Style" w:hAnsi="Bookman Old Style"/>
          <w:sz w:val="24"/>
          <w:szCs w:val="24"/>
        </w:rPr>
        <w:t>If the information is available in more t</w:t>
      </w:r>
      <w:r>
        <w:rPr>
          <w:rFonts w:ascii="Bookman Old Style" w:hAnsi="Bookman Old Style"/>
          <w:sz w:val="24"/>
          <w:szCs w:val="24"/>
        </w:rPr>
        <w:t>han a language, add a &lt;Summary</w:t>
      </w:r>
      <w:r w:rsidRPr="006101B2">
        <w:rPr>
          <w:rFonts w:ascii="Bookman Old Style" w:hAnsi="Bookman Old Style"/>
          <w:sz w:val="24"/>
          <w:szCs w:val="24"/>
        </w:rPr>
        <w:t>&gt; node fo</w:t>
      </w:r>
      <w:r>
        <w:rPr>
          <w:rFonts w:ascii="Bookman Old Style" w:hAnsi="Bookman Old Style"/>
          <w:sz w:val="24"/>
          <w:szCs w:val="24"/>
        </w:rPr>
        <w:t>r each language (see examples).</w:t>
      </w:r>
      <w:r w:rsidR="00CF3352">
        <w:rPr>
          <w:rFonts w:ascii="Bookman Old Style" w:hAnsi="Bookman Old Style"/>
          <w:sz w:val="24"/>
          <w:szCs w:val="24"/>
        </w:rPr>
        <w:t xml:space="preserve"> It doesn’t includes the details of each subcriterion.</w:t>
      </w:r>
    </w:p>
    <w:p w14:paraId="368203B8" w14:textId="77777777" w:rsidR="00682727" w:rsidRPr="002904A1" w:rsidRDefault="00682727" w:rsidP="00682727">
      <w:pPr>
        <w:pStyle w:val="Standard"/>
        <w:spacing w:after="80" w:line="23" w:lineRule="atLeast"/>
        <w:rPr>
          <w:rFonts w:ascii="Bookman Old Style" w:hAnsi="Bookman Old Style"/>
          <w:sz w:val="24"/>
          <w:szCs w:val="24"/>
        </w:rPr>
      </w:pPr>
    </w:p>
    <w:p w14:paraId="1C91D2F8" w14:textId="77777777" w:rsidR="00682727" w:rsidRPr="00031823" w:rsidRDefault="00682727" w:rsidP="00682727">
      <w:pPr>
        <w:pStyle w:val="Standard"/>
        <w:jc w:val="both"/>
        <w:rPr>
          <w:rFonts w:ascii="Bookman Old Style" w:hAnsi="Bookman Old Style"/>
          <w:sz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5935ED49" w14:textId="20982718" w:rsidR="00682727" w:rsidRDefault="00682727" w:rsidP="00682727">
      <w:pPr>
        <w:pStyle w:val="Prrafodelista"/>
        <w:numPr>
          <w:ilvl w:val="0"/>
          <w:numId w:val="2"/>
        </w:numPr>
        <w:spacing w:line="276" w:lineRule="auto"/>
      </w:pPr>
      <w:r>
        <w:rPr>
          <w:rFonts w:ascii="Bookman Old Style" w:hAnsi="Bookman Old Style"/>
          <w:sz w:val="24"/>
          <w:szCs w:val="24"/>
        </w:rPr>
        <w:t xml:space="preserve">@lang =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sidRPr="00E23777">
        <w:rPr>
          <w:rFonts w:ascii="Bookman Old Style" w:hAnsi="Bookman Old Style"/>
          <w:sz w:val="24"/>
          <w:szCs w:val="24"/>
          <w:highlight w:val="cyan"/>
        </w:rPr>
        <w:t>3.2.1.1 Case Study Name</w:t>
      </w:r>
      <w:r w:rsidRPr="00E23777">
        <w:rPr>
          <w:rFonts w:ascii="Bookman Old Style" w:hAnsi="Bookman Old Style"/>
          <w:sz w:val="24"/>
          <w:szCs w:val="24"/>
        </w:rPr>
        <w:t xml:space="preserve"> for more details.</w:t>
      </w:r>
    </w:p>
    <w:p w14:paraId="04DCEE3A" w14:textId="77777777" w:rsidR="00682727" w:rsidRDefault="00682727" w:rsidP="00682727">
      <w:pPr>
        <w:pStyle w:val="Standard"/>
        <w:spacing w:after="0" w:line="240" w:lineRule="auto"/>
        <w:jc w:val="both"/>
        <w:rPr>
          <w:rFonts w:ascii="Bookman Old Style" w:hAnsi="Bookman Old Style"/>
          <w:sz w:val="24"/>
          <w:szCs w:val="24"/>
        </w:rPr>
      </w:pPr>
    </w:p>
    <w:p w14:paraId="2AABDF58" w14:textId="77777777" w:rsidR="00682727" w:rsidRDefault="00682727" w:rsidP="00682727">
      <w:pPr>
        <w:pStyle w:val="Standard"/>
        <w:spacing w:after="0" w:line="240" w:lineRule="auto"/>
        <w:jc w:val="both"/>
      </w:pPr>
      <w:r>
        <w:rPr>
          <w:rFonts w:ascii="Bookman Old Style" w:hAnsi="Bookman Old Style"/>
          <w:sz w:val="24"/>
          <w:szCs w:val="24"/>
          <w:u w:val="single"/>
        </w:rPr>
        <w:t>Example:</w:t>
      </w:r>
    </w:p>
    <w:p w14:paraId="1EA3F642" w14:textId="77777777" w:rsidR="00682727" w:rsidRDefault="00682727" w:rsidP="00682727">
      <w:pPr>
        <w:pStyle w:val="Standard"/>
        <w:spacing w:after="0" w:line="240" w:lineRule="auto"/>
        <w:jc w:val="both"/>
        <w:rPr>
          <w:rFonts w:ascii="Courier New" w:hAnsi="Courier New" w:cs="Courier New"/>
        </w:rPr>
      </w:pPr>
    </w:p>
    <w:p w14:paraId="132AF9CD" w14:textId="77777777" w:rsidR="00682727" w:rsidRPr="00CE1913" w:rsidRDefault="00682727" w:rsidP="00682727">
      <w:pPr>
        <w:pStyle w:val="Standard"/>
        <w:spacing w:after="0" w:line="240" w:lineRule="auto"/>
        <w:ind w:firstLine="720"/>
        <w:rPr>
          <w:rFonts w:asciiTheme="minorHAnsi" w:hAnsiTheme="minorHAnsi" w:cstheme="minorHAnsi"/>
          <w:sz w:val="24"/>
        </w:rPr>
      </w:pPr>
      <w:r w:rsidRPr="00CE1913">
        <w:rPr>
          <w:rFonts w:asciiTheme="minorHAnsi" w:hAnsiTheme="minorHAnsi" w:cstheme="minorHAnsi"/>
          <w:sz w:val="24"/>
        </w:rPr>
        <w:t>&lt;Criterion name</w:t>
      </w:r>
      <w:r>
        <w:rPr>
          <w:rFonts w:asciiTheme="minorHAnsi" w:hAnsiTheme="minorHAnsi" w:cstheme="minorHAnsi"/>
          <w:sz w:val="24"/>
        </w:rPr>
        <w:t>=”B</w:t>
      </w:r>
      <w:r w:rsidRPr="00CE1913">
        <w:rPr>
          <w:rFonts w:asciiTheme="minorHAnsi" w:hAnsiTheme="minorHAnsi" w:cstheme="minorHAnsi"/>
          <w:sz w:val="24"/>
        </w:rPr>
        <w:t>”&gt;</w:t>
      </w:r>
    </w:p>
    <w:p w14:paraId="72BDED4F" w14:textId="77777777" w:rsidR="00682727" w:rsidRPr="00CF3352" w:rsidRDefault="00682727" w:rsidP="00682727">
      <w:pPr>
        <w:pStyle w:val="Standard"/>
        <w:spacing w:after="0" w:line="240" w:lineRule="auto"/>
        <w:rPr>
          <w:rFonts w:asciiTheme="minorHAnsi" w:hAnsiTheme="minorHAnsi" w:cstheme="minorHAnsi"/>
          <w:sz w:val="24"/>
        </w:rPr>
      </w:pPr>
      <w:r>
        <w:rPr>
          <w:rFonts w:asciiTheme="minorHAnsi" w:hAnsiTheme="minorHAnsi" w:cstheme="minorHAnsi"/>
          <w:sz w:val="24"/>
        </w:rPr>
        <w:tab/>
      </w:r>
      <w:r w:rsidRPr="00CF3352">
        <w:rPr>
          <w:rFonts w:asciiTheme="minorHAnsi" w:hAnsiTheme="minorHAnsi" w:cstheme="minorHAnsi"/>
          <w:sz w:val="24"/>
        </w:rPr>
        <w:tab/>
        <w:t>&lt;Summaries&gt;</w:t>
      </w:r>
    </w:p>
    <w:p w14:paraId="7B45E69B" w14:textId="203E862B" w:rsidR="00682727" w:rsidRPr="00CF3352" w:rsidRDefault="00682727" w:rsidP="00682727">
      <w:pPr>
        <w:pStyle w:val="Standard"/>
        <w:spacing w:after="0" w:line="240" w:lineRule="auto"/>
        <w:ind w:left="1440" w:firstLine="720"/>
        <w:rPr>
          <w:rFonts w:asciiTheme="minorHAnsi" w:hAnsiTheme="minorHAnsi" w:cstheme="minorHAnsi"/>
          <w:sz w:val="24"/>
        </w:rPr>
      </w:pPr>
      <w:r w:rsidRPr="00CF3352">
        <w:rPr>
          <w:rFonts w:asciiTheme="minorHAnsi" w:hAnsiTheme="minorHAnsi" w:cstheme="minorHAnsi"/>
          <w:sz w:val="24"/>
        </w:rPr>
        <w:t>&lt;</w:t>
      </w:r>
      <w:r w:rsidRPr="00CF3352">
        <w:rPr>
          <w:rFonts w:asciiTheme="minorHAnsi" w:hAnsiTheme="minorHAnsi" w:cstheme="minorHAnsi"/>
          <w:color w:val="0070C0"/>
          <w:sz w:val="24"/>
        </w:rPr>
        <w:t>Summary</w:t>
      </w:r>
      <w:r w:rsidRPr="00CF3352">
        <w:rPr>
          <w:rFonts w:asciiTheme="minorHAnsi" w:hAnsiTheme="minorHAnsi" w:cstheme="minorHAnsi"/>
          <w:sz w:val="24"/>
        </w:rPr>
        <w:t xml:space="preserve"> </w:t>
      </w:r>
      <w:r w:rsidRPr="00CF3352">
        <w:rPr>
          <w:rFonts w:asciiTheme="minorHAnsi" w:hAnsiTheme="minorHAnsi" w:cstheme="minorHAnsi"/>
          <w:color w:val="FF0000"/>
          <w:sz w:val="24"/>
        </w:rPr>
        <w:t>lang</w:t>
      </w:r>
      <w:r w:rsidRPr="00CF3352">
        <w:rPr>
          <w:rFonts w:asciiTheme="minorHAnsi" w:hAnsiTheme="minorHAnsi" w:cstheme="minorHAnsi"/>
          <w:sz w:val="24"/>
        </w:rPr>
        <w:t>="en"&gt;</w:t>
      </w:r>
      <w:ins w:id="1052" w:author="Michelle Castellanos" w:date="2019-09-04T00:20:00Z">
        <w:r w:rsidR="008C0FEE" w:rsidRPr="008C0FEE">
          <w:rPr>
            <w:rFonts w:asciiTheme="minorHAnsi" w:hAnsiTheme="minorHAnsi" w:cstheme="minorHAnsi"/>
            <w:sz w:val="24"/>
          </w:rPr>
          <w:t>It is considered as Critically Endangered under sub-criterion B1 because the extent of occurrence is 205 km2; there is evidence of increasing salinity in the Coorong since 1996; further environmental declines are also forecast under median and dry future climate projections; barrage flows are predicted to fall under climate change simulations, indicating that the processes threatening the Coorong ecosystem are likely to continue to cause declines in environmental condition in the next 20 years; and the ecosystem occurs at only one location.</w:t>
        </w:r>
      </w:ins>
    </w:p>
    <w:p w14:paraId="43ACD2B4" w14:textId="77777777" w:rsidR="00682727" w:rsidRPr="00CF3352" w:rsidRDefault="00682727" w:rsidP="00682727">
      <w:pPr>
        <w:pStyle w:val="Standard"/>
        <w:spacing w:after="0" w:line="240" w:lineRule="auto"/>
        <w:ind w:left="720" w:firstLine="720"/>
        <w:rPr>
          <w:rFonts w:asciiTheme="minorHAnsi" w:hAnsiTheme="minorHAnsi" w:cstheme="minorHAnsi"/>
          <w:sz w:val="24"/>
        </w:rPr>
      </w:pPr>
      <w:r w:rsidRPr="00CF3352">
        <w:rPr>
          <w:rFonts w:asciiTheme="minorHAnsi" w:hAnsiTheme="minorHAnsi" w:cstheme="minorHAnsi"/>
          <w:sz w:val="24"/>
        </w:rPr>
        <w:t>&lt;/Summaries&gt;</w:t>
      </w:r>
    </w:p>
    <w:p w14:paraId="581C09BF" w14:textId="51DC0891" w:rsidR="00682727" w:rsidRDefault="00682727" w:rsidP="00CF3352">
      <w:pPr>
        <w:pStyle w:val="Standard"/>
        <w:spacing w:after="0" w:line="240" w:lineRule="auto"/>
        <w:ind w:left="1440"/>
        <w:rPr>
          <w:rFonts w:asciiTheme="minorHAnsi" w:hAnsiTheme="minorHAnsi" w:cstheme="minorHAnsi"/>
          <w:sz w:val="24"/>
        </w:rPr>
      </w:pPr>
      <w:r>
        <w:rPr>
          <w:rFonts w:asciiTheme="minorHAnsi" w:hAnsiTheme="minorHAnsi" w:cstheme="minorHAnsi"/>
          <w:sz w:val="24"/>
        </w:rPr>
        <w:lastRenderedPageBreak/>
        <w:t>&lt;Rationale&gt;</w:t>
      </w:r>
      <w:ins w:id="1053" w:author="Michelle Castellanos" w:date="2019-09-04T00:20:00Z">
        <w:r w:rsidR="008C0FEE" w:rsidRPr="008C0FEE">
          <w:rPr>
            <w:rFonts w:asciiTheme="minorHAnsi" w:hAnsiTheme="minorHAnsi" w:cstheme="minorHAnsi"/>
            <w:sz w:val="24"/>
          </w:rPr>
          <w:t>The extent of occurrence is less than 2000 km2, there is evidence of a decline in environmental quality, there are inferred threatening processes that are likely to cause continuing decline in environmental quality and there is one threat defined location</w:t>
        </w:r>
      </w:ins>
      <w:r>
        <w:rPr>
          <w:rFonts w:asciiTheme="minorHAnsi" w:hAnsiTheme="minorHAnsi" w:cstheme="minorHAnsi"/>
          <w:sz w:val="24"/>
        </w:rPr>
        <w:t>.</w:t>
      </w:r>
      <w:r w:rsidRPr="00883DF0">
        <w:rPr>
          <w:rFonts w:asciiTheme="minorHAnsi" w:hAnsiTheme="minorHAnsi" w:cstheme="minorHAnsi"/>
          <w:sz w:val="24"/>
        </w:rPr>
        <w:t>&lt;/Rationale&gt;</w:t>
      </w:r>
    </w:p>
    <w:p w14:paraId="46AED3BB" w14:textId="130F4140" w:rsidR="00682727" w:rsidRDefault="00682727" w:rsidP="00682727">
      <w:pPr>
        <w:pStyle w:val="Standard"/>
        <w:spacing w:after="0" w:line="240" w:lineRule="auto"/>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&lt;Category&gt;</w:t>
      </w:r>
      <w:ins w:id="1054" w:author="Michelle Castellanos" w:date="2019-09-04T00:21:00Z">
        <w:r w:rsidR="008C0FEE">
          <w:rPr>
            <w:rFonts w:asciiTheme="minorHAnsi" w:hAnsiTheme="minorHAnsi" w:cstheme="minorHAnsi"/>
            <w:sz w:val="24"/>
          </w:rPr>
          <w:t>CR</w:t>
        </w:r>
      </w:ins>
      <w:r>
        <w:rPr>
          <w:rFonts w:asciiTheme="minorHAnsi" w:hAnsiTheme="minorHAnsi" w:cstheme="minorHAnsi"/>
          <w:sz w:val="24"/>
        </w:rPr>
        <w:t>&lt;/</w:t>
      </w:r>
      <w:r w:rsidRPr="00883DF0">
        <w:rPr>
          <w:rFonts w:asciiTheme="minorHAnsi" w:hAnsiTheme="minorHAnsi" w:cstheme="minorHAnsi"/>
          <w:sz w:val="24"/>
        </w:rPr>
        <w:t xml:space="preserve"> </w:t>
      </w:r>
      <w:r>
        <w:rPr>
          <w:rFonts w:asciiTheme="minorHAnsi" w:hAnsiTheme="minorHAnsi" w:cstheme="minorHAnsi"/>
          <w:sz w:val="24"/>
        </w:rPr>
        <w:t>Category&gt;</w:t>
      </w:r>
    </w:p>
    <w:p w14:paraId="3BFD83A0" w14:textId="77777777" w:rsidR="00682727" w:rsidRDefault="00682727" w:rsidP="00682727">
      <w:pPr>
        <w:pStyle w:val="Standard"/>
        <w:spacing w:after="0" w:line="240" w:lineRule="auto"/>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&lt;Plausible-bounds lower=”” upper=””/&gt;</w:t>
      </w:r>
    </w:p>
    <w:p w14:paraId="07AF7109" w14:textId="77777777" w:rsidR="00682727" w:rsidRDefault="00682727" w:rsidP="00682727">
      <w:pPr>
        <w:pStyle w:val="Standard"/>
        <w:spacing w:after="0" w:line="240" w:lineRule="auto"/>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&lt;Subcriterions&gt;&lt;/Subcriterions&gt;</w:t>
      </w:r>
    </w:p>
    <w:p w14:paraId="70902CED" w14:textId="77777777" w:rsidR="00682727" w:rsidRDefault="00682727" w:rsidP="00682727">
      <w:pPr>
        <w:pStyle w:val="Standard"/>
        <w:spacing w:after="0" w:line="240" w:lineRule="auto"/>
        <w:rPr>
          <w:rFonts w:asciiTheme="minorHAnsi" w:hAnsiTheme="minorHAnsi" w:cstheme="minorHAnsi"/>
          <w:sz w:val="24"/>
        </w:rPr>
      </w:pPr>
      <w:r>
        <w:rPr>
          <w:rFonts w:asciiTheme="minorHAnsi" w:hAnsiTheme="minorHAnsi" w:cstheme="minorHAnsi"/>
          <w:sz w:val="24"/>
        </w:rPr>
        <w:tab/>
      </w:r>
      <w:r w:rsidRPr="00CE1913">
        <w:rPr>
          <w:rFonts w:asciiTheme="minorHAnsi" w:hAnsiTheme="minorHAnsi" w:cstheme="minorHAnsi"/>
          <w:sz w:val="24"/>
        </w:rPr>
        <w:t>&lt;/Criterion&gt;</w:t>
      </w:r>
    </w:p>
    <w:p w14:paraId="1290F05C" w14:textId="77777777" w:rsidR="001D3F73" w:rsidRDefault="001D3F73">
      <w:pPr>
        <w:pStyle w:val="Standard"/>
        <w:spacing w:after="0" w:line="240" w:lineRule="auto"/>
        <w:jc w:val="both"/>
        <w:rPr>
          <w:rFonts w:ascii="Courier New" w:hAnsi="Courier New" w:cs="Courier New"/>
        </w:rPr>
      </w:pPr>
    </w:p>
    <w:p w14:paraId="5D61BBE2" w14:textId="0FE5CDD2" w:rsidR="001D3F73" w:rsidRPr="006C5611" w:rsidRDefault="00FC6AF8" w:rsidP="002734DD">
      <w:pPr>
        <w:pStyle w:val="Ttulo1"/>
        <w:numPr>
          <w:ilvl w:val="6"/>
          <w:numId w:val="29"/>
        </w:numPr>
      </w:pPr>
      <w:bookmarkStart w:id="1055" w:name="_Toc10660045"/>
      <w:bookmarkStart w:id="1056" w:name="_Toc10989975"/>
      <w:r w:rsidRPr="006C5611">
        <w:t>Node: Rationale</w:t>
      </w:r>
      <w:bookmarkEnd w:id="1055"/>
      <w:bookmarkEnd w:id="1056"/>
    </w:p>
    <w:p w14:paraId="0971AB5D"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&lt;Rationale&gt;</w:t>
      </w:r>
    </w:p>
    <w:p w14:paraId="68C7D597"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Criterion</w:t>
      </w:r>
    </w:p>
    <w:p w14:paraId="5559F4A5" w14:textId="5A80E7F1" w:rsidR="001D3F73" w:rsidRDefault="00FC6AF8">
      <w:pPr>
        <w:pStyle w:val="Standard"/>
        <w:spacing w:after="0" w:line="276" w:lineRule="auto"/>
      </w:pPr>
      <w:r>
        <w:rPr>
          <w:rFonts w:ascii="Bookman Old Style" w:hAnsi="Bookman Old Style"/>
          <w:sz w:val="24"/>
          <w:szCs w:val="24"/>
          <w:u w:val="single"/>
        </w:rPr>
        <w:t>Child</w:t>
      </w:r>
      <w:r w:rsidR="00A31D90">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770B4244" w14:textId="77777777" w:rsidR="001D3F73" w:rsidRDefault="001D3F73">
      <w:pPr>
        <w:pStyle w:val="Standard"/>
        <w:spacing w:after="0" w:line="276" w:lineRule="auto"/>
        <w:rPr>
          <w:rFonts w:ascii="Bookman Old Style" w:hAnsi="Bookman Old Style"/>
          <w:sz w:val="24"/>
          <w:szCs w:val="24"/>
        </w:rPr>
      </w:pPr>
    </w:p>
    <w:p w14:paraId="05FA333A" w14:textId="08BB55CE" w:rsidR="001D3F73" w:rsidRDefault="00FC6AF8" w:rsidP="00B2533F">
      <w:pPr>
        <w:pStyle w:val="Standard"/>
        <w:spacing w:after="0"/>
        <w:jc w:val="both"/>
      </w:pPr>
      <w:r>
        <w:rPr>
          <w:rFonts w:ascii="Bookman Old Style" w:hAnsi="Bookman Old Style"/>
          <w:sz w:val="24"/>
          <w:szCs w:val="24"/>
          <w:u w:val="single"/>
        </w:rPr>
        <w:t>Content:</w:t>
      </w:r>
      <w:r>
        <w:rPr>
          <w:rFonts w:ascii="Bookman Old Style" w:hAnsi="Bookman Old Style"/>
          <w:sz w:val="24"/>
          <w:szCs w:val="24"/>
        </w:rPr>
        <w:t xml:space="preserve"> Element containing a text description justifying the risk category assigned to the criterion based on the evidence provided by the assessment.</w:t>
      </w:r>
      <w:r w:rsidR="00B2533F">
        <w:rPr>
          <w:rFonts w:ascii="Bookman Old Style" w:hAnsi="Bookman Old Style"/>
          <w:sz w:val="24"/>
          <w:szCs w:val="24"/>
        </w:rPr>
        <w:t xml:space="preserve"> This information must be completed by the compiler based on Risk Assessment Analysis.</w:t>
      </w:r>
      <w:r w:rsidR="00DC6D51">
        <w:rPr>
          <w:rFonts w:ascii="Bookman Old Style" w:hAnsi="Bookman Old Style"/>
          <w:sz w:val="24"/>
          <w:szCs w:val="24"/>
        </w:rPr>
        <w:t xml:space="preserve"> </w:t>
      </w:r>
      <w:r w:rsidR="00DC6D51" w:rsidRPr="00DC6D51">
        <w:rPr>
          <w:rFonts w:ascii="Bookman Old Style" w:hAnsi="Bookman Old Style"/>
          <w:b/>
          <w:sz w:val="24"/>
          <w:szCs w:val="24"/>
        </w:rPr>
        <w:t>It justifies the criterion category, not the category of each sub</w:t>
      </w:r>
      <w:r w:rsidR="002B6A7F">
        <w:rPr>
          <w:rFonts w:ascii="Bookman Old Style" w:hAnsi="Bookman Old Style"/>
          <w:b/>
          <w:sz w:val="24"/>
          <w:szCs w:val="24"/>
        </w:rPr>
        <w:t>-</w:t>
      </w:r>
      <w:r w:rsidR="00DC6D51" w:rsidRPr="00DC6D51">
        <w:rPr>
          <w:rFonts w:ascii="Bookman Old Style" w:hAnsi="Bookman Old Style"/>
          <w:b/>
          <w:sz w:val="24"/>
          <w:szCs w:val="24"/>
        </w:rPr>
        <w:t>criterion.</w:t>
      </w:r>
    </w:p>
    <w:p w14:paraId="6A8BE9BF" w14:textId="77777777" w:rsidR="001D3F73" w:rsidRDefault="001D3F73">
      <w:pPr>
        <w:pStyle w:val="Standard"/>
        <w:spacing w:after="0" w:line="240" w:lineRule="auto"/>
        <w:jc w:val="both"/>
        <w:rPr>
          <w:rFonts w:ascii="Bookman Old Style" w:hAnsi="Bookman Old Style"/>
          <w:sz w:val="24"/>
          <w:szCs w:val="24"/>
        </w:rPr>
      </w:pPr>
    </w:p>
    <w:p w14:paraId="14932EA3" w14:textId="77777777" w:rsidR="001D3F73" w:rsidRDefault="00FC6AF8">
      <w:pPr>
        <w:pStyle w:val="Standard"/>
        <w:spacing w:after="0" w:line="240" w:lineRule="auto"/>
        <w:jc w:val="both"/>
      </w:pPr>
      <w:r>
        <w:rPr>
          <w:rFonts w:ascii="Bookman Old Style" w:hAnsi="Bookman Old Style"/>
          <w:sz w:val="24"/>
          <w:szCs w:val="24"/>
          <w:u w:val="single"/>
        </w:rPr>
        <w:t>Example:</w:t>
      </w:r>
    </w:p>
    <w:p w14:paraId="5D9B13BC" w14:textId="411214F5" w:rsidR="00796187" w:rsidRPr="00796187" w:rsidRDefault="00796187" w:rsidP="002B6A7F">
      <w:pPr>
        <w:pStyle w:val="Standard"/>
        <w:spacing w:after="0" w:line="240" w:lineRule="auto"/>
        <w:rPr>
          <w:rFonts w:asciiTheme="minorHAnsi" w:hAnsiTheme="minorHAnsi" w:cstheme="minorHAnsi"/>
          <w:sz w:val="24"/>
        </w:rPr>
      </w:pPr>
    </w:p>
    <w:p w14:paraId="4D613796" w14:textId="50C30F86" w:rsidR="00796187" w:rsidRDefault="00796187" w:rsidP="002B6A7F">
      <w:pPr>
        <w:pStyle w:val="Standard"/>
        <w:spacing w:after="0" w:line="240" w:lineRule="auto"/>
        <w:ind w:left="2160"/>
        <w:rPr>
          <w:rFonts w:asciiTheme="minorHAnsi" w:hAnsiTheme="minorHAnsi" w:cstheme="minorHAnsi"/>
          <w:sz w:val="24"/>
        </w:rPr>
      </w:pPr>
      <w:r w:rsidRPr="00796187">
        <w:rPr>
          <w:rFonts w:asciiTheme="minorHAnsi" w:hAnsiTheme="minorHAnsi" w:cstheme="minorHAnsi"/>
          <w:sz w:val="24"/>
        </w:rPr>
        <w:t>&lt;</w:t>
      </w:r>
      <w:r w:rsidRPr="00796187">
        <w:rPr>
          <w:rFonts w:asciiTheme="minorHAnsi" w:hAnsiTheme="minorHAnsi" w:cstheme="minorHAnsi"/>
          <w:color w:val="0070C0"/>
          <w:sz w:val="24"/>
        </w:rPr>
        <w:t>Rationale</w:t>
      </w:r>
      <w:r w:rsidRPr="00796187">
        <w:rPr>
          <w:rFonts w:asciiTheme="minorHAnsi" w:hAnsiTheme="minorHAnsi" w:cstheme="minorHAnsi"/>
          <w:sz w:val="24"/>
        </w:rPr>
        <w:t>&gt;EOO and AOO are well above the threshold for Vulnerable.&lt;/</w:t>
      </w:r>
      <w:r w:rsidRPr="00796187">
        <w:rPr>
          <w:rFonts w:asciiTheme="minorHAnsi" w:hAnsiTheme="minorHAnsi" w:cstheme="minorHAnsi"/>
          <w:color w:val="0070C0"/>
          <w:sz w:val="24"/>
        </w:rPr>
        <w:t>Rationale</w:t>
      </w:r>
      <w:r w:rsidR="002B6A7F">
        <w:rPr>
          <w:rFonts w:asciiTheme="minorHAnsi" w:hAnsiTheme="minorHAnsi" w:cstheme="minorHAnsi"/>
          <w:sz w:val="24"/>
        </w:rPr>
        <w:t>&gt;</w:t>
      </w:r>
    </w:p>
    <w:p w14:paraId="120525CC" w14:textId="0504E49C" w:rsidR="002B6A7F" w:rsidRPr="00796187" w:rsidRDefault="002B6A7F" w:rsidP="002B6A7F">
      <w:pPr>
        <w:pStyle w:val="Standard"/>
        <w:spacing w:after="0" w:line="240" w:lineRule="auto"/>
        <w:ind w:left="2160"/>
        <w:rPr>
          <w:ins w:id="1057" w:author="Michelle Castellanos" w:date="2019-09-04T00:22:00Z"/>
          <w:rFonts w:asciiTheme="minorHAnsi" w:hAnsiTheme="minorHAnsi" w:cstheme="minorHAnsi"/>
          <w:sz w:val="24"/>
        </w:rPr>
      </w:pPr>
      <w:ins w:id="1058" w:author="Michelle Castellanos" w:date="2019-09-04T00:22:00Z">
        <w:r w:rsidRPr="00796187">
          <w:rPr>
            <w:rFonts w:asciiTheme="minorHAnsi" w:hAnsiTheme="minorHAnsi" w:cstheme="minorHAnsi"/>
            <w:sz w:val="24"/>
          </w:rPr>
          <w:t>&lt;</w:t>
        </w:r>
        <w:r w:rsidRPr="00796187">
          <w:rPr>
            <w:rFonts w:asciiTheme="minorHAnsi" w:hAnsiTheme="minorHAnsi" w:cstheme="minorHAnsi"/>
            <w:color w:val="0070C0"/>
            <w:sz w:val="24"/>
          </w:rPr>
          <w:t>Rationale</w:t>
        </w:r>
        <w:r w:rsidRPr="00796187">
          <w:rPr>
            <w:rFonts w:asciiTheme="minorHAnsi" w:hAnsiTheme="minorHAnsi" w:cstheme="minorHAnsi"/>
            <w:sz w:val="24"/>
          </w:rPr>
          <w:t>&gt;</w:t>
        </w:r>
        <w:r w:rsidRPr="002B6A7F">
          <w:rPr>
            <w:rFonts w:asciiTheme="minorHAnsi" w:hAnsiTheme="minorHAnsi" w:cstheme="minorHAnsi"/>
            <w:sz w:val="24"/>
          </w:rPr>
          <w:t xml:space="preserve"> </w:t>
        </w:r>
        <w:r w:rsidRPr="008C0FEE">
          <w:rPr>
            <w:rFonts w:asciiTheme="minorHAnsi" w:hAnsiTheme="minorHAnsi" w:cstheme="minorHAnsi"/>
            <w:sz w:val="24"/>
          </w:rPr>
          <w:t>The extent of occurrence is less than 2000 km2, there is evidence of a decline in environmental quality, there are inferred threatening processes that are likely to cause continuing decline in environmental quality and there is one threat defined location</w:t>
        </w:r>
        <w:r w:rsidRPr="00796187">
          <w:rPr>
            <w:rFonts w:asciiTheme="minorHAnsi" w:hAnsiTheme="minorHAnsi" w:cstheme="minorHAnsi"/>
            <w:sz w:val="24"/>
          </w:rPr>
          <w:t>.&lt;/</w:t>
        </w:r>
        <w:r w:rsidRPr="00796187">
          <w:rPr>
            <w:rFonts w:asciiTheme="minorHAnsi" w:hAnsiTheme="minorHAnsi" w:cstheme="minorHAnsi"/>
            <w:color w:val="0070C0"/>
            <w:sz w:val="24"/>
          </w:rPr>
          <w:t>Rationale</w:t>
        </w:r>
        <w:r>
          <w:rPr>
            <w:rFonts w:asciiTheme="minorHAnsi" w:hAnsiTheme="minorHAnsi" w:cstheme="minorHAnsi"/>
            <w:sz w:val="24"/>
          </w:rPr>
          <w:t>&gt;</w:t>
        </w:r>
      </w:ins>
    </w:p>
    <w:p w14:paraId="518F8FFF" w14:textId="77777777" w:rsidR="002B6A7F" w:rsidRPr="00796187" w:rsidRDefault="002B6A7F" w:rsidP="002B6A7F">
      <w:pPr>
        <w:pStyle w:val="Standard"/>
        <w:spacing w:after="0" w:line="240" w:lineRule="auto"/>
        <w:ind w:left="2160"/>
        <w:rPr>
          <w:rFonts w:asciiTheme="minorHAnsi" w:hAnsiTheme="minorHAnsi" w:cstheme="minorHAnsi"/>
          <w:sz w:val="24"/>
        </w:rPr>
      </w:pPr>
    </w:p>
    <w:p w14:paraId="20C0BF24" w14:textId="77777777" w:rsidR="001D3F73" w:rsidRDefault="001D3F73">
      <w:pPr>
        <w:pStyle w:val="Standard"/>
        <w:spacing w:after="0" w:line="240" w:lineRule="auto"/>
        <w:jc w:val="both"/>
        <w:rPr>
          <w:rFonts w:ascii="Courier New" w:hAnsi="Courier New" w:cs="Courier New"/>
        </w:rPr>
      </w:pPr>
    </w:p>
    <w:p w14:paraId="1D718FDD" w14:textId="6A4F063D" w:rsidR="001D3F73" w:rsidRPr="006C5611" w:rsidRDefault="00FC6AF8" w:rsidP="002734DD">
      <w:pPr>
        <w:pStyle w:val="Ttulo1"/>
        <w:numPr>
          <w:ilvl w:val="6"/>
          <w:numId w:val="29"/>
        </w:numPr>
      </w:pPr>
      <w:bookmarkStart w:id="1059" w:name="_Toc10660046"/>
      <w:bookmarkStart w:id="1060" w:name="_Toc10989976"/>
      <w:r w:rsidRPr="006C5611">
        <w:t>Node: Category</w:t>
      </w:r>
      <w:bookmarkEnd w:id="1059"/>
      <w:bookmarkEnd w:id="1060"/>
    </w:p>
    <w:p w14:paraId="28A8C536"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&lt;Category&gt;</w:t>
      </w:r>
    </w:p>
    <w:p w14:paraId="6DA27DBC"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Criterion</w:t>
      </w:r>
    </w:p>
    <w:p w14:paraId="0DBE7C54" w14:textId="2A7057EC" w:rsidR="001D3F73" w:rsidRDefault="00FC6AF8">
      <w:pPr>
        <w:pStyle w:val="Standard"/>
        <w:spacing w:after="0" w:line="276" w:lineRule="auto"/>
      </w:pPr>
      <w:r>
        <w:rPr>
          <w:rFonts w:ascii="Bookman Old Style" w:hAnsi="Bookman Old Style"/>
          <w:sz w:val="24"/>
          <w:szCs w:val="24"/>
          <w:u w:val="single"/>
        </w:rPr>
        <w:t>Child</w:t>
      </w:r>
      <w:r w:rsidR="00A31D90">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5FB44CB3" w14:textId="77777777" w:rsidR="001D3F73" w:rsidRDefault="001D3F73">
      <w:pPr>
        <w:pStyle w:val="Standard"/>
        <w:spacing w:after="0" w:line="276" w:lineRule="auto"/>
        <w:rPr>
          <w:rFonts w:ascii="Bookman Old Style" w:hAnsi="Bookman Old Style"/>
          <w:sz w:val="24"/>
          <w:szCs w:val="24"/>
        </w:rPr>
      </w:pPr>
    </w:p>
    <w:p w14:paraId="22EF52FC" w14:textId="7753A383" w:rsidR="001D3F73" w:rsidRDefault="00FC6AF8">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Element containing the acronym for the risk category assigned to the criterion </w:t>
      </w:r>
      <w:r w:rsidR="00796187">
        <w:rPr>
          <w:rFonts w:ascii="Bookman Old Style" w:hAnsi="Bookman Old Style"/>
          <w:sz w:val="24"/>
          <w:szCs w:val="24"/>
        </w:rPr>
        <w:t>applied to the assessment unit</w:t>
      </w:r>
      <w:r>
        <w:rPr>
          <w:rFonts w:ascii="Bookman Old Style" w:hAnsi="Bookman Old Style"/>
          <w:sz w:val="24"/>
          <w:szCs w:val="24"/>
        </w:rPr>
        <w:t>.</w:t>
      </w:r>
      <w:r w:rsidR="00796187">
        <w:rPr>
          <w:rFonts w:ascii="Bookman Old Style" w:hAnsi="Bookman Old Style"/>
          <w:sz w:val="24"/>
          <w:szCs w:val="24"/>
        </w:rPr>
        <w:t xml:space="preserve"> Possible values (if IUCN protocol is used) are: “</w:t>
      </w:r>
      <w:r w:rsidR="00796187" w:rsidRPr="00CF3352">
        <w:rPr>
          <w:rFonts w:ascii="Bookman Old Style" w:hAnsi="Bookman Old Style"/>
          <w:b/>
          <w:sz w:val="24"/>
          <w:szCs w:val="24"/>
        </w:rPr>
        <w:t>VU</w:t>
      </w:r>
      <w:r w:rsidR="00796187">
        <w:rPr>
          <w:rFonts w:ascii="Bookman Old Style" w:hAnsi="Bookman Old Style"/>
          <w:sz w:val="24"/>
          <w:szCs w:val="24"/>
        </w:rPr>
        <w:t>” for Vulnerable, “</w:t>
      </w:r>
      <w:r w:rsidR="00796187" w:rsidRPr="00CF3352">
        <w:rPr>
          <w:rFonts w:ascii="Bookman Old Style" w:hAnsi="Bookman Old Style"/>
          <w:b/>
          <w:sz w:val="24"/>
          <w:szCs w:val="24"/>
        </w:rPr>
        <w:t>EN</w:t>
      </w:r>
      <w:r w:rsidR="00796187">
        <w:rPr>
          <w:rFonts w:ascii="Bookman Old Style" w:hAnsi="Bookman Old Style"/>
          <w:sz w:val="24"/>
          <w:szCs w:val="24"/>
        </w:rPr>
        <w:t>” for Endangered, “</w:t>
      </w:r>
      <w:r w:rsidR="00796187" w:rsidRPr="00CF3352">
        <w:rPr>
          <w:rFonts w:ascii="Bookman Old Style" w:hAnsi="Bookman Old Style"/>
          <w:b/>
          <w:sz w:val="24"/>
          <w:szCs w:val="24"/>
        </w:rPr>
        <w:t>CR</w:t>
      </w:r>
      <w:r w:rsidR="00796187">
        <w:rPr>
          <w:rFonts w:ascii="Bookman Old Style" w:hAnsi="Bookman Old Style"/>
          <w:sz w:val="24"/>
          <w:szCs w:val="24"/>
        </w:rPr>
        <w:t xml:space="preserve">” for Critically </w:t>
      </w:r>
      <w:r w:rsidR="00796187">
        <w:rPr>
          <w:rFonts w:ascii="Bookman Old Style" w:hAnsi="Bookman Old Style"/>
          <w:sz w:val="24"/>
          <w:szCs w:val="24"/>
        </w:rPr>
        <w:lastRenderedPageBreak/>
        <w:t>Endangered, “</w:t>
      </w:r>
      <w:r w:rsidR="00796187" w:rsidRPr="00CF3352">
        <w:rPr>
          <w:rFonts w:ascii="Bookman Old Style" w:hAnsi="Bookman Old Style"/>
          <w:b/>
          <w:sz w:val="24"/>
          <w:szCs w:val="24"/>
        </w:rPr>
        <w:t>LC</w:t>
      </w:r>
      <w:r w:rsidR="00796187">
        <w:rPr>
          <w:rFonts w:ascii="Bookman Old Style" w:hAnsi="Bookman Old Style"/>
          <w:sz w:val="24"/>
          <w:szCs w:val="24"/>
        </w:rPr>
        <w:t>” for Least Concern, “</w:t>
      </w:r>
      <w:r w:rsidR="00796187" w:rsidRPr="00CF3352">
        <w:rPr>
          <w:rFonts w:ascii="Bookman Old Style" w:hAnsi="Bookman Old Style"/>
          <w:b/>
          <w:sz w:val="24"/>
          <w:szCs w:val="24"/>
        </w:rPr>
        <w:t>DD</w:t>
      </w:r>
      <w:r w:rsidR="00796187">
        <w:rPr>
          <w:rFonts w:ascii="Bookman Old Style" w:hAnsi="Bookman Old Style"/>
          <w:sz w:val="24"/>
          <w:szCs w:val="24"/>
        </w:rPr>
        <w:t>” for Data Deficient, “</w:t>
      </w:r>
      <w:r w:rsidR="00796187" w:rsidRPr="00CF3352">
        <w:rPr>
          <w:rFonts w:ascii="Bookman Old Style" w:hAnsi="Bookman Old Style"/>
          <w:b/>
          <w:sz w:val="24"/>
          <w:szCs w:val="24"/>
        </w:rPr>
        <w:t>NE</w:t>
      </w:r>
      <w:r w:rsidR="00796187">
        <w:rPr>
          <w:rFonts w:ascii="Bookman Old Style" w:hAnsi="Bookman Old Style"/>
          <w:sz w:val="24"/>
          <w:szCs w:val="24"/>
        </w:rPr>
        <w:t>” for Not Evaluated, “</w:t>
      </w:r>
      <w:r w:rsidR="00796187" w:rsidRPr="00CF3352">
        <w:rPr>
          <w:rFonts w:ascii="Bookman Old Style" w:hAnsi="Bookman Old Style"/>
          <w:b/>
          <w:sz w:val="24"/>
          <w:szCs w:val="24"/>
        </w:rPr>
        <w:t>NT</w:t>
      </w:r>
      <w:r w:rsidR="00796187">
        <w:rPr>
          <w:rFonts w:ascii="Bookman Old Style" w:hAnsi="Bookman Old Style"/>
          <w:sz w:val="24"/>
          <w:szCs w:val="24"/>
        </w:rPr>
        <w:t>” for Near threatened and “</w:t>
      </w:r>
      <w:r w:rsidR="00796187" w:rsidRPr="00CF3352">
        <w:rPr>
          <w:rFonts w:ascii="Bookman Old Style" w:hAnsi="Bookman Old Style"/>
          <w:b/>
          <w:sz w:val="24"/>
          <w:szCs w:val="24"/>
        </w:rPr>
        <w:t>CO</w:t>
      </w:r>
      <w:r w:rsidR="00796187">
        <w:rPr>
          <w:rFonts w:ascii="Bookman Old Style" w:hAnsi="Bookman Old Style"/>
          <w:sz w:val="24"/>
          <w:szCs w:val="24"/>
        </w:rPr>
        <w:t xml:space="preserve">” for Collapsed. </w:t>
      </w:r>
    </w:p>
    <w:p w14:paraId="1F616B07" w14:textId="77777777" w:rsidR="00796187" w:rsidRDefault="00796187">
      <w:pPr>
        <w:pStyle w:val="Standard"/>
        <w:spacing w:after="0" w:line="240" w:lineRule="auto"/>
        <w:jc w:val="both"/>
        <w:rPr>
          <w:rFonts w:ascii="Bookman Old Style" w:hAnsi="Bookman Old Style"/>
          <w:sz w:val="24"/>
          <w:szCs w:val="24"/>
          <w:u w:val="single"/>
        </w:rPr>
      </w:pPr>
    </w:p>
    <w:p w14:paraId="524F4CDC" w14:textId="77777777" w:rsidR="001D3F73" w:rsidRDefault="00FC6AF8">
      <w:pPr>
        <w:pStyle w:val="Standard"/>
        <w:spacing w:after="0" w:line="240" w:lineRule="auto"/>
        <w:jc w:val="both"/>
      </w:pPr>
      <w:r>
        <w:rPr>
          <w:rFonts w:ascii="Bookman Old Style" w:hAnsi="Bookman Old Style"/>
          <w:sz w:val="24"/>
          <w:szCs w:val="24"/>
          <w:u w:val="single"/>
        </w:rPr>
        <w:t>Example:</w:t>
      </w:r>
    </w:p>
    <w:p w14:paraId="0C9BEADB" w14:textId="7EFBC61D" w:rsidR="00796187" w:rsidRPr="00796187" w:rsidRDefault="00796187" w:rsidP="00796187">
      <w:pPr>
        <w:pStyle w:val="Standard"/>
        <w:spacing w:after="0" w:line="240" w:lineRule="auto"/>
        <w:ind w:left="720" w:firstLine="720"/>
        <w:rPr>
          <w:rFonts w:asciiTheme="minorHAnsi" w:hAnsiTheme="minorHAnsi" w:cstheme="minorHAnsi"/>
          <w:sz w:val="24"/>
        </w:rPr>
      </w:pPr>
      <w:r w:rsidRPr="00796187">
        <w:rPr>
          <w:rFonts w:asciiTheme="minorHAnsi" w:hAnsiTheme="minorHAnsi" w:cstheme="minorHAnsi"/>
          <w:sz w:val="24"/>
        </w:rPr>
        <w:t>&lt;Criterion name=”B”&gt;</w:t>
      </w:r>
    </w:p>
    <w:p w14:paraId="548D860F" w14:textId="77777777" w:rsidR="00796187" w:rsidRPr="00796187" w:rsidRDefault="00796187" w:rsidP="00796187">
      <w:pPr>
        <w:pStyle w:val="Standard"/>
        <w:spacing w:after="0" w:line="240" w:lineRule="auto"/>
        <w:ind w:left="1440" w:firstLine="720"/>
        <w:rPr>
          <w:rFonts w:asciiTheme="minorHAnsi" w:hAnsiTheme="minorHAnsi" w:cstheme="minorHAnsi"/>
          <w:sz w:val="24"/>
        </w:rPr>
      </w:pPr>
      <w:r w:rsidRPr="00796187">
        <w:rPr>
          <w:rFonts w:asciiTheme="minorHAnsi" w:hAnsiTheme="minorHAnsi" w:cstheme="minorHAnsi"/>
          <w:sz w:val="24"/>
        </w:rPr>
        <w:t>&lt;Summaries&gt;&lt;/Summaries&gt;</w:t>
      </w:r>
    </w:p>
    <w:p w14:paraId="545CD79F" w14:textId="77777777" w:rsidR="00796187" w:rsidRPr="00796187" w:rsidRDefault="00796187" w:rsidP="00796187">
      <w:pPr>
        <w:pStyle w:val="Standard"/>
        <w:spacing w:after="0" w:line="240" w:lineRule="auto"/>
        <w:ind w:left="2160"/>
        <w:rPr>
          <w:rFonts w:asciiTheme="minorHAnsi" w:hAnsiTheme="minorHAnsi" w:cstheme="minorHAnsi"/>
          <w:sz w:val="24"/>
        </w:rPr>
      </w:pPr>
      <w:r w:rsidRPr="00796187">
        <w:rPr>
          <w:rFonts w:asciiTheme="minorHAnsi" w:hAnsiTheme="minorHAnsi" w:cstheme="minorHAnsi"/>
          <w:sz w:val="24"/>
        </w:rPr>
        <w:t>&lt;Rationale&gt;EOO and AOO are well above the threshold for Vulnerable.&lt;/Rationale&gt;</w:t>
      </w:r>
    </w:p>
    <w:p w14:paraId="08C8D75E" w14:textId="77777777" w:rsidR="00796187" w:rsidRPr="00796187" w:rsidRDefault="00796187" w:rsidP="00796187">
      <w:pPr>
        <w:pStyle w:val="Standard"/>
        <w:spacing w:after="0" w:line="240" w:lineRule="auto"/>
        <w:ind w:firstLine="720"/>
        <w:rPr>
          <w:rFonts w:asciiTheme="minorHAnsi" w:hAnsiTheme="minorHAnsi" w:cstheme="minorHAnsi"/>
          <w:sz w:val="24"/>
        </w:rPr>
      </w:pPr>
      <w:r w:rsidRPr="00796187">
        <w:rPr>
          <w:rFonts w:asciiTheme="minorHAnsi" w:hAnsiTheme="minorHAnsi" w:cstheme="minorHAnsi"/>
          <w:sz w:val="24"/>
        </w:rPr>
        <w:tab/>
      </w:r>
      <w:r w:rsidRPr="00796187">
        <w:rPr>
          <w:rFonts w:asciiTheme="minorHAnsi" w:hAnsiTheme="minorHAnsi" w:cstheme="minorHAnsi"/>
          <w:sz w:val="24"/>
        </w:rPr>
        <w:tab/>
        <w:t>&lt;</w:t>
      </w:r>
      <w:r w:rsidRPr="00796187">
        <w:rPr>
          <w:rFonts w:asciiTheme="minorHAnsi" w:hAnsiTheme="minorHAnsi" w:cstheme="minorHAnsi"/>
          <w:color w:val="0070C0"/>
          <w:sz w:val="24"/>
        </w:rPr>
        <w:t>Category</w:t>
      </w:r>
      <w:r w:rsidRPr="00796187">
        <w:rPr>
          <w:rFonts w:asciiTheme="minorHAnsi" w:hAnsiTheme="minorHAnsi" w:cstheme="minorHAnsi"/>
          <w:sz w:val="24"/>
        </w:rPr>
        <w:t xml:space="preserve">&gt;LC&lt;/ </w:t>
      </w:r>
      <w:r w:rsidRPr="00796187">
        <w:rPr>
          <w:rFonts w:asciiTheme="minorHAnsi" w:hAnsiTheme="minorHAnsi" w:cstheme="minorHAnsi"/>
          <w:color w:val="0070C0"/>
          <w:sz w:val="24"/>
        </w:rPr>
        <w:t>Category</w:t>
      </w:r>
      <w:r w:rsidRPr="00796187">
        <w:rPr>
          <w:rFonts w:asciiTheme="minorHAnsi" w:hAnsiTheme="minorHAnsi" w:cstheme="minorHAnsi"/>
          <w:sz w:val="24"/>
        </w:rPr>
        <w:t>&gt;</w:t>
      </w:r>
    </w:p>
    <w:p w14:paraId="1BFAD424" w14:textId="77777777" w:rsidR="00796187" w:rsidRPr="00796187" w:rsidRDefault="00796187" w:rsidP="00796187">
      <w:pPr>
        <w:pStyle w:val="Standard"/>
        <w:spacing w:after="0" w:line="240" w:lineRule="auto"/>
        <w:ind w:firstLine="720"/>
        <w:rPr>
          <w:rFonts w:asciiTheme="minorHAnsi" w:hAnsiTheme="minorHAnsi" w:cstheme="minorHAnsi"/>
          <w:sz w:val="24"/>
        </w:rPr>
      </w:pPr>
      <w:r w:rsidRPr="00796187">
        <w:rPr>
          <w:rFonts w:asciiTheme="minorHAnsi" w:hAnsiTheme="minorHAnsi" w:cstheme="minorHAnsi"/>
          <w:sz w:val="24"/>
        </w:rPr>
        <w:tab/>
      </w:r>
      <w:r w:rsidRPr="00796187">
        <w:rPr>
          <w:rFonts w:asciiTheme="minorHAnsi" w:hAnsiTheme="minorHAnsi" w:cstheme="minorHAnsi"/>
          <w:sz w:val="24"/>
        </w:rPr>
        <w:tab/>
        <w:t>&lt;Plausible-bounds lower=”” upper=””/&gt;</w:t>
      </w:r>
    </w:p>
    <w:p w14:paraId="00A93C41" w14:textId="77777777" w:rsidR="00796187" w:rsidRPr="00796187" w:rsidRDefault="00796187" w:rsidP="00796187">
      <w:pPr>
        <w:pStyle w:val="Standard"/>
        <w:spacing w:after="0" w:line="240" w:lineRule="auto"/>
        <w:ind w:firstLine="720"/>
        <w:rPr>
          <w:rFonts w:asciiTheme="minorHAnsi" w:hAnsiTheme="minorHAnsi" w:cstheme="minorHAnsi"/>
          <w:sz w:val="24"/>
        </w:rPr>
      </w:pPr>
      <w:r w:rsidRPr="00796187">
        <w:rPr>
          <w:rFonts w:asciiTheme="minorHAnsi" w:hAnsiTheme="minorHAnsi" w:cstheme="minorHAnsi"/>
          <w:sz w:val="24"/>
        </w:rPr>
        <w:tab/>
      </w:r>
      <w:r w:rsidRPr="00796187">
        <w:rPr>
          <w:rFonts w:asciiTheme="minorHAnsi" w:hAnsiTheme="minorHAnsi" w:cstheme="minorHAnsi"/>
          <w:sz w:val="24"/>
        </w:rPr>
        <w:tab/>
        <w:t>&lt;Subcriterions&gt;&lt;/Subcriterions&gt;</w:t>
      </w:r>
    </w:p>
    <w:p w14:paraId="77792E8D" w14:textId="77777777" w:rsidR="00796187" w:rsidRPr="00796187" w:rsidRDefault="00796187" w:rsidP="00796187">
      <w:pPr>
        <w:pStyle w:val="Standard"/>
        <w:spacing w:after="0" w:line="240" w:lineRule="auto"/>
        <w:ind w:firstLine="720"/>
        <w:rPr>
          <w:rFonts w:asciiTheme="minorHAnsi" w:hAnsiTheme="minorHAnsi" w:cstheme="minorHAnsi"/>
          <w:sz w:val="24"/>
        </w:rPr>
      </w:pPr>
      <w:r w:rsidRPr="00796187">
        <w:rPr>
          <w:rFonts w:asciiTheme="minorHAnsi" w:hAnsiTheme="minorHAnsi" w:cstheme="minorHAnsi"/>
          <w:sz w:val="24"/>
        </w:rPr>
        <w:tab/>
        <w:t>&lt;/Criterion&gt;</w:t>
      </w:r>
    </w:p>
    <w:p w14:paraId="4744806B" w14:textId="77777777" w:rsidR="001D3F73" w:rsidRDefault="001D3F73">
      <w:pPr>
        <w:pStyle w:val="Standard"/>
        <w:spacing w:after="0" w:line="240" w:lineRule="auto"/>
        <w:jc w:val="both"/>
        <w:rPr>
          <w:rFonts w:ascii="Courier New" w:hAnsi="Courier New" w:cs="Courier New"/>
        </w:rPr>
      </w:pPr>
    </w:p>
    <w:p w14:paraId="4591B0C1" w14:textId="77777777" w:rsidR="001D3F73" w:rsidRDefault="001D3F73">
      <w:pPr>
        <w:pStyle w:val="Standard"/>
        <w:spacing w:after="0" w:line="240" w:lineRule="auto"/>
        <w:jc w:val="both"/>
        <w:rPr>
          <w:rFonts w:ascii="Courier New" w:hAnsi="Courier New" w:cs="Courier New"/>
        </w:rPr>
      </w:pPr>
    </w:p>
    <w:p w14:paraId="6FA89E3C" w14:textId="208B9985" w:rsidR="004E62D0" w:rsidRPr="006C5611" w:rsidRDefault="004E62D0" w:rsidP="002734DD">
      <w:pPr>
        <w:pStyle w:val="Ttulo1"/>
        <w:numPr>
          <w:ilvl w:val="6"/>
          <w:numId w:val="29"/>
        </w:numPr>
      </w:pPr>
      <w:bookmarkStart w:id="1061" w:name="_Toc10660047"/>
      <w:bookmarkStart w:id="1062" w:name="_Toc10989977"/>
      <w:r w:rsidRPr="006C5611">
        <w:t>Node Plausible bounds</w:t>
      </w:r>
      <w:bookmarkEnd w:id="1061"/>
      <w:bookmarkEnd w:id="1062"/>
    </w:p>
    <w:p w14:paraId="47DFA6EE" w14:textId="77777777" w:rsidR="008E026C" w:rsidRDefault="008E026C" w:rsidP="008E026C">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&lt;Plausible-bounds&gt;</w:t>
      </w:r>
    </w:p>
    <w:p w14:paraId="6A13C722" w14:textId="5EDD5592" w:rsidR="008E026C" w:rsidRDefault="008E026C" w:rsidP="008E026C">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Criterion</w:t>
      </w:r>
    </w:p>
    <w:p w14:paraId="13CB58EB" w14:textId="77777777" w:rsidR="008E026C" w:rsidRDefault="008E026C" w:rsidP="008E026C">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7B1EE29E" w14:textId="77777777" w:rsidR="008E026C" w:rsidRDefault="008E026C" w:rsidP="008E026C">
      <w:pPr>
        <w:pStyle w:val="Standard"/>
        <w:spacing w:after="0" w:line="276" w:lineRule="auto"/>
        <w:rPr>
          <w:rFonts w:ascii="Bookman Old Style" w:hAnsi="Bookman Old Style"/>
          <w:sz w:val="24"/>
          <w:szCs w:val="24"/>
        </w:rPr>
      </w:pPr>
    </w:p>
    <w:p w14:paraId="6AE8D0E4" w14:textId="561ED18A" w:rsidR="008E026C" w:rsidRDefault="008E026C" w:rsidP="008E026C">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used to communicate the uncertainty in the outcomes of an assessment by reporting the most likely category and categories that represent plausible upper and lower bounds</w:t>
      </w:r>
      <w:r w:rsidR="00796187">
        <w:rPr>
          <w:rFonts w:ascii="Bookman Old Style" w:hAnsi="Bookman Old Style"/>
          <w:sz w:val="24"/>
          <w:szCs w:val="24"/>
        </w:rPr>
        <w:t xml:space="preserve"> of the criterion assessed</w:t>
      </w:r>
      <w:r>
        <w:rPr>
          <w:rFonts w:ascii="Bookman Old Style" w:hAnsi="Bookman Old Style"/>
          <w:sz w:val="24"/>
          <w:szCs w:val="24"/>
        </w:rPr>
        <w:t>. It contains the acronym of the categories with evidence to support inferences about risk status.</w:t>
      </w:r>
      <w:r w:rsidR="00796187">
        <w:rPr>
          <w:rFonts w:ascii="Bookman Old Style" w:hAnsi="Bookman Old Style"/>
          <w:sz w:val="24"/>
          <w:szCs w:val="24"/>
        </w:rPr>
        <w:t xml:space="preserve"> </w:t>
      </w:r>
      <w:r w:rsidR="00796187" w:rsidRPr="00DC6D51">
        <w:rPr>
          <w:rFonts w:ascii="Bookman Old Style" w:hAnsi="Bookman Old Style"/>
          <w:b/>
          <w:sz w:val="24"/>
          <w:szCs w:val="24"/>
        </w:rPr>
        <w:t>Plausible bounds are reported only if the original document does.</w:t>
      </w:r>
    </w:p>
    <w:p w14:paraId="00A2A0A9" w14:textId="77777777" w:rsidR="008E026C" w:rsidRDefault="008E026C" w:rsidP="008E026C">
      <w:pPr>
        <w:pStyle w:val="Standard"/>
        <w:jc w:val="both"/>
        <w:rPr>
          <w:rFonts w:ascii="Bookman Old Style" w:hAnsi="Bookman Old Style"/>
          <w:sz w:val="24"/>
          <w:szCs w:val="24"/>
          <w:lang w:val="fr-FR"/>
        </w:rPr>
      </w:pPr>
      <w:r w:rsidRPr="008508DA">
        <w:rPr>
          <w:rFonts w:ascii="Bookman Old Style" w:hAnsi="Bookman Old Style"/>
          <w:sz w:val="24"/>
          <w:szCs w:val="24"/>
          <w:u w:val="single"/>
          <w:lang w:val="fr-FR"/>
        </w:rPr>
        <w:t>A</w:t>
      </w:r>
      <w:r>
        <w:rPr>
          <w:rFonts w:ascii="Bookman Old Style" w:hAnsi="Bookman Old Style"/>
          <w:sz w:val="24"/>
          <w:szCs w:val="24"/>
          <w:u w:val="single"/>
          <w:lang w:val="fr-FR"/>
        </w:rPr>
        <w:t>t</w:t>
      </w:r>
      <w:r w:rsidRPr="008508DA">
        <w:rPr>
          <w:rFonts w:ascii="Bookman Old Style" w:hAnsi="Bookman Old Style"/>
          <w:sz w:val="24"/>
          <w:szCs w:val="24"/>
          <w:u w:val="single"/>
          <w:lang w:val="fr-FR"/>
        </w:rPr>
        <w:t>tributes:</w:t>
      </w:r>
      <w:r w:rsidRPr="0086663B">
        <w:rPr>
          <w:rFonts w:ascii="Bookman Old Style" w:hAnsi="Bookman Old Style"/>
          <w:sz w:val="24"/>
          <w:szCs w:val="24"/>
          <w:lang w:val="fr-FR"/>
        </w:rPr>
        <w:t xml:space="preserve"> </w:t>
      </w:r>
      <w:r>
        <w:rPr>
          <w:rFonts w:ascii="Bookman Old Style" w:hAnsi="Bookman Old Style"/>
          <w:sz w:val="24"/>
          <w:szCs w:val="24"/>
          <w:lang w:val="fr-FR"/>
        </w:rPr>
        <w:t>lower, upper</w:t>
      </w:r>
    </w:p>
    <w:p w14:paraId="79FA212C" w14:textId="66A02287" w:rsidR="008E026C" w:rsidRPr="00A72FB3" w:rsidRDefault="008E026C" w:rsidP="009F29E2">
      <w:pPr>
        <w:pStyle w:val="Standard"/>
        <w:numPr>
          <w:ilvl w:val="0"/>
          <w:numId w:val="14"/>
        </w:numPr>
        <w:jc w:val="both"/>
        <w:rPr>
          <w:rFonts w:ascii="Bookman Old Style" w:hAnsi="Bookman Old Style"/>
          <w:sz w:val="24"/>
          <w:lang w:val="fr-FR"/>
        </w:rPr>
      </w:pPr>
      <w:r w:rsidRPr="00A72FB3">
        <w:rPr>
          <w:rFonts w:ascii="Bookman Old Style" w:hAnsi="Bookman Old Style"/>
          <w:sz w:val="24"/>
          <w:lang w:val="fr-FR"/>
        </w:rPr>
        <w:t>@lower : lower bound</w:t>
      </w:r>
      <w:r w:rsidR="00796187">
        <w:rPr>
          <w:rFonts w:ascii="Bookman Old Style" w:hAnsi="Bookman Old Style"/>
          <w:sz w:val="24"/>
          <w:lang w:val="fr-FR"/>
        </w:rPr>
        <w:t xml:space="preserve"> of the criterion</w:t>
      </w:r>
      <w:r w:rsidRPr="00A72FB3">
        <w:rPr>
          <w:rFonts w:ascii="Bookman Old Style" w:hAnsi="Bookman Old Style"/>
          <w:sz w:val="24"/>
          <w:lang w:val="fr-FR"/>
        </w:rPr>
        <w:t xml:space="preserve"> category.</w:t>
      </w:r>
    </w:p>
    <w:p w14:paraId="0BD79484" w14:textId="28598E0E" w:rsidR="008E026C" w:rsidRPr="00A72FB3" w:rsidRDefault="008E026C" w:rsidP="009F29E2">
      <w:pPr>
        <w:pStyle w:val="Standard"/>
        <w:numPr>
          <w:ilvl w:val="0"/>
          <w:numId w:val="14"/>
        </w:numPr>
        <w:jc w:val="both"/>
        <w:rPr>
          <w:rFonts w:ascii="Bookman Old Style" w:hAnsi="Bookman Old Style"/>
          <w:sz w:val="24"/>
          <w:lang w:val="fr-FR"/>
        </w:rPr>
      </w:pPr>
      <w:r w:rsidRPr="00A72FB3">
        <w:rPr>
          <w:rFonts w:ascii="Bookman Old Style" w:hAnsi="Bookman Old Style"/>
          <w:sz w:val="24"/>
          <w:lang w:val="fr-FR"/>
        </w:rPr>
        <w:t>@upper : upper bound</w:t>
      </w:r>
      <w:r w:rsidR="00796187">
        <w:rPr>
          <w:rFonts w:ascii="Bookman Old Style" w:hAnsi="Bookman Old Style"/>
          <w:sz w:val="24"/>
          <w:lang w:val="fr-FR"/>
        </w:rPr>
        <w:t xml:space="preserve"> of the criterion</w:t>
      </w:r>
      <w:r w:rsidRPr="00A72FB3">
        <w:rPr>
          <w:rFonts w:ascii="Bookman Old Style" w:hAnsi="Bookman Old Style"/>
          <w:sz w:val="24"/>
          <w:lang w:val="fr-FR"/>
        </w:rPr>
        <w:t xml:space="preserve"> category.</w:t>
      </w:r>
    </w:p>
    <w:p w14:paraId="686950CF" w14:textId="77777777" w:rsidR="008E026C" w:rsidRPr="008508DA" w:rsidRDefault="008E026C" w:rsidP="00796187">
      <w:pPr>
        <w:pStyle w:val="Standard"/>
        <w:spacing w:after="0" w:line="240" w:lineRule="auto"/>
        <w:rPr>
          <w:lang w:val="fr-FR"/>
        </w:rPr>
      </w:pPr>
      <w:r w:rsidRPr="008508DA">
        <w:rPr>
          <w:rFonts w:ascii="Bookman Old Style" w:hAnsi="Bookman Old Style"/>
          <w:sz w:val="24"/>
          <w:szCs w:val="24"/>
          <w:u w:val="single"/>
          <w:lang w:val="fr-FR"/>
        </w:rPr>
        <w:t>Example:</w:t>
      </w:r>
    </w:p>
    <w:p w14:paraId="2B4E12A1" w14:textId="77777777" w:rsidR="008E026C" w:rsidRPr="008508DA" w:rsidRDefault="008E026C" w:rsidP="008E026C">
      <w:pPr>
        <w:pStyle w:val="Standard"/>
        <w:spacing w:after="0" w:line="240" w:lineRule="auto"/>
        <w:ind w:left="720" w:firstLine="720"/>
        <w:rPr>
          <w:rFonts w:ascii="Bookman Old Style" w:hAnsi="Bookman Old Style"/>
          <w:sz w:val="24"/>
          <w:szCs w:val="24"/>
          <w:u w:val="single"/>
          <w:lang w:val="fr-FR"/>
        </w:rPr>
      </w:pPr>
    </w:p>
    <w:p w14:paraId="56D54A5D" w14:textId="5EF703F4" w:rsidR="00796187" w:rsidRPr="00796187" w:rsidRDefault="00796187" w:rsidP="00796187">
      <w:pPr>
        <w:pStyle w:val="Standard"/>
        <w:spacing w:after="0" w:line="240" w:lineRule="auto"/>
        <w:rPr>
          <w:rFonts w:asciiTheme="minorHAnsi" w:hAnsiTheme="minorHAnsi" w:cstheme="minorHAnsi"/>
          <w:sz w:val="24"/>
        </w:rPr>
      </w:pPr>
      <w:commentRangeStart w:id="1063"/>
      <w:r w:rsidRPr="00796187">
        <w:rPr>
          <w:rFonts w:asciiTheme="minorHAnsi" w:hAnsiTheme="minorHAnsi" w:cstheme="minorHAnsi"/>
          <w:sz w:val="24"/>
        </w:rPr>
        <w:t>&lt;Category</w:t>
      </w:r>
      <w:r>
        <w:rPr>
          <w:rFonts w:asciiTheme="minorHAnsi" w:hAnsiTheme="minorHAnsi" w:cstheme="minorHAnsi"/>
          <w:sz w:val="24"/>
        </w:rPr>
        <w:t>&gt;EN</w:t>
      </w:r>
      <w:r w:rsidRPr="00796187">
        <w:rPr>
          <w:rFonts w:asciiTheme="minorHAnsi" w:hAnsiTheme="minorHAnsi" w:cstheme="minorHAnsi"/>
          <w:sz w:val="24"/>
        </w:rPr>
        <w:t>&lt;/ Category&gt;</w:t>
      </w:r>
    </w:p>
    <w:p w14:paraId="4F92BCB5" w14:textId="1E8DBABF" w:rsidR="00796187" w:rsidRPr="00796187" w:rsidRDefault="00796187" w:rsidP="00796187">
      <w:pPr>
        <w:pStyle w:val="Standard"/>
        <w:spacing w:after="0" w:line="240" w:lineRule="auto"/>
        <w:rPr>
          <w:rFonts w:asciiTheme="minorHAnsi" w:hAnsiTheme="minorHAnsi" w:cstheme="minorHAnsi"/>
          <w:color w:val="0070C0"/>
          <w:sz w:val="24"/>
        </w:rPr>
      </w:pPr>
      <w:r w:rsidRPr="00796187">
        <w:rPr>
          <w:rFonts w:asciiTheme="minorHAnsi" w:hAnsiTheme="minorHAnsi" w:cstheme="minorHAnsi"/>
          <w:sz w:val="24"/>
        </w:rPr>
        <w:t>&lt;</w:t>
      </w:r>
      <w:r w:rsidRPr="00796187">
        <w:rPr>
          <w:rFonts w:asciiTheme="minorHAnsi" w:hAnsiTheme="minorHAnsi" w:cstheme="minorHAnsi"/>
          <w:color w:val="0070C0"/>
          <w:sz w:val="24"/>
        </w:rPr>
        <w:t xml:space="preserve">Plausible-bounds </w:t>
      </w:r>
      <w:r w:rsidRPr="00796187">
        <w:rPr>
          <w:rFonts w:asciiTheme="minorHAnsi" w:hAnsiTheme="minorHAnsi" w:cstheme="minorHAnsi"/>
          <w:color w:val="FF0000"/>
          <w:sz w:val="24"/>
        </w:rPr>
        <w:t>lower</w:t>
      </w:r>
      <w:r w:rsidRPr="00796187">
        <w:rPr>
          <w:rFonts w:asciiTheme="minorHAnsi" w:hAnsiTheme="minorHAnsi" w:cstheme="minorHAnsi"/>
          <w:sz w:val="24"/>
        </w:rPr>
        <w:t>=”</w:t>
      </w:r>
      <w:r>
        <w:rPr>
          <w:rFonts w:asciiTheme="minorHAnsi" w:hAnsiTheme="minorHAnsi" w:cstheme="minorHAnsi"/>
          <w:sz w:val="24"/>
        </w:rPr>
        <w:t>VU</w:t>
      </w:r>
      <w:r w:rsidRPr="00796187">
        <w:rPr>
          <w:rFonts w:asciiTheme="minorHAnsi" w:hAnsiTheme="minorHAnsi" w:cstheme="minorHAnsi"/>
          <w:sz w:val="24"/>
        </w:rPr>
        <w:t xml:space="preserve">” </w:t>
      </w:r>
      <w:r w:rsidRPr="00796187">
        <w:rPr>
          <w:rFonts w:asciiTheme="minorHAnsi" w:hAnsiTheme="minorHAnsi" w:cstheme="minorHAnsi"/>
          <w:color w:val="FF0000"/>
          <w:sz w:val="24"/>
        </w:rPr>
        <w:t>upper</w:t>
      </w:r>
      <w:r w:rsidRPr="00796187">
        <w:rPr>
          <w:rFonts w:asciiTheme="minorHAnsi" w:hAnsiTheme="minorHAnsi" w:cstheme="minorHAnsi"/>
          <w:sz w:val="24"/>
        </w:rPr>
        <w:t>=”</w:t>
      </w:r>
      <w:r>
        <w:rPr>
          <w:rFonts w:asciiTheme="minorHAnsi" w:hAnsiTheme="minorHAnsi" w:cstheme="minorHAnsi"/>
          <w:sz w:val="24"/>
        </w:rPr>
        <w:t>EN”</w:t>
      </w:r>
      <w:r w:rsidRPr="00796187">
        <w:rPr>
          <w:rFonts w:asciiTheme="minorHAnsi" w:hAnsiTheme="minorHAnsi" w:cstheme="minorHAnsi"/>
          <w:sz w:val="24"/>
        </w:rPr>
        <w:t>&gt;</w:t>
      </w:r>
      <w:r>
        <w:rPr>
          <w:rFonts w:asciiTheme="minorHAnsi" w:hAnsiTheme="minorHAnsi" w:cstheme="minorHAnsi"/>
          <w:sz w:val="24"/>
        </w:rPr>
        <w:t>&lt;/</w:t>
      </w:r>
      <w:r w:rsidRPr="00796187">
        <w:rPr>
          <w:rFonts w:asciiTheme="minorHAnsi" w:hAnsiTheme="minorHAnsi" w:cstheme="minorHAnsi"/>
          <w:color w:val="0070C0"/>
          <w:sz w:val="24"/>
        </w:rPr>
        <w:t>Plausible-bounds&gt;</w:t>
      </w:r>
      <w:commentRangeEnd w:id="1063"/>
      <w:r>
        <w:rPr>
          <w:rStyle w:val="Refdecomentario"/>
        </w:rPr>
        <w:commentReference w:id="1063"/>
      </w:r>
    </w:p>
    <w:p w14:paraId="22FBD9E0" w14:textId="77777777" w:rsidR="00496EA4" w:rsidRPr="00796187" w:rsidRDefault="00496EA4" w:rsidP="008E026C">
      <w:pPr>
        <w:pStyle w:val="Standard"/>
        <w:spacing w:after="0" w:line="240" w:lineRule="auto"/>
        <w:ind w:left="720"/>
        <w:rPr>
          <w:rFonts w:ascii="Courier New" w:hAnsi="Courier New" w:cs="Courier New"/>
          <w:color w:val="0070C0"/>
        </w:rPr>
      </w:pPr>
    </w:p>
    <w:p w14:paraId="5B30FBD5" w14:textId="40A78DB3" w:rsidR="00496EA4" w:rsidRPr="006C5611" w:rsidRDefault="00496EA4" w:rsidP="00496EA4">
      <w:pPr>
        <w:pStyle w:val="Ttulo1"/>
        <w:numPr>
          <w:ilvl w:val="6"/>
          <w:numId w:val="29"/>
        </w:numPr>
      </w:pPr>
      <w:bookmarkStart w:id="1064" w:name="_Toc10660048"/>
      <w:bookmarkStart w:id="1065" w:name="_Toc10989978"/>
      <w:r w:rsidRPr="006C5611">
        <w:t>Node: Sub-criterion</w:t>
      </w:r>
      <w:r>
        <w:t>s</w:t>
      </w:r>
      <w:bookmarkEnd w:id="1064"/>
      <w:bookmarkEnd w:id="1065"/>
    </w:p>
    <w:p w14:paraId="07722CB4" w14:textId="1022D303" w:rsidR="00F0159C" w:rsidRDefault="00F0159C" w:rsidP="00F0159C">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&lt;Subcriterions&gt;</w:t>
      </w:r>
    </w:p>
    <w:p w14:paraId="4229983C" w14:textId="4C27D6E1" w:rsidR="00F0159C" w:rsidRDefault="00F0159C" w:rsidP="00F0159C">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Criterion</w:t>
      </w:r>
    </w:p>
    <w:p w14:paraId="50C1FB08" w14:textId="21ADD94F" w:rsidR="00F0159C" w:rsidRDefault="00F0159C" w:rsidP="00F0159C">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Subcriterion</w:t>
      </w:r>
    </w:p>
    <w:p w14:paraId="3CC83574" w14:textId="77777777" w:rsidR="00F0159C" w:rsidRDefault="00F0159C" w:rsidP="00F0159C">
      <w:pPr>
        <w:pStyle w:val="Standard"/>
        <w:spacing w:after="0" w:line="276" w:lineRule="auto"/>
        <w:rPr>
          <w:rFonts w:ascii="Bookman Old Style" w:hAnsi="Bookman Old Style"/>
          <w:sz w:val="24"/>
          <w:szCs w:val="24"/>
        </w:rPr>
      </w:pPr>
    </w:p>
    <w:p w14:paraId="67B76AEB" w14:textId="670EDCEE" w:rsidR="00F0159C" w:rsidRDefault="00F0159C" w:rsidP="00F0159C">
      <w:pPr>
        <w:pStyle w:val="Standard"/>
        <w:jc w:val="both"/>
      </w:pPr>
      <w:r>
        <w:rPr>
          <w:rFonts w:ascii="Bookman Old Style" w:hAnsi="Bookman Old Style"/>
          <w:sz w:val="24"/>
          <w:szCs w:val="24"/>
          <w:u w:val="single"/>
        </w:rPr>
        <w:lastRenderedPageBreak/>
        <w:t>Content:</w:t>
      </w:r>
      <w:r>
        <w:rPr>
          <w:rFonts w:ascii="Bookman Old Style" w:hAnsi="Bookman Old Style"/>
          <w:sz w:val="24"/>
          <w:szCs w:val="24"/>
        </w:rPr>
        <w:t xml:space="preserve"> Element containing the risk assessment outcomes for each sub-criterion. It contains text descriptions, risk categories assigned and quan</w:t>
      </w:r>
      <w:r w:rsidR="00B94818">
        <w:rPr>
          <w:rFonts w:ascii="Bookman Old Style" w:hAnsi="Bookman Old Style"/>
          <w:sz w:val="24"/>
          <w:szCs w:val="24"/>
        </w:rPr>
        <w:t>titative data for indicator variables</w:t>
      </w:r>
      <w:r>
        <w:rPr>
          <w:rFonts w:ascii="Bookman Old Style" w:hAnsi="Bookman Old Style"/>
          <w:sz w:val="24"/>
          <w:szCs w:val="24"/>
        </w:rPr>
        <w:t xml:space="preserve">. An ecosystem risk assessment should include a </w:t>
      </w:r>
      <w:r w:rsidRPr="00DC6D51">
        <w:rPr>
          <w:rFonts w:ascii="Bookman Old Style" w:hAnsi="Bookman Old Style"/>
          <w:b/>
          <w:sz w:val="24"/>
          <w:szCs w:val="24"/>
        </w:rPr>
        <w:t>complete</w:t>
      </w:r>
      <w:r>
        <w:rPr>
          <w:rFonts w:ascii="Bookman Old Style" w:hAnsi="Bookman Old Style"/>
          <w:sz w:val="24"/>
          <w:szCs w:val="24"/>
        </w:rPr>
        <w:t xml:space="preserve"> evaluation of all sub-criterion listed in the protocol, thus a detailed compilation is needed.</w:t>
      </w:r>
    </w:p>
    <w:p w14:paraId="028DBA07" w14:textId="77777777" w:rsidR="00F0159C" w:rsidRPr="00AC188B" w:rsidRDefault="00F0159C" w:rsidP="00F0159C">
      <w:pPr>
        <w:pStyle w:val="Standard"/>
        <w:jc w:val="both"/>
      </w:pPr>
      <w:r>
        <w:rPr>
          <w:rFonts w:ascii="Bookman Old Style" w:hAnsi="Bookman Old Style"/>
          <w:sz w:val="24"/>
          <w:szCs w:val="24"/>
          <w:u w:val="single"/>
        </w:rPr>
        <w:t>Attributes:</w:t>
      </w:r>
      <w:r w:rsidRPr="0086663B">
        <w:rPr>
          <w:rFonts w:ascii="Bookman Old Style" w:hAnsi="Bookman Old Style"/>
          <w:sz w:val="24"/>
          <w:szCs w:val="24"/>
        </w:rPr>
        <w:t xml:space="preserve"> </w:t>
      </w:r>
      <w:r>
        <w:rPr>
          <w:rFonts w:ascii="Bookman Old Style" w:hAnsi="Bookman Old Style"/>
          <w:sz w:val="24"/>
          <w:szCs w:val="24"/>
        </w:rPr>
        <w:t>none</w:t>
      </w:r>
    </w:p>
    <w:p w14:paraId="12264D4D" w14:textId="77777777" w:rsidR="00F0159C" w:rsidRDefault="00F0159C" w:rsidP="00F0159C">
      <w:pPr>
        <w:pStyle w:val="Standard"/>
        <w:spacing w:after="0" w:line="240" w:lineRule="auto"/>
        <w:jc w:val="both"/>
        <w:rPr>
          <w:rFonts w:ascii="Bookman Old Style" w:hAnsi="Bookman Old Style"/>
          <w:sz w:val="24"/>
          <w:szCs w:val="24"/>
          <w:u w:val="single"/>
        </w:rPr>
      </w:pPr>
    </w:p>
    <w:p w14:paraId="627043A3" w14:textId="77777777" w:rsidR="00F0159C" w:rsidRDefault="00F0159C" w:rsidP="00F0159C">
      <w:pPr>
        <w:pStyle w:val="Standard"/>
        <w:spacing w:after="0" w:line="240" w:lineRule="auto"/>
        <w:jc w:val="both"/>
      </w:pPr>
      <w:r>
        <w:rPr>
          <w:rFonts w:ascii="Bookman Old Style" w:hAnsi="Bookman Old Style"/>
          <w:sz w:val="24"/>
          <w:szCs w:val="24"/>
          <w:u w:val="single"/>
        </w:rPr>
        <w:t>Example:</w:t>
      </w:r>
    </w:p>
    <w:p w14:paraId="07DFABB2" w14:textId="77777777" w:rsidR="00F0159C" w:rsidRDefault="00F0159C" w:rsidP="00F0159C">
      <w:pPr>
        <w:pStyle w:val="Standard"/>
        <w:spacing w:after="0" w:line="240" w:lineRule="auto"/>
        <w:rPr>
          <w:rFonts w:ascii="Bookman Old Style" w:hAnsi="Bookman Old Style"/>
          <w:sz w:val="24"/>
          <w:szCs w:val="24"/>
          <w:u w:val="single"/>
        </w:rPr>
      </w:pPr>
    </w:p>
    <w:p w14:paraId="2ACA7939" w14:textId="0BA1B3C7" w:rsidR="00F0159C" w:rsidRDefault="00F0159C" w:rsidP="00F0159C">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&lt;</w:t>
      </w:r>
      <w:r>
        <w:rPr>
          <w:rFonts w:asciiTheme="minorHAnsi" w:hAnsiTheme="minorHAnsi" w:cstheme="minorHAnsi"/>
          <w:color w:val="0070C0"/>
          <w:sz w:val="24"/>
        </w:rPr>
        <w:t>Subc</w:t>
      </w:r>
      <w:r w:rsidRPr="00AC188B">
        <w:rPr>
          <w:rFonts w:asciiTheme="minorHAnsi" w:hAnsiTheme="minorHAnsi" w:cstheme="minorHAnsi"/>
          <w:color w:val="0070C0"/>
          <w:sz w:val="24"/>
        </w:rPr>
        <w:t>riterions</w:t>
      </w:r>
      <w:r>
        <w:rPr>
          <w:rFonts w:asciiTheme="minorHAnsi" w:hAnsiTheme="minorHAnsi" w:cstheme="minorHAnsi"/>
          <w:sz w:val="24"/>
        </w:rPr>
        <w:t>&gt;</w:t>
      </w:r>
    </w:p>
    <w:p w14:paraId="671E5398" w14:textId="5526135E" w:rsidR="00F0159C" w:rsidRDefault="00F0159C" w:rsidP="00F0159C">
      <w:pPr>
        <w:pStyle w:val="Standard"/>
        <w:spacing w:after="0" w:line="240" w:lineRule="auto"/>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&lt;Subcriterion name=”A1”&gt;&lt;/Subcriterion&gt;</w:t>
      </w:r>
    </w:p>
    <w:p w14:paraId="30C1CED2" w14:textId="3902428B" w:rsidR="00F0159C" w:rsidRDefault="00F0159C" w:rsidP="00F0159C">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&lt;Subcriterion name=”A2a”&gt;&lt;/Subcriterion&gt;</w:t>
      </w:r>
    </w:p>
    <w:p w14:paraId="1D870C70" w14:textId="1F737665" w:rsidR="00F0159C" w:rsidRDefault="00F0159C" w:rsidP="00F0159C">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&lt;Subcriterion name=”A2b”&gt;&lt;/Subcriterion&gt;</w:t>
      </w:r>
    </w:p>
    <w:p w14:paraId="2FB8EB08" w14:textId="1096FD57" w:rsidR="00F0159C" w:rsidRDefault="00F0159C" w:rsidP="00F0159C">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&lt;Subcriterion name=”A3”&gt;&lt;/Subcriterion&gt;</w:t>
      </w:r>
    </w:p>
    <w:p w14:paraId="18747CAD" w14:textId="62F95736" w:rsidR="008E026C" w:rsidRPr="00F0159C" w:rsidRDefault="00F0159C" w:rsidP="00F0159C">
      <w:pPr>
        <w:pStyle w:val="Standard"/>
        <w:spacing w:after="0" w:line="240" w:lineRule="auto"/>
        <w:rPr>
          <w:rFonts w:asciiTheme="minorHAnsi" w:hAnsiTheme="minorHAnsi" w:cstheme="minorHAnsi"/>
          <w:sz w:val="24"/>
        </w:rPr>
      </w:pPr>
      <w:r>
        <w:rPr>
          <w:rFonts w:asciiTheme="minorHAnsi" w:hAnsiTheme="minorHAnsi" w:cstheme="minorHAnsi"/>
          <w:sz w:val="24"/>
        </w:rPr>
        <w:tab/>
        <w:t>&lt;/</w:t>
      </w:r>
      <w:r>
        <w:rPr>
          <w:rFonts w:asciiTheme="minorHAnsi" w:hAnsiTheme="minorHAnsi" w:cstheme="minorHAnsi"/>
          <w:color w:val="0070C0"/>
          <w:sz w:val="24"/>
        </w:rPr>
        <w:t>Subc</w:t>
      </w:r>
      <w:r w:rsidRPr="00AC188B">
        <w:rPr>
          <w:rFonts w:asciiTheme="minorHAnsi" w:hAnsiTheme="minorHAnsi" w:cstheme="minorHAnsi"/>
          <w:color w:val="0070C0"/>
          <w:sz w:val="24"/>
        </w:rPr>
        <w:t>riterions</w:t>
      </w:r>
      <w:r>
        <w:rPr>
          <w:rFonts w:asciiTheme="minorHAnsi" w:hAnsiTheme="minorHAnsi" w:cstheme="minorHAnsi"/>
          <w:sz w:val="24"/>
        </w:rPr>
        <w:t>&gt;</w:t>
      </w:r>
    </w:p>
    <w:p w14:paraId="0136BAE7" w14:textId="17890D95" w:rsidR="001D3F73" w:rsidRPr="006C5611" w:rsidRDefault="00FC6AF8" w:rsidP="00496EA4">
      <w:pPr>
        <w:pStyle w:val="Ttulo1"/>
        <w:numPr>
          <w:ilvl w:val="7"/>
          <w:numId w:val="29"/>
        </w:numPr>
      </w:pPr>
      <w:bookmarkStart w:id="1066" w:name="_Toc10660049"/>
      <w:bookmarkStart w:id="1067" w:name="_Toc10989979"/>
      <w:r w:rsidRPr="006C5611">
        <w:t>Node: Sub-criterion</w:t>
      </w:r>
      <w:bookmarkEnd w:id="1066"/>
      <w:bookmarkEnd w:id="1067"/>
    </w:p>
    <w:p w14:paraId="2BACDAC7"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&lt;Subcriterion&gt;</w:t>
      </w:r>
    </w:p>
    <w:p w14:paraId="2151DA3D"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Criterion</w:t>
      </w:r>
    </w:p>
    <w:p w14:paraId="5C2E2240" w14:textId="6442980E" w:rsidR="001D3F73" w:rsidRDefault="00FC6AF8">
      <w:pPr>
        <w:pStyle w:val="Standard"/>
        <w:spacing w:after="0" w:line="276" w:lineRule="auto"/>
      </w:pPr>
      <w:commentRangeStart w:id="1068"/>
      <w:r>
        <w:rPr>
          <w:rFonts w:ascii="Bookman Old Style" w:hAnsi="Bookman Old Style"/>
          <w:sz w:val="24"/>
          <w:szCs w:val="24"/>
          <w:u w:val="single"/>
        </w:rPr>
        <w:t>Child</w:t>
      </w:r>
      <w:r w:rsidR="00A31D90">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sidR="00F0159C">
        <w:rPr>
          <w:rFonts w:ascii="Bookman Old Style" w:hAnsi="Bookman Old Style"/>
          <w:sz w:val="24"/>
          <w:szCs w:val="24"/>
        </w:rPr>
        <w:t>Summaries</w:t>
      </w:r>
      <w:r>
        <w:rPr>
          <w:rFonts w:ascii="Bookman Old Style" w:hAnsi="Bookman Old Style"/>
          <w:sz w:val="24"/>
          <w:szCs w:val="24"/>
        </w:rPr>
        <w:t>, Rationale, Category,</w:t>
      </w:r>
      <w:r w:rsidR="004E62D0">
        <w:rPr>
          <w:rFonts w:ascii="Bookman Old Style" w:hAnsi="Bookman Old Style"/>
          <w:sz w:val="24"/>
          <w:szCs w:val="24"/>
        </w:rPr>
        <w:t xml:space="preserve"> Plausible</w:t>
      </w:r>
      <w:r w:rsidR="000446A1">
        <w:rPr>
          <w:rFonts w:ascii="Bookman Old Style" w:hAnsi="Bookman Old Style"/>
          <w:sz w:val="24"/>
          <w:szCs w:val="24"/>
        </w:rPr>
        <w:t>-</w:t>
      </w:r>
      <w:r w:rsidR="004E62D0">
        <w:rPr>
          <w:rFonts w:ascii="Bookman Old Style" w:hAnsi="Bookman Old Style"/>
          <w:sz w:val="24"/>
          <w:szCs w:val="24"/>
        </w:rPr>
        <w:t xml:space="preserve">bounds, </w:t>
      </w:r>
      <w:r w:rsidR="000446A1">
        <w:rPr>
          <w:rFonts w:ascii="Bookman Old Style" w:hAnsi="Bookman Old Style"/>
          <w:sz w:val="24"/>
          <w:szCs w:val="24"/>
        </w:rPr>
        <w:t>K</w:t>
      </w:r>
      <w:r w:rsidR="004E62D0">
        <w:rPr>
          <w:rFonts w:ascii="Bookman Old Style" w:hAnsi="Bookman Old Style"/>
          <w:sz w:val="24"/>
          <w:szCs w:val="24"/>
        </w:rPr>
        <w:t>ey</w:t>
      </w:r>
      <w:r w:rsidR="000446A1">
        <w:rPr>
          <w:rFonts w:ascii="Bookman Old Style" w:hAnsi="Bookman Old Style"/>
          <w:sz w:val="24"/>
          <w:szCs w:val="24"/>
        </w:rPr>
        <w:t>-</w:t>
      </w:r>
      <w:r w:rsidR="00BF7C80">
        <w:rPr>
          <w:rFonts w:ascii="Bookman Old Style" w:hAnsi="Bookman Old Style"/>
          <w:sz w:val="24"/>
          <w:szCs w:val="24"/>
        </w:rPr>
        <w:t>indicator-</w:t>
      </w:r>
      <w:r w:rsidR="004E62D0">
        <w:rPr>
          <w:rFonts w:ascii="Bookman Old Style" w:hAnsi="Bookman Old Style"/>
          <w:sz w:val="24"/>
          <w:szCs w:val="24"/>
        </w:rPr>
        <w:t>variable</w:t>
      </w:r>
      <w:r w:rsidR="00F0159C">
        <w:rPr>
          <w:rFonts w:ascii="Bookman Old Style" w:hAnsi="Bookman Old Style"/>
          <w:sz w:val="24"/>
          <w:szCs w:val="24"/>
        </w:rPr>
        <w:t>s</w:t>
      </w:r>
      <w:r w:rsidR="004E62D0">
        <w:rPr>
          <w:rFonts w:ascii="Bookman Old Style" w:hAnsi="Bookman Old Style"/>
          <w:sz w:val="24"/>
          <w:szCs w:val="24"/>
        </w:rPr>
        <w:t xml:space="preserve">, </w:t>
      </w:r>
      <w:r w:rsidR="000446A1">
        <w:rPr>
          <w:rFonts w:ascii="Bookman Old Style" w:hAnsi="Bookman Old Style"/>
          <w:sz w:val="24"/>
          <w:szCs w:val="24"/>
        </w:rPr>
        <w:t>T</w:t>
      </w:r>
      <w:r w:rsidR="004E62D0">
        <w:rPr>
          <w:rFonts w:ascii="Bookman Old Style" w:hAnsi="Bookman Old Style"/>
          <w:sz w:val="24"/>
          <w:szCs w:val="24"/>
        </w:rPr>
        <w:t>hreat</w:t>
      </w:r>
      <w:r w:rsidR="000446A1">
        <w:rPr>
          <w:rFonts w:ascii="Bookman Old Style" w:hAnsi="Bookman Old Style"/>
          <w:sz w:val="24"/>
          <w:szCs w:val="24"/>
        </w:rPr>
        <w:t>-</w:t>
      </w:r>
      <w:r w:rsidR="004E62D0">
        <w:rPr>
          <w:rFonts w:ascii="Bookman Old Style" w:hAnsi="Bookman Old Style"/>
          <w:sz w:val="24"/>
          <w:szCs w:val="24"/>
        </w:rPr>
        <w:t>defined</w:t>
      </w:r>
      <w:r w:rsidR="000446A1">
        <w:rPr>
          <w:rFonts w:ascii="Bookman Old Style" w:hAnsi="Bookman Old Style"/>
          <w:sz w:val="24"/>
          <w:szCs w:val="24"/>
        </w:rPr>
        <w:t>-</w:t>
      </w:r>
      <w:r w:rsidR="004E62D0">
        <w:rPr>
          <w:rFonts w:ascii="Bookman Old Style" w:hAnsi="Bookman Old Style"/>
          <w:sz w:val="24"/>
          <w:szCs w:val="24"/>
        </w:rPr>
        <w:t xml:space="preserve">locations, </w:t>
      </w:r>
      <w:r w:rsidR="000446A1">
        <w:rPr>
          <w:rFonts w:ascii="Bookman Old Style" w:hAnsi="Bookman Old Style"/>
          <w:sz w:val="24"/>
          <w:szCs w:val="24"/>
        </w:rPr>
        <w:t>C</w:t>
      </w:r>
      <w:r w:rsidR="004E62D0">
        <w:rPr>
          <w:rFonts w:ascii="Bookman Old Style" w:hAnsi="Bookman Old Style"/>
          <w:sz w:val="24"/>
          <w:szCs w:val="24"/>
        </w:rPr>
        <w:t>ontinuing</w:t>
      </w:r>
      <w:r w:rsidR="000446A1">
        <w:rPr>
          <w:rFonts w:ascii="Bookman Old Style" w:hAnsi="Bookman Old Style"/>
          <w:sz w:val="24"/>
          <w:szCs w:val="24"/>
        </w:rPr>
        <w:t>-</w:t>
      </w:r>
      <w:r w:rsidR="004E62D0">
        <w:rPr>
          <w:rFonts w:ascii="Bookman Old Style" w:hAnsi="Bookman Old Style"/>
          <w:sz w:val="24"/>
          <w:szCs w:val="24"/>
        </w:rPr>
        <w:t>decline,</w:t>
      </w:r>
      <w:r w:rsidR="000446A1">
        <w:rPr>
          <w:rFonts w:ascii="Bookman Old Style" w:hAnsi="Bookman Old Style"/>
          <w:sz w:val="24"/>
          <w:szCs w:val="24"/>
        </w:rPr>
        <w:t xml:space="preserve"> T</w:t>
      </w:r>
      <w:r w:rsidR="004E62D0">
        <w:rPr>
          <w:rFonts w:ascii="Bookman Old Style" w:hAnsi="Bookman Old Style"/>
          <w:sz w:val="24"/>
          <w:szCs w:val="24"/>
        </w:rPr>
        <w:t>hreatening</w:t>
      </w:r>
      <w:r w:rsidR="000446A1">
        <w:rPr>
          <w:rFonts w:ascii="Bookman Old Style" w:hAnsi="Bookman Old Style"/>
          <w:sz w:val="24"/>
          <w:szCs w:val="24"/>
        </w:rPr>
        <w:t>-</w:t>
      </w:r>
      <w:r w:rsidR="004E62D0">
        <w:rPr>
          <w:rFonts w:ascii="Bookman Old Style" w:hAnsi="Bookman Old Style"/>
          <w:sz w:val="24"/>
          <w:szCs w:val="24"/>
        </w:rPr>
        <w:t>process</w:t>
      </w:r>
      <w:commentRangeEnd w:id="1068"/>
      <w:r w:rsidR="00F0159C">
        <w:rPr>
          <w:rStyle w:val="Refdecomentario"/>
        </w:rPr>
        <w:commentReference w:id="1068"/>
      </w:r>
    </w:p>
    <w:p w14:paraId="70E4C967" w14:textId="77777777" w:rsidR="001D3F73" w:rsidRDefault="001D3F73">
      <w:pPr>
        <w:pStyle w:val="Standard"/>
        <w:spacing w:after="0" w:line="276" w:lineRule="auto"/>
        <w:rPr>
          <w:rFonts w:ascii="Bookman Old Style" w:hAnsi="Bookman Old Style"/>
          <w:sz w:val="24"/>
          <w:szCs w:val="24"/>
        </w:rPr>
      </w:pPr>
    </w:p>
    <w:p w14:paraId="140F55FA" w14:textId="1DE3EF86"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the risk assessment outcomes for one sub-criterion. It contains a text description, risk category assigned and quantitative data from indicator variable</w:t>
      </w:r>
      <w:r w:rsidR="00B94818">
        <w:rPr>
          <w:rFonts w:ascii="Bookman Old Style" w:hAnsi="Bookman Old Style"/>
          <w:sz w:val="24"/>
          <w:szCs w:val="24"/>
        </w:rPr>
        <w:t>s</w:t>
      </w:r>
      <w:r>
        <w:rPr>
          <w:rFonts w:ascii="Bookman Old Style" w:hAnsi="Bookman Old Style"/>
          <w:sz w:val="24"/>
          <w:szCs w:val="24"/>
        </w:rPr>
        <w:t>.</w:t>
      </w:r>
    </w:p>
    <w:p w14:paraId="2B621E7B" w14:textId="403E844E" w:rsidR="001D3F73" w:rsidRDefault="00FC6AF8">
      <w:pPr>
        <w:pStyle w:val="Standard"/>
        <w:jc w:val="both"/>
      </w:pPr>
      <w:r>
        <w:rPr>
          <w:rFonts w:ascii="Bookman Old Style" w:hAnsi="Bookman Old Style"/>
          <w:sz w:val="24"/>
          <w:szCs w:val="24"/>
          <w:u w:val="single"/>
        </w:rPr>
        <w:t>A</w:t>
      </w:r>
      <w:r w:rsidR="00A31D90">
        <w:rPr>
          <w:rFonts w:ascii="Bookman Old Style" w:hAnsi="Bookman Old Style"/>
          <w:sz w:val="24"/>
          <w:szCs w:val="24"/>
          <w:u w:val="single"/>
        </w:rPr>
        <w:t>t</w:t>
      </w:r>
      <w:r>
        <w:rPr>
          <w:rFonts w:ascii="Bookman Old Style" w:hAnsi="Bookman Old Style"/>
          <w:sz w:val="24"/>
          <w:szCs w:val="24"/>
          <w:u w:val="single"/>
        </w:rPr>
        <w:t>tributes:</w:t>
      </w:r>
      <w:r w:rsidRPr="0086663B">
        <w:rPr>
          <w:rFonts w:ascii="Bookman Old Style" w:hAnsi="Bookman Old Style"/>
          <w:sz w:val="24"/>
          <w:szCs w:val="24"/>
        </w:rPr>
        <w:t xml:space="preserve"> </w:t>
      </w:r>
      <w:r>
        <w:rPr>
          <w:rFonts w:ascii="Bookman Old Style" w:hAnsi="Bookman Old Style"/>
          <w:sz w:val="24"/>
          <w:szCs w:val="24"/>
        </w:rPr>
        <w:t>name</w:t>
      </w:r>
    </w:p>
    <w:p w14:paraId="5151A946" w14:textId="289C4B95" w:rsidR="00B94818" w:rsidRPr="00B94818" w:rsidRDefault="00FC6AF8">
      <w:pPr>
        <w:pStyle w:val="Prrafodelista"/>
        <w:numPr>
          <w:ilvl w:val="0"/>
          <w:numId w:val="7"/>
        </w:numPr>
        <w:suppressAutoHyphens w:val="0"/>
        <w:spacing w:line="256" w:lineRule="auto"/>
        <w:jc w:val="both"/>
      </w:pPr>
      <w:r>
        <w:rPr>
          <w:rFonts w:ascii="Bookman Old Style" w:hAnsi="Bookman Old Style"/>
          <w:sz w:val="24"/>
          <w:szCs w:val="24"/>
        </w:rPr>
        <w:t>@name: element indicating the name of the sub-criterion used by the assessment author(s). It contains an acrony</w:t>
      </w:r>
      <w:r w:rsidR="00B94818">
        <w:rPr>
          <w:rFonts w:ascii="Bookman Old Style" w:hAnsi="Bookman Old Style"/>
          <w:sz w:val="24"/>
          <w:szCs w:val="24"/>
        </w:rPr>
        <w:t xml:space="preserve">m in case of IUCN RLE criteria: </w:t>
      </w:r>
    </w:p>
    <w:p w14:paraId="72DE9EA1" w14:textId="77207A55" w:rsidR="00B94818" w:rsidRDefault="00B94818" w:rsidP="00B94818">
      <w:pPr>
        <w:pStyle w:val="Prrafodelista"/>
        <w:suppressAutoHyphens w:val="0"/>
        <w:spacing w:line="256" w:lineRule="auto"/>
        <w:jc w:val="both"/>
        <w:rPr>
          <w:rFonts w:ascii="Bookman Old Style" w:hAnsi="Bookman Old Style"/>
          <w:sz w:val="24"/>
          <w:szCs w:val="24"/>
        </w:rPr>
      </w:pPr>
      <w:r>
        <w:rPr>
          <w:rFonts w:ascii="Bookman Old Style" w:hAnsi="Bookman Old Style"/>
          <w:sz w:val="24"/>
          <w:szCs w:val="24"/>
        </w:rPr>
        <w:t xml:space="preserve">Criterion </w:t>
      </w:r>
      <w:r w:rsidR="00FC6AF8">
        <w:rPr>
          <w:rFonts w:ascii="Bookman Old Style" w:hAnsi="Bookman Old Style"/>
          <w:sz w:val="24"/>
          <w:szCs w:val="24"/>
        </w:rPr>
        <w:t>A</w:t>
      </w:r>
      <w:r>
        <w:rPr>
          <w:rFonts w:ascii="Bookman Old Style" w:hAnsi="Bookman Old Style"/>
          <w:sz w:val="24"/>
          <w:szCs w:val="24"/>
        </w:rPr>
        <w:t xml:space="preserve">: sub-criterions </w:t>
      </w:r>
      <w:r w:rsidRPr="00B94818">
        <w:rPr>
          <w:rFonts w:ascii="Bookman Old Style" w:hAnsi="Bookman Old Style"/>
          <w:b/>
          <w:sz w:val="24"/>
          <w:szCs w:val="24"/>
        </w:rPr>
        <w:t>A1, A2a, A2b, A3</w:t>
      </w:r>
      <w:r>
        <w:rPr>
          <w:rFonts w:ascii="Bookman Old Style" w:hAnsi="Bookman Old Style"/>
          <w:sz w:val="24"/>
          <w:szCs w:val="24"/>
        </w:rPr>
        <w:t xml:space="preserve">. </w:t>
      </w:r>
    </w:p>
    <w:p w14:paraId="699B1D81" w14:textId="0B2F01A6" w:rsidR="00B94818" w:rsidRDefault="00B94818" w:rsidP="00B94818">
      <w:pPr>
        <w:pStyle w:val="Prrafodelista"/>
        <w:suppressAutoHyphens w:val="0"/>
        <w:spacing w:line="256" w:lineRule="auto"/>
        <w:jc w:val="both"/>
        <w:rPr>
          <w:rFonts w:ascii="Bookman Old Style" w:hAnsi="Bookman Old Style"/>
          <w:sz w:val="24"/>
          <w:szCs w:val="24"/>
        </w:rPr>
      </w:pPr>
      <w:r>
        <w:rPr>
          <w:rFonts w:ascii="Bookman Old Style" w:hAnsi="Bookman Old Style"/>
          <w:sz w:val="24"/>
          <w:szCs w:val="24"/>
        </w:rPr>
        <w:t xml:space="preserve">Criterion B: sub-criterions </w:t>
      </w:r>
      <w:r w:rsidRPr="00B94818">
        <w:rPr>
          <w:rFonts w:ascii="Bookman Old Style" w:hAnsi="Bookman Old Style"/>
          <w:b/>
          <w:sz w:val="24"/>
          <w:szCs w:val="24"/>
        </w:rPr>
        <w:t>B1, B2, B3</w:t>
      </w:r>
      <w:r>
        <w:rPr>
          <w:rFonts w:ascii="Bookman Old Style" w:hAnsi="Bookman Old Style"/>
          <w:sz w:val="24"/>
          <w:szCs w:val="24"/>
        </w:rPr>
        <w:t>.</w:t>
      </w:r>
    </w:p>
    <w:p w14:paraId="6D708ED0" w14:textId="48D19D1A" w:rsidR="00B94818" w:rsidRDefault="00B94818" w:rsidP="00B94818">
      <w:pPr>
        <w:pStyle w:val="Prrafodelista"/>
        <w:suppressAutoHyphens w:val="0"/>
        <w:spacing w:line="256" w:lineRule="auto"/>
        <w:jc w:val="both"/>
        <w:rPr>
          <w:rFonts w:ascii="Bookman Old Style" w:hAnsi="Bookman Old Style"/>
          <w:sz w:val="24"/>
          <w:szCs w:val="24"/>
        </w:rPr>
      </w:pPr>
      <w:r>
        <w:rPr>
          <w:rFonts w:ascii="Bookman Old Style" w:hAnsi="Bookman Old Style"/>
          <w:sz w:val="24"/>
          <w:szCs w:val="24"/>
        </w:rPr>
        <w:t xml:space="preserve">Criterion C: sub-criterions </w:t>
      </w:r>
      <w:r w:rsidRPr="00B94818">
        <w:rPr>
          <w:rFonts w:ascii="Bookman Old Style" w:hAnsi="Bookman Old Style"/>
          <w:b/>
          <w:sz w:val="24"/>
          <w:szCs w:val="24"/>
        </w:rPr>
        <w:t>C1, C2a, C2b, C3</w:t>
      </w:r>
      <w:r>
        <w:rPr>
          <w:rFonts w:ascii="Bookman Old Style" w:hAnsi="Bookman Old Style"/>
          <w:sz w:val="24"/>
          <w:szCs w:val="24"/>
        </w:rPr>
        <w:t>.</w:t>
      </w:r>
    </w:p>
    <w:p w14:paraId="7CD6866C" w14:textId="7B5AFD54" w:rsidR="00B94818" w:rsidRDefault="00B94818" w:rsidP="00B94818">
      <w:pPr>
        <w:pStyle w:val="Prrafodelista"/>
        <w:suppressAutoHyphens w:val="0"/>
        <w:spacing w:line="256" w:lineRule="auto"/>
        <w:jc w:val="both"/>
        <w:rPr>
          <w:rFonts w:ascii="Bookman Old Style" w:hAnsi="Bookman Old Style"/>
          <w:sz w:val="24"/>
          <w:szCs w:val="24"/>
        </w:rPr>
      </w:pPr>
      <w:r>
        <w:rPr>
          <w:rFonts w:ascii="Bookman Old Style" w:hAnsi="Bookman Old Style"/>
          <w:sz w:val="24"/>
          <w:szCs w:val="24"/>
        </w:rPr>
        <w:t xml:space="preserve">Criterion D: sub-criterions </w:t>
      </w:r>
      <w:r w:rsidRPr="00B94818">
        <w:rPr>
          <w:rFonts w:ascii="Bookman Old Style" w:hAnsi="Bookman Old Style"/>
          <w:b/>
          <w:sz w:val="24"/>
          <w:szCs w:val="24"/>
        </w:rPr>
        <w:t>D1, D2a, D2b, D3</w:t>
      </w:r>
      <w:r>
        <w:rPr>
          <w:rFonts w:ascii="Bookman Old Style" w:hAnsi="Bookman Old Style"/>
          <w:sz w:val="24"/>
          <w:szCs w:val="24"/>
        </w:rPr>
        <w:t>.</w:t>
      </w:r>
    </w:p>
    <w:p w14:paraId="73DF0811" w14:textId="42964B5C" w:rsidR="001D3F73" w:rsidRPr="00FB7D44" w:rsidRDefault="00B94818" w:rsidP="00FB7D44">
      <w:pPr>
        <w:pStyle w:val="Prrafodelista"/>
        <w:suppressAutoHyphens w:val="0"/>
        <w:spacing w:line="256" w:lineRule="auto"/>
        <w:jc w:val="both"/>
      </w:pPr>
      <w:r>
        <w:rPr>
          <w:rFonts w:ascii="Bookman Old Style" w:hAnsi="Bookman Old Style"/>
          <w:sz w:val="24"/>
          <w:szCs w:val="24"/>
        </w:rPr>
        <w:t>Criterion E: none sub-criterion.</w:t>
      </w:r>
    </w:p>
    <w:p w14:paraId="4E455A27" w14:textId="77777777" w:rsidR="001D3F73" w:rsidRDefault="001D3F73">
      <w:pPr>
        <w:pStyle w:val="Standard"/>
        <w:spacing w:after="0" w:line="240" w:lineRule="auto"/>
        <w:jc w:val="both"/>
        <w:rPr>
          <w:rFonts w:ascii="Bookman Old Style" w:hAnsi="Bookman Old Style"/>
          <w:sz w:val="24"/>
          <w:szCs w:val="24"/>
        </w:rPr>
      </w:pPr>
    </w:p>
    <w:p w14:paraId="55A06C40" w14:textId="5F50773B" w:rsidR="001D3F73" w:rsidRDefault="00FC6AF8">
      <w:pPr>
        <w:pStyle w:val="Standard"/>
        <w:spacing w:after="0" w:line="240" w:lineRule="auto"/>
        <w:jc w:val="both"/>
      </w:pPr>
      <w:r>
        <w:rPr>
          <w:rFonts w:ascii="Bookman Old Style" w:hAnsi="Bookman Old Style"/>
          <w:sz w:val="24"/>
          <w:szCs w:val="24"/>
          <w:u w:val="single"/>
        </w:rPr>
        <w:t>Example</w:t>
      </w:r>
      <w:r w:rsidR="002F6EE0">
        <w:rPr>
          <w:rFonts w:ascii="Bookman Old Style" w:hAnsi="Bookman Old Style"/>
          <w:sz w:val="24"/>
          <w:szCs w:val="24"/>
          <w:u w:val="single"/>
        </w:rPr>
        <w:t>s</w:t>
      </w:r>
      <w:r>
        <w:rPr>
          <w:rFonts w:ascii="Bookman Old Style" w:hAnsi="Bookman Old Style"/>
          <w:sz w:val="24"/>
          <w:szCs w:val="24"/>
          <w:u w:val="single"/>
        </w:rPr>
        <w:t>:</w:t>
      </w:r>
    </w:p>
    <w:p w14:paraId="0665A42D" w14:textId="77777777" w:rsidR="001D3F73" w:rsidRDefault="001D3F73">
      <w:pPr>
        <w:pStyle w:val="Standard"/>
        <w:spacing w:after="0" w:line="240" w:lineRule="auto"/>
        <w:jc w:val="both"/>
        <w:rPr>
          <w:rFonts w:ascii="Courier New" w:hAnsi="Courier New" w:cs="Courier New"/>
        </w:rPr>
      </w:pPr>
    </w:p>
    <w:p w14:paraId="58021AD7" w14:textId="5A744ED3" w:rsidR="001D3F73" w:rsidRPr="002F6EE0" w:rsidRDefault="00B94818" w:rsidP="002F6EE0">
      <w:pPr>
        <w:pStyle w:val="Standard"/>
        <w:spacing w:after="0" w:line="240" w:lineRule="auto"/>
        <w:ind w:firstLine="720"/>
        <w:rPr>
          <w:rFonts w:asciiTheme="minorHAnsi" w:hAnsiTheme="minorHAnsi" w:cstheme="minorHAnsi"/>
          <w:sz w:val="24"/>
        </w:rPr>
      </w:pPr>
      <w:commentRangeStart w:id="1069"/>
      <w:r w:rsidRPr="002F6EE0">
        <w:rPr>
          <w:rFonts w:asciiTheme="minorHAnsi" w:hAnsiTheme="minorHAnsi" w:cstheme="minorHAnsi"/>
          <w:sz w:val="24"/>
        </w:rPr>
        <w:t>&lt;</w:t>
      </w:r>
      <w:r w:rsidRPr="002F6EE0">
        <w:rPr>
          <w:rFonts w:asciiTheme="minorHAnsi" w:hAnsiTheme="minorHAnsi" w:cstheme="minorHAnsi"/>
          <w:color w:val="0070C0"/>
          <w:sz w:val="24"/>
        </w:rPr>
        <w:t>Subcriterion</w:t>
      </w:r>
      <w:r w:rsidRPr="002F6EE0">
        <w:rPr>
          <w:rFonts w:asciiTheme="minorHAnsi" w:hAnsiTheme="minorHAnsi" w:cstheme="minorHAnsi"/>
          <w:sz w:val="24"/>
        </w:rPr>
        <w:t xml:space="preserve"> </w:t>
      </w:r>
      <w:r w:rsidRPr="002F6EE0">
        <w:rPr>
          <w:rFonts w:asciiTheme="minorHAnsi" w:hAnsiTheme="minorHAnsi" w:cstheme="minorHAnsi"/>
          <w:color w:val="FF0000"/>
          <w:sz w:val="24"/>
        </w:rPr>
        <w:t>name</w:t>
      </w:r>
      <w:r w:rsidRPr="002F6EE0">
        <w:rPr>
          <w:rFonts w:asciiTheme="minorHAnsi" w:hAnsiTheme="minorHAnsi" w:cstheme="minorHAnsi"/>
          <w:sz w:val="24"/>
        </w:rPr>
        <w:t>=A1&gt;</w:t>
      </w:r>
    </w:p>
    <w:p w14:paraId="652C104C" w14:textId="77777777" w:rsidR="002F6EE0" w:rsidRPr="002F6EE0" w:rsidRDefault="002F6EE0" w:rsidP="002F6EE0">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&lt;Summaries&gt;&lt;/Summaries&gt;</w:t>
      </w:r>
    </w:p>
    <w:p w14:paraId="7F66AD6E" w14:textId="667A2BF1" w:rsidR="002F6EE0" w:rsidRPr="002F6EE0" w:rsidRDefault="002F6EE0" w:rsidP="002F6EE0">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lastRenderedPageBreak/>
        <w:t>&lt;Rationale&gt;No reliable information to assess current ecosystem decline.&lt;/Rationale&gt;</w:t>
      </w:r>
    </w:p>
    <w:p w14:paraId="211863DA" w14:textId="01565CAC" w:rsidR="002F6EE0" w:rsidRPr="002F6EE0" w:rsidRDefault="002F6EE0" w:rsidP="002F6EE0">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&lt;Category&gt;DD&lt;/Category&gt;</w:t>
      </w:r>
    </w:p>
    <w:p w14:paraId="53057675" w14:textId="692DD95F" w:rsidR="002F6EE0" w:rsidRPr="002F6EE0" w:rsidRDefault="002F6EE0" w:rsidP="002F6EE0">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&lt;Plausible-bounds lower="" upper=""/&gt;</w:t>
      </w:r>
    </w:p>
    <w:p w14:paraId="1CE5FDCF" w14:textId="3E46B708" w:rsidR="002F6EE0" w:rsidRPr="002F6EE0" w:rsidRDefault="002F6EE0" w:rsidP="002F6EE0">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&lt;Key-indicator-variables&gt;&lt;/Key-indicator-variables&gt;</w:t>
      </w:r>
    </w:p>
    <w:p w14:paraId="40F4E89E" w14:textId="77777777" w:rsidR="002F6EE0" w:rsidRPr="002F6EE0" w:rsidRDefault="002F6EE0" w:rsidP="002F6EE0">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&lt;Continuing-decline numeral=""/&gt;</w:t>
      </w:r>
    </w:p>
    <w:p w14:paraId="4DE92A80" w14:textId="0E8CDFA6" w:rsidR="002F6EE0" w:rsidRPr="002F6EE0" w:rsidRDefault="002F6EE0" w:rsidP="002F6EE0">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&lt;Threatening-process/&gt;</w:t>
      </w:r>
    </w:p>
    <w:p w14:paraId="1EF8F5C5" w14:textId="4D6CAC82" w:rsidR="002F6EE0" w:rsidRPr="002F6EE0" w:rsidRDefault="002F6EE0" w:rsidP="002F6EE0">
      <w:pPr>
        <w:pStyle w:val="Standard"/>
        <w:spacing w:after="0" w:line="240" w:lineRule="auto"/>
        <w:ind w:firstLine="720"/>
        <w:rPr>
          <w:rFonts w:asciiTheme="minorHAnsi" w:hAnsiTheme="minorHAnsi" w:cstheme="minorHAnsi"/>
          <w:sz w:val="24"/>
        </w:rPr>
      </w:pPr>
      <w:r w:rsidRPr="002F6EE0">
        <w:rPr>
          <w:rFonts w:asciiTheme="minorHAnsi" w:hAnsiTheme="minorHAnsi" w:cstheme="minorHAnsi"/>
          <w:sz w:val="24"/>
        </w:rPr>
        <w:t>&lt;/</w:t>
      </w:r>
      <w:r w:rsidRPr="002F6EE0">
        <w:rPr>
          <w:rFonts w:asciiTheme="minorHAnsi" w:hAnsiTheme="minorHAnsi" w:cstheme="minorHAnsi"/>
          <w:color w:val="0070C0"/>
          <w:sz w:val="24"/>
        </w:rPr>
        <w:t>Subcriterion</w:t>
      </w:r>
      <w:r w:rsidRPr="002F6EE0">
        <w:rPr>
          <w:rFonts w:asciiTheme="minorHAnsi" w:hAnsiTheme="minorHAnsi" w:cstheme="minorHAnsi"/>
          <w:sz w:val="24"/>
        </w:rPr>
        <w:t>&gt;</w:t>
      </w:r>
      <w:commentRangeEnd w:id="1069"/>
      <w:r>
        <w:rPr>
          <w:rStyle w:val="Refdecomentario"/>
        </w:rPr>
        <w:commentReference w:id="1069"/>
      </w:r>
    </w:p>
    <w:p w14:paraId="3B00D4F0" w14:textId="77777777" w:rsidR="00B94818" w:rsidRDefault="00B94818">
      <w:pPr>
        <w:pStyle w:val="Standard"/>
        <w:spacing w:after="0" w:line="240" w:lineRule="auto"/>
        <w:jc w:val="both"/>
        <w:rPr>
          <w:rFonts w:ascii="Courier New" w:hAnsi="Courier New" w:cs="Courier New"/>
        </w:rPr>
      </w:pPr>
    </w:p>
    <w:p w14:paraId="5400A580" w14:textId="14FE1722" w:rsidR="00B94818" w:rsidRPr="002F6EE0" w:rsidRDefault="00B94818" w:rsidP="002F6EE0">
      <w:pPr>
        <w:pStyle w:val="Standard"/>
        <w:spacing w:after="0" w:line="240" w:lineRule="auto"/>
        <w:ind w:firstLine="720"/>
        <w:rPr>
          <w:rFonts w:asciiTheme="minorHAnsi" w:hAnsiTheme="minorHAnsi" w:cstheme="minorHAnsi"/>
          <w:sz w:val="24"/>
        </w:rPr>
      </w:pPr>
      <w:commentRangeStart w:id="1070"/>
      <w:r w:rsidRPr="002F6EE0">
        <w:rPr>
          <w:rFonts w:asciiTheme="minorHAnsi" w:hAnsiTheme="minorHAnsi" w:cstheme="minorHAnsi"/>
          <w:sz w:val="24"/>
        </w:rPr>
        <w:t>&lt;</w:t>
      </w:r>
      <w:r w:rsidRPr="002F6EE0">
        <w:rPr>
          <w:rFonts w:asciiTheme="minorHAnsi" w:hAnsiTheme="minorHAnsi" w:cstheme="minorHAnsi"/>
          <w:color w:val="0070C0"/>
          <w:sz w:val="24"/>
        </w:rPr>
        <w:t>Subcriterion</w:t>
      </w:r>
      <w:r w:rsidRPr="002F6EE0">
        <w:rPr>
          <w:rFonts w:asciiTheme="minorHAnsi" w:hAnsiTheme="minorHAnsi" w:cstheme="minorHAnsi"/>
          <w:sz w:val="24"/>
        </w:rPr>
        <w:t xml:space="preserve"> </w:t>
      </w:r>
      <w:r w:rsidRPr="002F6EE0">
        <w:rPr>
          <w:rFonts w:asciiTheme="minorHAnsi" w:hAnsiTheme="minorHAnsi" w:cstheme="minorHAnsi"/>
          <w:color w:val="FF0000"/>
          <w:sz w:val="24"/>
        </w:rPr>
        <w:t>name</w:t>
      </w:r>
      <w:r w:rsidRPr="002F6EE0">
        <w:rPr>
          <w:rFonts w:asciiTheme="minorHAnsi" w:hAnsiTheme="minorHAnsi" w:cstheme="minorHAnsi"/>
          <w:sz w:val="24"/>
        </w:rPr>
        <w:t>=B1&gt;</w:t>
      </w:r>
    </w:p>
    <w:p w14:paraId="7E1F0B51" w14:textId="77777777" w:rsidR="002F6EE0" w:rsidRPr="002F6EE0" w:rsidRDefault="002F6EE0" w:rsidP="002F6EE0">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&lt;Summaries&gt;&lt;/Summaries&gt;</w:t>
      </w:r>
    </w:p>
    <w:p w14:paraId="080216F1" w14:textId="28DA6BC5" w:rsidR="002F6EE0" w:rsidRPr="002F6EE0" w:rsidRDefault="002F6EE0" w:rsidP="002F6EE0">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&lt;Rationale&gt;The mapped EEO is below the Vulnerable threshold under Criterion B1, and the ecosystem is undergoing continuing decline in distribution, biodiversity and quality.</w:t>
      </w:r>
      <w:r>
        <w:rPr>
          <w:rFonts w:asciiTheme="minorHAnsi" w:hAnsiTheme="minorHAnsi" w:cstheme="minorHAnsi"/>
          <w:sz w:val="24"/>
        </w:rPr>
        <w:t>&lt;/</w:t>
      </w:r>
      <w:r w:rsidRPr="002F6EE0">
        <w:rPr>
          <w:rFonts w:asciiTheme="minorHAnsi" w:hAnsiTheme="minorHAnsi" w:cstheme="minorHAnsi"/>
          <w:sz w:val="24"/>
        </w:rPr>
        <w:t>Rationale&gt;</w:t>
      </w:r>
    </w:p>
    <w:p w14:paraId="5336E069" w14:textId="6A3E4A27" w:rsidR="002F6EE0" w:rsidRPr="002F6EE0" w:rsidRDefault="002F6EE0" w:rsidP="002F6EE0">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&lt;Category&gt;VU</w:t>
      </w:r>
      <w:r w:rsidRPr="002F6EE0">
        <w:rPr>
          <w:rFonts w:asciiTheme="minorHAnsi" w:hAnsiTheme="minorHAnsi" w:cstheme="minorHAnsi"/>
          <w:sz w:val="24"/>
        </w:rPr>
        <w:t>&lt;/Category&gt;</w:t>
      </w:r>
    </w:p>
    <w:p w14:paraId="7B4BF335" w14:textId="77777777" w:rsidR="002F6EE0" w:rsidRPr="002F6EE0" w:rsidRDefault="002F6EE0" w:rsidP="002F6EE0">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&lt;Plausible-bounds lower="" upper=""/&gt;</w:t>
      </w:r>
    </w:p>
    <w:p w14:paraId="2BBE3B01" w14:textId="77777777" w:rsidR="002F6EE0" w:rsidRDefault="002F6EE0" w:rsidP="002F6EE0">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&lt;Key-indicator-variables&gt;&lt;/Key-indicator-variables&gt;</w:t>
      </w:r>
    </w:p>
    <w:p w14:paraId="72AFB2BA" w14:textId="7B1EE20A" w:rsidR="002F6EE0" w:rsidRPr="002F6EE0" w:rsidRDefault="002F6EE0" w:rsidP="002F6EE0">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&lt;Threat-defined-locations&gt;&lt;/Threat-defined-locations&gt;</w:t>
      </w:r>
    </w:p>
    <w:p w14:paraId="3BEA6DDB" w14:textId="642B15C4" w:rsidR="002F6EE0" w:rsidRPr="002F6EE0" w:rsidRDefault="002F6EE0" w:rsidP="002F6EE0">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&lt;Continuing-decline numeral="</w:t>
      </w:r>
      <w:r>
        <w:rPr>
          <w:rFonts w:asciiTheme="minorHAnsi" w:hAnsiTheme="minorHAnsi" w:cstheme="minorHAnsi"/>
          <w:sz w:val="24"/>
        </w:rPr>
        <w:t>i, ii, iii"</w:t>
      </w:r>
      <w:r w:rsidRPr="002F6EE0">
        <w:rPr>
          <w:rFonts w:asciiTheme="minorHAnsi" w:hAnsiTheme="minorHAnsi" w:cstheme="minorHAnsi"/>
          <w:sz w:val="24"/>
        </w:rPr>
        <w:t>&gt;</w:t>
      </w:r>
      <w:r>
        <w:rPr>
          <w:rFonts w:asciiTheme="minorHAnsi" w:hAnsiTheme="minorHAnsi" w:cstheme="minorHAnsi"/>
          <w:sz w:val="24"/>
        </w:rPr>
        <w:t>yes</w:t>
      </w:r>
      <w:r w:rsidRPr="002F6EE0">
        <w:rPr>
          <w:rFonts w:asciiTheme="minorHAnsi" w:hAnsiTheme="minorHAnsi" w:cstheme="minorHAnsi"/>
          <w:sz w:val="24"/>
        </w:rPr>
        <w:t>&lt;Continuing-decline numeral</w:t>
      </w:r>
      <w:r>
        <w:rPr>
          <w:rFonts w:asciiTheme="minorHAnsi" w:hAnsiTheme="minorHAnsi" w:cstheme="minorHAnsi"/>
          <w:sz w:val="24"/>
        </w:rPr>
        <w:t>&gt;</w:t>
      </w:r>
    </w:p>
    <w:p w14:paraId="6E884DD6" w14:textId="2B8531E4" w:rsidR="002F6EE0" w:rsidRDefault="002F6EE0" w:rsidP="002F6EE0">
      <w:pPr>
        <w:pStyle w:val="Standard"/>
        <w:spacing w:after="0" w:line="240" w:lineRule="auto"/>
        <w:ind w:left="720" w:firstLine="720"/>
        <w:jc w:val="both"/>
        <w:rPr>
          <w:rFonts w:asciiTheme="minorHAnsi" w:hAnsiTheme="minorHAnsi" w:cstheme="minorHAnsi"/>
          <w:sz w:val="24"/>
        </w:rPr>
      </w:pPr>
      <w:r w:rsidRPr="002F6EE0">
        <w:rPr>
          <w:rFonts w:asciiTheme="minorHAnsi" w:hAnsiTheme="minorHAnsi" w:cstheme="minorHAnsi"/>
          <w:sz w:val="24"/>
        </w:rPr>
        <w:t>&lt;Threatening-process/&gt;</w:t>
      </w:r>
    </w:p>
    <w:p w14:paraId="12829E7D" w14:textId="64F5394E" w:rsidR="002F6EE0" w:rsidRDefault="002F6EE0" w:rsidP="002F6EE0">
      <w:pPr>
        <w:pStyle w:val="Standard"/>
        <w:spacing w:after="0" w:line="240" w:lineRule="auto"/>
        <w:ind w:firstLine="720"/>
        <w:jc w:val="both"/>
        <w:rPr>
          <w:rFonts w:ascii="Courier New" w:hAnsi="Courier New" w:cs="Courier New"/>
        </w:rPr>
      </w:pPr>
      <w:r w:rsidRPr="002F6EE0">
        <w:rPr>
          <w:rFonts w:asciiTheme="minorHAnsi" w:hAnsiTheme="minorHAnsi" w:cstheme="minorHAnsi"/>
          <w:sz w:val="24"/>
        </w:rPr>
        <w:t>&lt;</w:t>
      </w:r>
      <w:r>
        <w:rPr>
          <w:rFonts w:asciiTheme="minorHAnsi" w:hAnsiTheme="minorHAnsi" w:cstheme="minorHAnsi"/>
          <w:sz w:val="24"/>
        </w:rPr>
        <w:t>/</w:t>
      </w:r>
      <w:r w:rsidRPr="002F6EE0">
        <w:rPr>
          <w:rFonts w:asciiTheme="minorHAnsi" w:hAnsiTheme="minorHAnsi" w:cstheme="minorHAnsi"/>
          <w:color w:val="0070C0"/>
          <w:sz w:val="24"/>
        </w:rPr>
        <w:t>Subcriterion</w:t>
      </w:r>
      <w:r w:rsidRPr="002F6EE0">
        <w:rPr>
          <w:rFonts w:asciiTheme="minorHAnsi" w:hAnsiTheme="minorHAnsi" w:cstheme="minorHAnsi"/>
          <w:sz w:val="24"/>
        </w:rPr>
        <w:t>&gt;</w:t>
      </w:r>
      <w:commentRangeEnd w:id="1070"/>
      <w:r>
        <w:rPr>
          <w:rStyle w:val="Refdecomentario"/>
        </w:rPr>
        <w:commentReference w:id="1070"/>
      </w:r>
    </w:p>
    <w:p w14:paraId="1F1C1FD6" w14:textId="77777777" w:rsidR="00B94818" w:rsidRDefault="00B94818">
      <w:pPr>
        <w:pStyle w:val="Standard"/>
        <w:spacing w:after="0" w:line="240" w:lineRule="auto"/>
        <w:jc w:val="both"/>
        <w:rPr>
          <w:rFonts w:ascii="Courier New" w:hAnsi="Courier New" w:cs="Courier New"/>
        </w:rPr>
      </w:pPr>
    </w:p>
    <w:p w14:paraId="0FF0E4A3" w14:textId="572E23A6" w:rsidR="0023374A" w:rsidRPr="002F6EE0" w:rsidRDefault="0023374A" w:rsidP="0023374A">
      <w:pPr>
        <w:pStyle w:val="Standard"/>
        <w:spacing w:after="0" w:line="240" w:lineRule="auto"/>
        <w:ind w:firstLine="720"/>
        <w:rPr>
          <w:rFonts w:asciiTheme="minorHAnsi" w:hAnsiTheme="minorHAnsi" w:cstheme="minorHAnsi"/>
          <w:sz w:val="24"/>
        </w:rPr>
      </w:pPr>
      <w:commentRangeStart w:id="1071"/>
      <w:r w:rsidRPr="002F6EE0">
        <w:rPr>
          <w:rFonts w:asciiTheme="minorHAnsi" w:hAnsiTheme="minorHAnsi" w:cstheme="minorHAnsi"/>
          <w:sz w:val="24"/>
        </w:rPr>
        <w:t>&lt;</w:t>
      </w:r>
      <w:r w:rsidRPr="002F6EE0">
        <w:rPr>
          <w:rFonts w:asciiTheme="minorHAnsi" w:hAnsiTheme="minorHAnsi" w:cstheme="minorHAnsi"/>
          <w:color w:val="0070C0"/>
          <w:sz w:val="24"/>
        </w:rPr>
        <w:t>Subcriterion</w:t>
      </w:r>
      <w:r w:rsidRPr="002F6EE0">
        <w:rPr>
          <w:rFonts w:asciiTheme="minorHAnsi" w:hAnsiTheme="minorHAnsi" w:cstheme="minorHAnsi"/>
          <w:sz w:val="24"/>
        </w:rPr>
        <w:t xml:space="preserve"> </w:t>
      </w:r>
      <w:r w:rsidRPr="002F6EE0">
        <w:rPr>
          <w:rFonts w:asciiTheme="minorHAnsi" w:hAnsiTheme="minorHAnsi" w:cstheme="minorHAnsi"/>
          <w:color w:val="FF0000"/>
          <w:sz w:val="24"/>
        </w:rPr>
        <w:t>name</w:t>
      </w:r>
      <w:r>
        <w:rPr>
          <w:rFonts w:asciiTheme="minorHAnsi" w:hAnsiTheme="minorHAnsi" w:cstheme="minorHAnsi"/>
          <w:sz w:val="24"/>
        </w:rPr>
        <w:t>=B3</w:t>
      </w:r>
      <w:r w:rsidRPr="002F6EE0">
        <w:rPr>
          <w:rFonts w:asciiTheme="minorHAnsi" w:hAnsiTheme="minorHAnsi" w:cstheme="minorHAnsi"/>
          <w:sz w:val="24"/>
        </w:rPr>
        <w:t>&gt;</w:t>
      </w:r>
    </w:p>
    <w:p w14:paraId="27800B2C" w14:textId="77777777" w:rsidR="0023374A" w:rsidRPr="002F6EE0" w:rsidRDefault="0023374A" w:rsidP="0023374A">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&lt;Summaries&gt;&lt;/Summaries&gt;</w:t>
      </w:r>
    </w:p>
    <w:p w14:paraId="7639552C" w14:textId="3B75614A" w:rsidR="0023374A" w:rsidRPr="002F6EE0" w:rsidRDefault="0023374A" w:rsidP="0023374A">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&lt;Rationale&gt;</w:t>
      </w:r>
      <w:r w:rsidRPr="0023374A">
        <w:rPr>
          <w:rFonts w:asciiTheme="minorHAnsi" w:hAnsiTheme="minorHAnsi" w:cstheme="minorHAnsi"/>
          <w:sz w:val="24"/>
        </w:rPr>
        <w:t>Threat defined locations not known, the ecosystem is not likely to be rapidly affected by threats.</w:t>
      </w:r>
      <w:r>
        <w:rPr>
          <w:rFonts w:asciiTheme="minorHAnsi" w:hAnsiTheme="minorHAnsi" w:cstheme="minorHAnsi"/>
          <w:sz w:val="24"/>
        </w:rPr>
        <w:t>&lt;/</w:t>
      </w:r>
      <w:r w:rsidRPr="002F6EE0">
        <w:rPr>
          <w:rFonts w:asciiTheme="minorHAnsi" w:hAnsiTheme="minorHAnsi" w:cstheme="minorHAnsi"/>
          <w:sz w:val="24"/>
        </w:rPr>
        <w:t>Rationale&gt;</w:t>
      </w:r>
    </w:p>
    <w:p w14:paraId="1085700C" w14:textId="3433070E" w:rsidR="0023374A" w:rsidRPr="002F6EE0" w:rsidRDefault="0023374A" w:rsidP="0023374A">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&lt;Category&gt;LC</w:t>
      </w:r>
      <w:r w:rsidRPr="002F6EE0">
        <w:rPr>
          <w:rFonts w:asciiTheme="minorHAnsi" w:hAnsiTheme="minorHAnsi" w:cstheme="minorHAnsi"/>
          <w:sz w:val="24"/>
        </w:rPr>
        <w:t>&lt;/Category&gt;</w:t>
      </w:r>
    </w:p>
    <w:p w14:paraId="6A2847F6" w14:textId="77777777" w:rsidR="0023374A" w:rsidRPr="002F6EE0" w:rsidRDefault="0023374A" w:rsidP="0023374A">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&lt;Plausible-bounds lower="" upper=""/&gt;</w:t>
      </w:r>
    </w:p>
    <w:p w14:paraId="6DEE4AB0" w14:textId="77777777" w:rsidR="0023374A" w:rsidRPr="002F6EE0" w:rsidRDefault="0023374A" w:rsidP="0023374A">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&lt;Threat-defined-locations&gt;&lt;/Threat-defined-locations&gt;</w:t>
      </w:r>
    </w:p>
    <w:p w14:paraId="69B43C12" w14:textId="77777777" w:rsidR="0023374A" w:rsidRPr="002F6EE0" w:rsidRDefault="0023374A" w:rsidP="0023374A">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&lt;Continuing-decline numeral="</w:t>
      </w:r>
      <w:r>
        <w:rPr>
          <w:rFonts w:asciiTheme="minorHAnsi" w:hAnsiTheme="minorHAnsi" w:cstheme="minorHAnsi"/>
          <w:sz w:val="24"/>
        </w:rPr>
        <w:t>i, ii, iii"</w:t>
      </w:r>
      <w:r w:rsidRPr="002F6EE0">
        <w:rPr>
          <w:rFonts w:asciiTheme="minorHAnsi" w:hAnsiTheme="minorHAnsi" w:cstheme="minorHAnsi"/>
          <w:sz w:val="24"/>
        </w:rPr>
        <w:t>&gt;</w:t>
      </w:r>
      <w:r>
        <w:rPr>
          <w:rFonts w:asciiTheme="minorHAnsi" w:hAnsiTheme="minorHAnsi" w:cstheme="minorHAnsi"/>
          <w:sz w:val="24"/>
        </w:rPr>
        <w:t>yes</w:t>
      </w:r>
      <w:r w:rsidRPr="002F6EE0">
        <w:rPr>
          <w:rFonts w:asciiTheme="minorHAnsi" w:hAnsiTheme="minorHAnsi" w:cstheme="minorHAnsi"/>
          <w:sz w:val="24"/>
        </w:rPr>
        <w:t>&lt;Continuing-decline numeral</w:t>
      </w:r>
      <w:r>
        <w:rPr>
          <w:rFonts w:asciiTheme="minorHAnsi" w:hAnsiTheme="minorHAnsi" w:cstheme="minorHAnsi"/>
          <w:sz w:val="24"/>
        </w:rPr>
        <w:t>&gt;</w:t>
      </w:r>
    </w:p>
    <w:p w14:paraId="42715B60" w14:textId="77777777" w:rsidR="0023374A" w:rsidRDefault="0023374A" w:rsidP="0023374A">
      <w:pPr>
        <w:pStyle w:val="Standard"/>
        <w:spacing w:after="0" w:line="240" w:lineRule="auto"/>
        <w:ind w:left="720" w:firstLine="720"/>
        <w:jc w:val="both"/>
        <w:rPr>
          <w:rFonts w:asciiTheme="minorHAnsi" w:hAnsiTheme="minorHAnsi" w:cstheme="minorHAnsi"/>
          <w:sz w:val="24"/>
        </w:rPr>
      </w:pPr>
      <w:r w:rsidRPr="002F6EE0">
        <w:rPr>
          <w:rFonts w:asciiTheme="minorHAnsi" w:hAnsiTheme="minorHAnsi" w:cstheme="minorHAnsi"/>
          <w:sz w:val="24"/>
        </w:rPr>
        <w:t>&lt;Threatening-process/&gt;</w:t>
      </w:r>
    </w:p>
    <w:p w14:paraId="11CB4DBD" w14:textId="77777777" w:rsidR="0023374A" w:rsidRDefault="0023374A" w:rsidP="0023374A">
      <w:pPr>
        <w:pStyle w:val="Standard"/>
        <w:spacing w:after="0" w:line="240" w:lineRule="auto"/>
        <w:ind w:firstLine="720"/>
        <w:jc w:val="both"/>
        <w:rPr>
          <w:rFonts w:ascii="Courier New" w:hAnsi="Courier New" w:cs="Courier New"/>
        </w:rPr>
      </w:pPr>
      <w:r w:rsidRPr="002F6EE0">
        <w:rPr>
          <w:rFonts w:asciiTheme="minorHAnsi" w:hAnsiTheme="minorHAnsi" w:cstheme="minorHAnsi"/>
          <w:sz w:val="24"/>
        </w:rPr>
        <w:t>&lt;</w:t>
      </w:r>
      <w:r>
        <w:rPr>
          <w:rFonts w:asciiTheme="minorHAnsi" w:hAnsiTheme="minorHAnsi" w:cstheme="minorHAnsi"/>
          <w:sz w:val="24"/>
        </w:rPr>
        <w:t>/</w:t>
      </w:r>
      <w:r w:rsidRPr="002F6EE0">
        <w:rPr>
          <w:rFonts w:asciiTheme="minorHAnsi" w:hAnsiTheme="minorHAnsi" w:cstheme="minorHAnsi"/>
          <w:color w:val="0070C0"/>
          <w:sz w:val="24"/>
        </w:rPr>
        <w:t>Subcriterion</w:t>
      </w:r>
      <w:r w:rsidRPr="002F6EE0">
        <w:rPr>
          <w:rFonts w:asciiTheme="minorHAnsi" w:hAnsiTheme="minorHAnsi" w:cstheme="minorHAnsi"/>
          <w:sz w:val="24"/>
        </w:rPr>
        <w:t>&gt;</w:t>
      </w:r>
      <w:commentRangeEnd w:id="1071"/>
      <w:r>
        <w:rPr>
          <w:rStyle w:val="Refdecomentario"/>
        </w:rPr>
        <w:commentReference w:id="1071"/>
      </w:r>
    </w:p>
    <w:p w14:paraId="7020B33A" w14:textId="77777777" w:rsidR="00B94818" w:rsidRDefault="00B94818">
      <w:pPr>
        <w:pStyle w:val="Standard"/>
        <w:spacing w:after="0" w:line="240" w:lineRule="auto"/>
        <w:jc w:val="both"/>
        <w:rPr>
          <w:rFonts w:ascii="Courier New" w:hAnsi="Courier New" w:cs="Courier New"/>
        </w:rPr>
      </w:pPr>
    </w:p>
    <w:p w14:paraId="1E76C719" w14:textId="3D950CF2" w:rsidR="0023374A" w:rsidRPr="002F6EE0" w:rsidRDefault="0023374A" w:rsidP="0023374A">
      <w:pPr>
        <w:pStyle w:val="Standard"/>
        <w:spacing w:after="0" w:line="240" w:lineRule="auto"/>
        <w:ind w:firstLine="720"/>
        <w:rPr>
          <w:rFonts w:asciiTheme="minorHAnsi" w:hAnsiTheme="minorHAnsi" w:cstheme="minorHAnsi"/>
          <w:sz w:val="24"/>
        </w:rPr>
      </w:pPr>
      <w:commentRangeStart w:id="1072"/>
      <w:r w:rsidRPr="002F6EE0">
        <w:rPr>
          <w:rFonts w:asciiTheme="minorHAnsi" w:hAnsiTheme="minorHAnsi" w:cstheme="minorHAnsi"/>
          <w:sz w:val="24"/>
        </w:rPr>
        <w:t>&lt;</w:t>
      </w:r>
      <w:r w:rsidRPr="002F6EE0">
        <w:rPr>
          <w:rFonts w:asciiTheme="minorHAnsi" w:hAnsiTheme="minorHAnsi" w:cstheme="minorHAnsi"/>
          <w:color w:val="0070C0"/>
          <w:sz w:val="24"/>
        </w:rPr>
        <w:t>Subcriterion</w:t>
      </w:r>
      <w:r w:rsidRPr="002F6EE0">
        <w:rPr>
          <w:rFonts w:asciiTheme="minorHAnsi" w:hAnsiTheme="minorHAnsi" w:cstheme="minorHAnsi"/>
          <w:sz w:val="24"/>
        </w:rPr>
        <w:t xml:space="preserve"> </w:t>
      </w:r>
      <w:r w:rsidRPr="002F6EE0">
        <w:rPr>
          <w:rFonts w:asciiTheme="minorHAnsi" w:hAnsiTheme="minorHAnsi" w:cstheme="minorHAnsi"/>
          <w:color w:val="FF0000"/>
          <w:sz w:val="24"/>
        </w:rPr>
        <w:t>name</w:t>
      </w:r>
      <w:r>
        <w:rPr>
          <w:rFonts w:asciiTheme="minorHAnsi" w:hAnsiTheme="minorHAnsi" w:cstheme="minorHAnsi"/>
          <w:sz w:val="24"/>
        </w:rPr>
        <w:t>=C3</w:t>
      </w:r>
      <w:r w:rsidRPr="002F6EE0">
        <w:rPr>
          <w:rFonts w:asciiTheme="minorHAnsi" w:hAnsiTheme="minorHAnsi" w:cstheme="minorHAnsi"/>
          <w:sz w:val="24"/>
        </w:rPr>
        <w:t>&gt;</w:t>
      </w:r>
    </w:p>
    <w:p w14:paraId="4DC0DAA1" w14:textId="77777777" w:rsidR="0023374A" w:rsidRPr="002F6EE0" w:rsidRDefault="0023374A" w:rsidP="0023374A">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&lt;Summaries&gt;&lt;/Summaries&gt;</w:t>
      </w:r>
    </w:p>
    <w:p w14:paraId="7A903670" w14:textId="710BC0BB" w:rsidR="0023374A" w:rsidRPr="002F6EE0" w:rsidRDefault="0023374A" w:rsidP="0023374A">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&lt;Rationale&gt;</w:t>
      </w:r>
      <w:r w:rsidRPr="0023374A">
        <w:rPr>
          <w:rFonts w:asciiTheme="minorHAnsi" w:hAnsiTheme="minorHAnsi" w:cstheme="minorHAnsi"/>
          <w:sz w:val="24"/>
        </w:rPr>
        <w:t>It is unlikely that the extent and severity of environmental degradation exceeds 70% since 1750.</w:t>
      </w:r>
      <w:r>
        <w:rPr>
          <w:rFonts w:asciiTheme="minorHAnsi" w:hAnsiTheme="minorHAnsi" w:cstheme="minorHAnsi"/>
          <w:sz w:val="24"/>
        </w:rPr>
        <w:t>&lt;/</w:t>
      </w:r>
      <w:r w:rsidRPr="002F6EE0">
        <w:rPr>
          <w:rFonts w:asciiTheme="minorHAnsi" w:hAnsiTheme="minorHAnsi" w:cstheme="minorHAnsi"/>
          <w:sz w:val="24"/>
        </w:rPr>
        <w:t>Rationale&gt;</w:t>
      </w:r>
    </w:p>
    <w:p w14:paraId="098572BB" w14:textId="7E27F386" w:rsidR="0023374A" w:rsidRPr="002F6EE0" w:rsidRDefault="002A3E9E" w:rsidP="0023374A">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&lt;Category&gt;LC</w:t>
      </w:r>
      <w:r w:rsidR="0023374A" w:rsidRPr="002F6EE0">
        <w:rPr>
          <w:rFonts w:asciiTheme="minorHAnsi" w:hAnsiTheme="minorHAnsi" w:cstheme="minorHAnsi"/>
          <w:sz w:val="24"/>
        </w:rPr>
        <w:t>&lt;/Category&gt;</w:t>
      </w:r>
    </w:p>
    <w:p w14:paraId="5F8F3624" w14:textId="77777777" w:rsidR="0023374A" w:rsidRPr="002F6EE0" w:rsidRDefault="0023374A" w:rsidP="0023374A">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&lt;Plausible-bounds lower="" upper=""/&gt;</w:t>
      </w:r>
    </w:p>
    <w:p w14:paraId="141CE47D" w14:textId="77777777" w:rsidR="0023374A" w:rsidRDefault="0023374A" w:rsidP="0023374A">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&lt;Key-indicator-variables&gt;&lt;/Key-indicator-variables&gt;</w:t>
      </w:r>
    </w:p>
    <w:p w14:paraId="611C2FD2" w14:textId="77777777" w:rsidR="0023374A" w:rsidRDefault="0023374A" w:rsidP="0023374A">
      <w:pPr>
        <w:pStyle w:val="Standard"/>
        <w:spacing w:after="0" w:line="240" w:lineRule="auto"/>
        <w:ind w:firstLine="720"/>
        <w:jc w:val="both"/>
        <w:rPr>
          <w:rFonts w:ascii="Courier New" w:hAnsi="Courier New" w:cs="Courier New"/>
        </w:rPr>
      </w:pPr>
      <w:r w:rsidRPr="002F6EE0">
        <w:rPr>
          <w:rFonts w:asciiTheme="minorHAnsi" w:hAnsiTheme="minorHAnsi" w:cstheme="minorHAnsi"/>
          <w:sz w:val="24"/>
        </w:rPr>
        <w:t>&lt;</w:t>
      </w:r>
      <w:r>
        <w:rPr>
          <w:rFonts w:asciiTheme="minorHAnsi" w:hAnsiTheme="minorHAnsi" w:cstheme="minorHAnsi"/>
          <w:sz w:val="24"/>
        </w:rPr>
        <w:t>/</w:t>
      </w:r>
      <w:r w:rsidRPr="002F6EE0">
        <w:rPr>
          <w:rFonts w:asciiTheme="minorHAnsi" w:hAnsiTheme="minorHAnsi" w:cstheme="minorHAnsi"/>
          <w:color w:val="0070C0"/>
          <w:sz w:val="24"/>
        </w:rPr>
        <w:t>Subcriterion</w:t>
      </w:r>
      <w:r w:rsidRPr="002F6EE0">
        <w:rPr>
          <w:rFonts w:asciiTheme="minorHAnsi" w:hAnsiTheme="minorHAnsi" w:cstheme="minorHAnsi"/>
          <w:sz w:val="24"/>
        </w:rPr>
        <w:t>&gt;</w:t>
      </w:r>
      <w:commentRangeEnd w:id="1072"/>
      <w:r>
        <w:rPr>
          <w:rStyle w:val="Refdecomentario"/>
        </w:rPr>
        <w:commentReference w:id="1072"/>
      </w:r>
    </w:p>
    <w:p w14:paraId="391BAD29" w14:textId="77777777" w:rsidR="00B94818" w:rsidRDefault="00B94818">
      <w:pPr>
        <w:pStyle w:val="Standard"/>
        <w:spacing w:after="0" w:line="240" w:lineRule="auto"/>
        <w:jc w:val="both"/>
        <w:rPr>
          <w:rFonts w:ascii="Courier New" w:hAnsi="Courier New" w:cs="Courier New"/>
        </w:rPr>
      </w:pPr>
    </w:p>
    <w:p w14:paraId="1AD5CD82" w14:textId="04C536BF" w:rsidR="00FB7D44" w:rsidRPr="006C5611" w:rsidRDefault="00FB7D44" w:rsidP="00FB7D44">
      <w:pPr>
        <w:pStyle w:val="Ttulo1"/>
        <w:numPr>
          <w:ilvl w:val="8"/>
          <w:numId w:val="29"/>
        </w:numPr>
        <w:ind w:left="2520" w:hanging="2520"/>
      </w:pPr>
      <w:r>
        <w:lastRenderedPageBreak/>
        <w:t>Node: Summaries</w:t>
      </w:r>
    </w:p>
    <w:p w14:paraId="6BD04CA5" w14:textId="77777777" w:rsidR="00FB7D44" w:rsidRDefault="00FB7D44" w:rsidP="00FB7D44">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&lt;Summaries&gt;</w:t>
      </w:r>
    </w:p>
    <w:p w14:paraId="3119352D" w14:textId="60F44BD9" w:rsidR="00FB7D44" w:rsidRDefault="00FB7D44" w:rsidP="00FB7D44">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Subcriterion</w:t>
      </w:r>
    </w:p>
    <w:p w14:paraId="2F19D418" w14:textId="77777777" w:rsidR="00FB7D44" w:rsidRDefault="00FB7D44" w:rsidP="00FB7D44">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Summary</w:t>
      </w:r>
    </w:p>
    <w:p w14:paraId="0CEA60E8" w14:textId="77777777" w:rsidR="00FB7D44" w:rsidRDefault="00FB7D44" w:rsidP="00FB7D44">
      <w:pPr>
        <w:pStyle w:val="Standard"/>
        <w:spacing w:after="0" w:line="276" w:lineRule="auto"/>
        <w:rPr>
          <w:rFonts w:ascii="Bookman Old Style" w:hAnsi="Bookman Old Style"/>
          <w:sz w:val="24"/>
          <w:szCs w:val="24"/>
        </w:rPr>
      </w:pPr>
    </w:p>
    <w:p w14:paraId="16946300" w14:textId="6D51799C" w:rsidR="00FB7D44" w:rsidRDefault="00FB7D44" w:rsidP="00FB7D44">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containing a list of text descriptions of the ecosystem risk assessment o</w:t>
      </w:r>
      <w:r w:rsidR="00077BED">
        <w:rPr>
          <w:rFonts w:ascii="Bookman Old Style" w:hAnsi="Bookman Old Style"/>
          <w:sz w:val="24"/>
          <w:szCs w:val="24"/>
        </w:rPr>
        <w:t>utcomes for the listed sub-criterions</w:t>
      </w:r>
      <w:r>
        <w:rPr>
          <w:rFonts w:ascii="Bookman Old Style" w:hAnsi="Bookman Old Style"/>
          <w:sz w:val="24"/>
          <w:szCs w:val="24"/>
        </w:rPr>
        <w:t xml:space="preserve"> in the different languages available. It contains the general description of methods,</w:t>
      </w:r>
      <w:r w:rsidR="00077BED">
        <w:rPr>
          <w:rFonts w:ascii="Bookman Old Style" w:hAnsi="Bookman Old Style"/>
          <w:sz w:val="24"/>
          <w:szCs w:val="24"/>
        </w:rPr>
        <w:t xml:space="preserve"> detailed</w:t>
      </w:r>
      <w:r>
        <w:rPr>
          <w:rFonts w:ascii="Bookman Old Style" w:hAnsi="Bookman Old Style"/>
          <w:sz w:val="24"/>
          <w:szCs w:val="24"/>
        </w:rPr>
        <w:t xml:space="preserve"> </w:t>
      </w:r>
      <w:r w:rsidRPr="00DC6D51">
        <w:rPr>
          <w:rFonts w:ascii="Bookman Old Style" w:hAnsi="Bookman Old Style"/>
          <w:b/>
          <w:sz w:val="24"/>
          <w:szCs w:val="24"/>
        </w:rPr>
        <w:t>results</w:t>
      </w:r>
      <w:r>
        <w:rPr>
          <w:rFonts w:ascii="Bookman Old Style" w:hAnsi="Bookman Old Style"/>
          <w:sz w:val="24"/>
          <w:szCs w:val="24"/>
        </w:rPr>
        <w:t xml:space="preserve"> and complexity of analysis in the different languages available.</w:t>
      </w:r>
    </w:p>
    <w:p w14:paraId="55A6ABC0" w14:textId="77777777" w:rsidR="00FB7D44" w:rsidRDefault="00FB7D44" w:rsidP="00FB7D44">
      <w:pPr>
        <w:pStyle w:val="Standard"/>
        <w:spacing w:after="0" w:line="240" w:lineRule="auto"/>
        <w:jc w:val="both"/>
        <w:rPr>
          <w:rFonts w:ascii="Bookman Old Style" w:hAnsi="Bookman Old Style"/>
          <w:sz w:val="24"/>
          <w:szCs w:val="24"/>
        </w:rPr>
      </w:pPr>
    </w:p>
    <w:p w14:paraId="7617B9CA" w14:textId="77777777" w:rsidR="00FB7D44" w:rsidRDefault="00FB7D44" w:rsidP="00FB7D44">
      <w:pPr>
        <w:pStyle w:val="Standard"/>
        <w:spacing w:after="0" w:line="240" w:lineRule="auto"/>
        <w:jc w:val="both"/>
      </w:pPr>
      <w:r>
        <w:rPr>
          <w:rFonts w:ascii="Bookman Old Style" w:hAnsi="Bookman Old Style"/>
          <w:sz w:val="24"/>
          <w:szCs w:val="24"/>
          <w:u w:val="single"/>
        </w:rPr>
        <w:t>Example:</w:t>
      </w:r>
    </w:p>
    <w:p w14:paraId="073F80CF" w14:textId="77777777" w:rsidR="00FB7D44" w:rsidRDefault="00FB7D44" w:rsidP="00FB7D44">
      <w:pPr>
        <w:pStyle w:val="Standard"/>
        <w:spacing w:after="0" w:line="240" w:lineRule="auto"/>
        <w:jc w:val="both"/>
        <w:rPr>
          <w:rFonts w:ascii="Courier New" w:hAnsi="Courier New" w:cs="Courier New"/>
        </w:rPr>
      </w:pPr>
    </w:p>
    <w:p w14:paraId="1C555969" w14:textId="77777777" w:rsidR="00077BED" w:rsidRPr="00077BED" w:rsidRDefault="00077BED" w:rsidP="00077BED">
      <w:pPr>
        <w:pStyle w:val="Standard"/>
        <w:spacing w:after="0" w:line="240" w:lineRule="auto"/>
        <w:ind w:firstLine="720"/>
        <w:rPr>
          <w:rFonts w:asciiTheme="minorHAnsi" w:hAnsiTheme="minorHAnsi" w:cstheme="minorHAnsi"/>
          <w:sz w:val="24"/>
        </w:rPr>
      </w:pPr>
      <w:r w:rsidRPr="00077BED">
        <w:rPr>
          <w:rFonts w:asciiTheme="minorHAnsi" w:hAnsiTheme="minorHAnsi" w:cstheme="minorHAnsi"/>
          <w:sz w:val="24"/>
        </w:rPr>
        <w:t>&lt;</w:t>
      </w:r>
      <w:r w:rsidRPr="00077BED">
        <w:rPr>
          <w:rFonts w:asciiTheme="minorHAnsi" w:hAnsiTheme="minorHAnsi" w:cstheme="minorHAnsi"/>
          <w:color w:val="0070C0"/>
          <w:sz w:val="24"/>
        </w:rPr>
        <w:t>Summaries</w:t>
      </w:r>
      <w:r w:rsidRPr="00077BED">
        <w:rPr>
          <w:rFonts w:asciiTheme="minorHAnsi" w:hAnsiTheme="minorHAnsi" w:cstheme="minorHAnsi"/>
          <w:sz w:val="24"/>
        </w:rPr>
        <w:t>&gt;</w:t>
      </w:r>
    </w:p>
    <w:p w14:paraId="1153D9AE" w14:textId="0BC03433" w:rsidR="00077BED" w:rsidRPr="00077BED" w:rsidRDefault="00077BED" w:rsidP="00077BED">
      <w:pPr>
        <w:pStyle w:val="Standard"/>
        <w:spacing w:after="0" w:line="240" w:lineRule="auto"/>
        <w:ind w:left="1440"/>
        <w:rPr>
          <w:rFonts w:asciiTheme="minorHAnsi" w:hAnsiTheme="minorHAnsi" w:cstheme="minorHAnsi"/>
          <w:sz w:val="24"/>
        </w:rPr>
      </w:pPr>
      <w:r w:rsidRPr="00077BED">
        <w:rPr>
          <w:rFonts w:asciiTheme="minorHAnsi" w:hAnsiTheme="minorHAnsi" w:cstheme="minorHAnsi"/>
          <w:sz w:val="24"/>
        </w:rPr>
        <w:t>&lt;Summary lang="en"&gt;Reedbed destruction was the dominating threat before 1960. Factors affecting the physical environment of remaining reedbeds had a lower extent and severity historically than over the past 50 years. Hence it is unlikely that the extent and severity of environmental degradation exceeds 70% since 1750 and the status of the ecosystem under sub-criterion C3 is Least Concern.&lt;/Summary&gt;</w:t>
      </w:r>
    </w:p>
    <w:p w14:paraId="4C6F0735" w14:textId="679F30E9" w:rsidR="00B94818" w:rsidRDefault="00077BED" w:rsidP="00077BED">
      <w:pPr>
        <w:pStyle w:val="Standard"/>
        <w:spacing w:after="0" w:line="240" w:lineRule="auto"/>
        <w:ind w:firstLine="720"/>
        <w:rPr>
          <w:rFonts w:asciiTheme="minorHAnsi" w:hAnsiTheme="minorHAnsi" w:cstheme="minorHAnsi"/>
          <w:sz w:val="24"/>
        </w:rPr>
      </w:pPr>
      <w:r w:rsidRPr="00077BED">
        <w:rPr>
          <w:rFonts w:asciiTheme="minorHAnsi" w:hAnsiTheme="minorHAnsi" w:cstheme="minorHAnsi"/>
          <w:sz w:val="24"/>
        </w:rPr>
        <w:t>&lt;/</w:t>
      </w:r>
      <w:r w:rsidRPr="00077BED">
        <w:rPr>
          <w:rFonts w:asciiTheme="minorHAnsi" w:hAnsiTheme="minorHAnsi" w:cstheme="minorHAnsi"/>
          <w:color w:val="0070C0"/>
          <w:sz w:val="24"/>
        </w:rPr>
        <w:t>Summaries</w:t>
      </w:r>
      <w:r w:rsidRPr="00077BED">
        <w:rPr>
          <w:rFonts w:asciiTheme="minorHAnsi" w:hAnsiTheme="minorHAnsi" w:cstheme="minorHAnsi"/>
          <w:sz w:val="24"/>
        </w:rPr>
        <w:t>&gt;</w:t>
      </w:r>
    </w:p>
    <w:p w14:paraId="0C290259" w14:textId="77777777" w:rsidR="00077BED" w:rsidRDefault="00077BED">
      <w:pPr>
        <w:pStyle w:val="Standard"/>
        <w:spacing w:after="0" w:line="276" w:lineRule="auto"/>
        <w:rPr>
          <w:rFonts w:ascii="Bookman Old Style" w:hAnsi="Bookman Old Style" w:cs="F"/>
          <w:b/>
          <w:sz w:val="28"/>
          <w:szCs w:val="32"/>
        </w:rPr>
      </w:pPr>
    </w:p>
    <w:p w14:paraId="23DDF671" w14:textId="77777777" w:rsidR="00316241" w:rsidRDefault="00316241">
      <w:pPr>
        <w:pStyle w:val="Standard"/>
        <w:spacing w:after="0" w:line="276" w:lineRule="auto"/>
        <w:rPr>
          <w:rFonts w:ascii="Bookman Old Style" w:hAnsi="Bookman Old Style" w:cs="F"/>
          <w:b/>
          <w:sz w:val="28"/>
          <w:szCs w:val="32"/>
        </w:rPr>
      </w:pPr>
    </w:p>
    <w:p w14:paraId="4654D789" w14:textId="3456C4DC" w:rsidR="00077BED" w:rsidRPr="00316241" w:rsidRDefault="00ED40AC" w:rsidP="00316241">
      <w:pPr>
        <w:pStyle w:val="Ttulo1"/>
      </w:pPr>
      <w:r>
        <w:t>3.2.5.3.7</w:t>
      </w:r>
      <w:r w:rsidR="00316241">
        <w:t>.1.5.1.1.1 Node: Summary</w:t>
      </w:r>
    </w:p>
    <w:p w14:paraId="3C4FBA26"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&lt;Summary&gt;</w:t>
      </w:r>
    </w:p>
    <w:p w14:paraId="59A5213D" w14:textId="7D60CD10" w:rsidR="001D3F73" w:rsidRDefault="00FC6AF8">
      <w:pPr>
        <w:pStyle w:val="Standard"/>
        <w:spacing w:after="0" w:line="276" w:lineRule="auto"/>
      </w:pPr>
      <w:r>
        <w:rPr>
          <w:rFonts w:ascii="Bookman Old Style" w:hAnsi="Bookman Old Style"/>
          <w:sz w:val="24"/>
          <w:szCs w:val="24"/>
          <w:u w:val="single"/>
        </w:rPr>
        <w:t>Parent:</w:t>
      </w:r>
      <w:r w:rsidR="00316241">
        <w:rPr>
          <w:rFonts w:ascii="Bookman Old Style" w:hAnsi="Bookman Old Style"/>
          <w:sz w:val="24"/>
          <w:szCs w:val="24"/>
        </w:rPr>
        <w:t xml:space="preserve"> Summaries</w:t>
      </w:r>
    </w:p>
    <w:p w14:paraId="2EF90E68" w14:textId="77777777" w:rsidR="001D3F73" w:rsidRDefault="00FC6AF8">
      <w:pPr>
        <w:pStyle w:val="Standard"/>
        <w:spacing w:after="0" w:line="276" w:lineRule="auto"/>
      </w:pPr>
      <w:r>
        <w:rPr>
          <w:rFonts w:ascii="Bookman Old Style" w:hAnsi="Bookman Old Style"/>
          <w:sz w:val="24"/>
          <w:szCs w:val="24"/>
          <w:u w:val="single"/>
        </w:rPr>
        <w:t xml:space="preserve">Child: </w:t>
      </w:r>
      <w:r>
        <w:rPr>
          <w:rFonts w:ascii="Bookman Old Style" w:hAnsi="Bookman Old Style"/>
          <w:sz w:val="24"/>
          <w:szCs w:val="24"/>
        </w:rPr>
        <w:t>none</w:t>
      </w:r>
    </w:p>
    <w:p w14:paraId="23AA7F2E" w14:textId="77777777" w:rsidR="001D3F73" w:rsidRDefault="001D3F73">
      <w:pPr>
        <w:pStyle w:val="Standard"/>
        <w:spacing w:after="0" w:line="276" w:lineRule="auto"/>
        <w:rPr>
          <w:rFonts w:ascii="Bookman Old Style" w:hAnsi="Bookman Old Style"/>
          <w:sz w:val="24"/>
          <w:szCs w:val="24"/>
        </w:rPr>
      </w:pPr>
    </w:p>
    <w:p w14:paraId="769501A2" w14:textId="53F6C535" w:rsidR="00316241" w:rsidRDefault="00FC6AF8" w:rsidP="00316241">
      <w:pPr>
        <w:pStyle w:val="Standard"/>
        <w:spacing w:after="80" w:line="23" w:lineRule="atLeast"/>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Element containing the text description of the ecosystem risk assessment outcomes for the listed sub</w:t>
      </w:r>
      <w:r w:rsidR="009F7215">
        <w:rPr>
          <w:rFonts w:ascii="Bookman Old Style" w:hAnsi="Bookman Old Style"/>
          <w:sz w:val="24"/>
          <w:szCs w:val="24"/>
        </w:rPr>
        <w:t>-</w:t>
      </w:r>
      <w:r>
        <w:rPr>
          <w:rFonts w:ascii="Bookman Old Style" w:hAnsi="Bookman Old Style"/>
          <w:sz w:val="24"/>
          <w:szCs w:val="24"/>
        </w:rPr>
        <w:t xml:space="preserve">criterion. It contains the general description of methods, </w:t>
      </w:r>
      <w:r w:rsidRPr="00316241">
        <w:rPr>
          <w:rFonts w:ascii="Bookman Old Style" w:hAnsi="Bookman Old Style"/>
          <w:b/>
          <w:sz w:val="24"/>
          <w:szCs w:val="24"/>
        </w:rPr>
        <w:t>results</w:t>
      </w:r>
      <w:r>
        <w:rPr>
          <w:rFonts w:ascii="Bookman Old Style" w:hAnsi="Bookman Old Style"/>
          <w:sz w:val="24"/>
          <w:szCs w:val="24"/>
        </w:rPr>
        <w:t xml:space="preserve"> and complexity of analysis.</w:t>
      </w:r>
      <w:r w:rsidR="00316241">
        <w:rPr>
          <w:rFonts w:ascii="Bookman Old Style" w:hAnsi="Bookman Old Style"/>
          <w:sz w:val="24"/>
          <w:szCs w:val="24"/>
        </w:rPr>
        <w:t xml:space="preserve"> </w:t>
      </w:r>
      <w:r w:rsidR="00316241" w:rsidRPr="006101B2">
        <w:rPr>
          <w:rFonts w:ascii="Bookman Old Style" w:hAnsi="Bookman Old Style"/>
          <w:sz w:val="24"/>
          <w:szCs w:val="24"/>
        </w:rPr>
        <w:t>If the information is available in more t</w:t>
      </w:r>
      <w:r w:rsidR="00316241">
        <w:rPr>
          <w:rFonts w:ascii="Bookman Old Style" w:hAnsi="Bookman Old Style"/>
          <w:sz w:val="24"/>
          <w:szCs w:val="24"/>
        </w:rPr>
        <w:t>han a language, add a &lt;Summary</w:t>
      </w:r>
      <w:r w:rsidR="00316241" w:rsidRPr="006101B2">
        <w:rPr>
          <w:rFonts w:ascii="Bookman Old Style" w:hAnsi="Bookman Old Style"/>
          <w:sz w:val="24"/>
          <w:szCs w:val="24"/>
        </w:rPr>
        <w:t>&gt; node fo</w:t>
      </w:r>
      <w:r w:rsidR="00316241">
        <w:rPr>
          <w:rFonts w:ascii="Bookman Old Style" w:hAnsi="Bookman Old Style"/>
          <w:sz w:val="24"/>
          <w:szCs w:val="24"/>
        </w:rPr>
        <w:t xml:space="preserve">r each language (see examples). </w:t>
      </w:r>
    </w:p>
    <w:p w14:paraId="4D6C990A" w14:textId="77777777" w:rsidR="00316241" w:rsidRPr="002904A1" w:rsidRDefault="00316241" w:rsidP="00316241">
      <w:pPr>
        <w:pStyle w:val="Standard"/>
        <w:spacing w:after="80" w:line="23" w:lineRule="atLeast"/>
        <w:rPr>
          <w:rFonts w:ascii="Bookman Old Style" w:hAnsi="Bookman Old Style"/>
          <w:sz w:val="24"/>
          <w:szCs w:val="24"/>
        </w:rPr>
      </w:pPr>
    </w:p>
    <w:p w14:paraId="5A37F1C4" w14:textId="77777777" w:rsidR="00316241" w:rsidRPr="00031823" w:rsidRDefault="00316241" w:rsidP="00316241">
      <w:pPr>
        <w:pStyle w:val="Standard"/>
        <w:jc w:val="both"/>
        <w:rPr>
          <w:rFonts w:ascii="Bookman Old Style" w:hAnsi="Bookman Old Style"/>
          <w:sz w:val="24"/>
        </w:rPr>
      </w:pPr>
      <w:r>
        <w:rPr>
          <w:rFonts w:ascii="Bookman Old Style" w:hAnsi="Bookman Old Style"/>
          <w:sz w:val="24"/>
          <w:szCs w:val="24"/>
          <w:u w:val="single"/>
        </w:rPr>
        <w:t>Attributes:</w:t>
      </w:r>
      <w:r>
        <w:rPr>
          <w:rFonts w:ascii="Bookman Old Style" w:hAnsi="Bookman Old Style"/>
          <w:sz w:val="24"/>
          <w:szCs w:val="24"/>
        </w:rPr>
        <w:t xml:space="preserve"> lang</w:t>
      </w:r>
    </w:p>
    <w:p w14:paraId="2F42E3F1" w14:textId="77777777" w:rsidR="00316241" w:rsidRDefault="00316241" w:rsidP="00316241">
      <w:pPr>
        <w:pStyle w:val="Prrafodelista"/>
        <w:numPr>
          <w:ilvl w:val="0"/>
          <w:numId w:val="2"/>
        </w:numPr>
        <w:spacing w:line="276" w:lineRule="auto"/>
      </w:pPr>
      <w:r>
        <w:rPr>
          <w:rFonts w:ascii="Bookman Old Style" w:hAnsi="Bookman Old Style"/>
          <w:sz w:val="24"/>
          <w:szCs w:val="24"/>
        </w:rPr>
        <w:t xml:space="preserve">@lang =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sidRPr="00E23777">
        <w:rPr>
          <w:rFonts w:ascii="Bookman Old Style" w:hAnsi="Bookman Old Style"/>
          <w:sz w:val="24"/>
          <w:szCs w:val="24"/>
          <w:highlight w:val="cyan"/>
        </w:rPr>
        <w:t>3.2.1.1 Case Study Name</w:t>
      </w:r>
      <w:r w:rsidRPr="00E23777">
        <w:rPr>
          <w:rFonts w:ascii="Bookman Old Style" w:hAnsi="Bookman Old Style"/>
          <w:sz w:val="24"/>
          <w:szCs w:val="24"/>
        </w:rPr>
        <w:t xml:space="preserve"> for more details.</w:t>
      </w:r>
    </w:p>
    <w:p w14:paraId="5EDDC18E" w14:textId="09BB6EC4" w:rsidR="001D3F73" w:rsidRDefault="001D3F73">
      <w:pPr>
        <w:pStyle w:val="Standard"/>
        <w:spacing w:after="0" w:line="240" w:lineRule="auto"/>
        <w:jc w:val="both"/>
      </w:pPr>
    </w:p>
    <w:p w14:paraId="7C57471D" w14:textId="77777777" w:rsidR="001D3F73" w:rsidRDefault="001D3F73">
      <w:pPr>
        <w:pStyle w:val="Standard"/>
        <w:spacing w:after="0" w:line="240" w:lineRule="auto"/>
        <w:jc w:val="both"/>
        <w:rPr>
          <w:rFonts w:ascii="Bookman Old Style" w:hAnsi="Bookman Old Style"/>
          <w:sz w:val="24"/>
          <w:szCs w:val="24"/>
        </w:rPr>
      </w:pPr>
    </w:p>
    <w:p w14:paraId="3B501E45" w14:textId="77777777" w:rsidR="001D3F73" w:rsidRDefault="00FC6AF8">
      <w:pPr>
        <w:pStyle w:val="Standard"/>
        <w:spacing w:after="0" w:line="240" w:lineRule="auto"/>
        <w:jc w:val="both"/>
      </w:pPr>
      <w:r>
        <w:rPr>
          <w:rFonts w:ascii="Bookman Old Style" w:hAnsi="Bookman Old Style"/>
          <w:sz w:val="24"/>
          <w:szCs w:val="24"/>
          <w:u w:val="single"/>
        </w:rPr>
        <w:t>Example:</w:t>
      </w:r>
    </w:p>
    <w:p w14:paraId="0BA604ED" w14:textId="77777777" w:rsidR="001D3F73" w:rsidRDefault="001D3F73">
      <w:pPr>
        <w:pStyle w:val="Standard"/>
        <w:spacing w:after="0" w:line="240" w:lineRule="auto"/>
        <w:jc w:val="both"/>
        <w:rPr>
          <w:rFonts w:ascii="Courier New" w:hAnsi="Courier New" w:cs="Courier New"/>
        </w:rPr>
      </w:pPr>
    </w:p>
    <w:p w14:paraId="6579A8DB" w14:textId="77777777" w:rsidR="00316241" w:rsidRPr="00316241" w:rsidRDefault="00316241" w:rsidP="00316241">
      <w:pPr>
        <w:pStyle w:val="Standard"/>
        <w:spacing w:after="0" w:line="240" w:lineRule="auto"/>
        <w:ind w:firstLine="720"/>
        <w:rPr>
          <w:rFonts w:asciiTheme="minorHAnsi" w:hAnsiTheme="minorHAnsi" w:cstheme="minorHAnsi"/>
          <w:sz w:val="24"/>
        </w:rPr>
      </w:pPr>
      <w:r w:rsidRPr="00316241">
        <w:rPr>
          <w:rFonts w:asciiTheme="minorHAnsi" w:hAnsiTheme="minorHAnsi" w:cstheme="minorHAnsi"/>
          <w:sz w:val="24"/>
        </w:rPr>
        <w:t>&lt;Summaries&gt;</w:t>
      </w:r>
    </w:p>
    <w:p w14:paraId="074FCCF4" w14:textId="3796F741" w:rsidR="00316241" w:rsidRPr="00316241" w:rsidRDefault="00316241" w:rsidP="00316241">
      <w:pPr>
        <w:pStyle w:val="Standard"/>
        <w:spacing w:after="0" w:line="240" w:lineRule="auto"/>
        <w:ind w:left="1440"/>
        <w:rPr>
          <w:rFonts w:asciiTheme="minorHAnsi" w:hAnsiTheme="minorHAnsi" w:cstheme="minorHAnsi"/>
          <w:sz w:val="24"/>
        </w:rPr>
      </w:pPr>
      <w:r w:rsidRPr="00316241">
        <w:rPr>
          <w:rFonts w:asciiTheme="minorHAnsi" w:hAnsiTheme="minorHAnsi" w:cstheme="minorHAnsi"/>
          <w:sz w:val="24"/>
        </w:rPr>
        <w:t>&lt;</w:t>
      </w:r>
      <w:r w:rsidRPr="00316241">
        <w:rPr>
          <w:rFonts w:asciiTheme="minorHAnsi" w:hAnsiTheme="minorHAnsi" w:cstheme="minorHAnsi"/>
          <w:color w:val="0070C0"/>
          <w:sz w:val="24"/>
        </w:rPr>
        <w:t>Summary</w:t>
      </w:r>
      <w:r w:rsidRPr="00316241">
        <w:rPr>
          <w:rFonts w:asciiTheme="minorHAnsi" w:hAnsiTheme="minorHAnsi" w:cstheme="minorHAnsi"/>
          <w:sz w:val="24"/>
        </w:rPr>
        <w:t xml:space="preserve"> </w:t>
      </w:r>
      <w:r w:rsidRPr="00316241">
        <w:rPr>
          <w:rFonts w:asciiTheme="minorHAnsi" w:hAnsiTheme="minorHAnsi" w:cstheme="minorHAnsi"/>
          <w:color w:val="FF0000"/>
          <w:sz w:val="24"/>
        </w:rPr>
        <w:t>lang</w:t>
      </w:r>
      <w:r w:rsidRPr="00316241">
        <w:rPr>
          <w:rFonts w:asciiTheme="minorHAnsi" w:hAnsiTheme="minorHAnsi" w:cstheme="minorHAnsi"/>
          <w:sz w:val="24"/>
        </w:rPr>
        <w:t>="en"&gt;</w:t>
      </w:r>
      <w:ins w:id="1073" w:author="Michelle Castellanos" w:date="2019-09-04T00:36:00Z">
        <w:r w:rsidR="009F7215" w:rsidRPr="009F7215">
          <w:t xml:space="preserve"> </w:t>
        </w:r>
        <w:r w:rsidR="009F7215" w:rsidRPr="009F7215">
          <w:rPr>
            <w:rFonts w:asciiTheme="minorHAnsi" w:hAnsiTheme="minorHAnsi" w:cstheme="minorHAnsi"/>
            <w:sz w:val="24"/>
          </w:rPr>
          <w:t xml:space="preserve">Based on kelp densities, the relative severity of decline was estimated to be approximately 50% averaged across the full extent (100%. of the distribution for the 13 years 1987-2000). While the lower and upper bounds of otter population decline are 75.3% and 94.7% respectively. Evidence from trends in kelp density and sea otter sightings suggest a decline in biotic function of 50-95% relative severity across 100% of the extent of the ecosystem. The upper bound of this range may overestimate the severity of decline because i) Doroff et al. (2003) caution that their 2000 survey may have underestimated the population due to detectability issues (although it is not known whether the estimates from the 1980s suffer similar bias) and ii) the calculations assume that otter and kelp populations have not recovered since 2000 when there is qualitative evidence of some recovery. The most likely status of the ecosystem under sub-criterion D1 is therefore Endangered, although a status of Critically Endangered is possible. </w:t>
        </w:r>
      </w:ins>
      <w:r w:rsidR="009F7215">
        <w:rPr>
          <w:rFonts w:asciiTheme="minorHAnsi" w:hAnsiTheme="minorHAnsi" w:cstheme="minorHAnsi"/>
          <w:sz w:val="24"/>
        </w:rPr>
        <w:t>&lt;/</w:t>
      </w:r>
      <w:r w:rsidRPr="00316241">
        <w:rPr>
          <w:rFonts w:asciiTheme="minorHAnsi" w:hAnsiTheme="minorHAnsi" w:cstheme="minorHAnsi"/>
          <w:color w:val="0070C0"/>
          <w:sz w:val="24"/>
        </w:rPr>
        <w:t>Summary</w:t>
      </w:r>
      <w:r w:rsidRPr="00316241">
        <w:rPr>
          <w:rFonts w:asciiTheme="minorHAnsi" w:hAnsiTheme="minorHAnsi" w:cstheme="minorHAnsi"/>
          <w:sz w:val="24"/>
        </w:rPr>
        <w:t>&gt;</w:t>
      </w:r>
    </w:p>
    <w:p w14:paraId="1B7655A1" w14:textId="77777777" w:rsidR="00316241" w:rsidRPr="00316241" w:rsidRDefault="00316241" w:rsidP="00316241">
      <w:pPr>
        <w:pStyle w:val="Standard"/>
        <w:spacing w:after="0" w:line="240" w:lineRule="auto"/>
        <w:ind w:firstLine="720"/>
        <w:rPr>
          <w:rFonts w:asciiTheme="minorHAnsi" w:hAnsiTheme="minorHAnsi" w:cstheme="minorHAnsi"/>
          <w:sz w:val="24"/>
        </w:rPr>
      </w:pPr>
      <w:r w:rsidRPr="00316241">
        <w:rPr>
          <w:rFonts w:asciiTheme="minorHAnsi" w:hAnsiTheme="minorHAnsi" w:cstheme="minorHAnsi"/>
          <w:sz w:val="24"/>
        </w:rPr>
        <w:t>&lt;/Summaries&gt;</w:t>
      </w:r>
    </w:p>
    <w:p w14:paraId="573A8B45" w14:textId="77777777" w:rsidR="001D3F73" w:rsidRDefault="001D3F73">
      <w:pPr>
        <w:pStyle w:val="Standard"/>
        <w:spacing w:after="0" w:line="240" w:lineRule="auto"/>
        <w:jc w:val="both"/>
        <w:rPr>
          <w:rFonts w:ascii="Courier New" w:hAnsi="Courier New" w:cs="Courier New"/>
        </w:rPr>
      </w:pPr>
    </w:p>
    <w:p w14:paraId="7BFDBD8A" w14:textId="1473CE5B" w:rsidR="001D3F73" w:rsidRPr="006C5611" w:rsidRDefault="00FC6AF8" w:rsidP="00316241">
      <w:pPr>
        <w:pStyle w:val="Ttulo1"/>
        <w:numPr>
          <w:ilvl w:val="8"/>
          <w:numId w:val="29"/>
        </w:numPr>
        <w:ind w:left="2520" w:hanging="2520"/>
      </w:pPr>
      <w:bookmarkStart w:id="1074" w:name="_Toc10660051"/>
      <w:bookmarkStart w:id="1075" w:name="_Toc10989981"/>
      <w:r w:rsidRPr="006C5611">
        <w:t>Node: Rationale</w:t>
      </w:r>
      <w:bookmarkEnd w:id="1074"/>
      <w:bookmarkEnd w:id="1075"/>
    </w:p>
    <w:p w14:paraId="505D516A"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&lt;Rationale&gt;</w:t>
      </w:r>
    </w:p>
    <w:p w14:paraId="27093A22"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Subcriterion</w:t>
      </w:r>
    </w:p>
    <w:p w14:paraId="2807F009" w14:textId="086F4DC5" w:rsidR="001D3F73" w:rsidRDefault="00FC6AF8">
      <w:pPr>
        <w:pStyle w:val="Standard"/>
        <w:spacing w:after="0" w:line="276" w:lineRule="auto"/>
      </w:pPr>
      <w:r>
        <w:rPr>
          <w:rFonts w:ascii="Bookman Old Style" w:hAnsi="Bookman Old Style"/>
          <w:sz w:val="24"/>
          <w:szCs w:val="24"/>
          <w:u w:val="single"/>
        </w:rPr>
        <w:t>Child</w:t>
      </w:r>
      <w:r w:rsidR="005932BF">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53906043" w14:textId="77777777" w:rsidR="001D3F73" w:rsidRDefault="001D3F73">
      <w:pPr>
        <w:pStyle w:val="Standard"/>
        <w:spacing w:after="0" w:line="276" w:lineRule="auto"/>
        <w:rPr>
          <w:rFonts w:ascii="Bookman Old Style" w:hAnsi="Bookman Old Style"/>
          <w:sz w:val="24"/>
          <w:szCs w:val="24"/>
        </w:rPr>
      </w:pPr>
    </w:p>
    <w:p w14:paraId="64C9BFC2" w14:textId="39C04556" w:rsidR="001D3F73" w:rsidRDefault="00FC6AF8">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Element containing a text description justifying the risk category assigned to the su</w:t>
      </w:r>
      <w:r w:rsidR="00316241">
        <w:rPr>
          <w:rFonts w:ascii="Bookman Old Style" w:hAnsi="Bookman Old Style"/>
          <w:sz w:val="24"/>
          <w:szCs w:val="24"/>
        </w:rPr>
        <w:t>-</w:t>
      </w:r>
      <w:r>
        <w:rPr>
          <w:rFonts w:ascii="Bookman Old Style" w:hAnsi="Bookman Old Style"/>
          <w:sz w:val="24"/>
          <w:szCs w:val="24"/>
        </w:rPr>
        <w:t>bcriterion based on the evidence provided by the assessment.</w:t>
      </w:r>
    </w:p>
    <w:p w14:paraId="2ACE5204" w14:textId="77777777" w:rsidR="001D3F73" w:rsidRDefault="001D3F73">
      <w:pPr>
        <w:pStyle w:val="Standard"/>
        <w:spacing w:after="0" w:line="240" w:lineRule="auto"/>
        <w:jc w:val="both"/>
        <w:rPr>
          <w:rFonts w:ascii="Bookman Old Style" w:hAnsi="Bookman Old Style"/>
          <w:sz w:val="24"/>
          <w:szCs w:val="24"/>
        </w:rPr>
      </w:pPr>
    </w:p>
    <w:p w14:paraId="482D2371" w14:textId="77777777" w:rsidR="001D3F73" w:rsidRDefault="00FC6AF8">
      <w:pPr>
        <w:pStyle w:val="Standard"/>
        <w:spacing w:after="0" w:line="240" w:lineRule="auto"/>
        <w:jc w:val="both"/>
      </w:pPr>
      <w:r>
        <w:rPr>
          <w:rFonts w:ascii="Bookman Old Style" w:hAnsi="Bookman Old Style"/>
          <w:sz w:val="24"/>
          <w:szCs w:val="24"/>
          <w:u w:val="single"/>
        </w:rPr>
        <w:t>Example:</w:t>
      </w:r>
    </w:p>
    <w:p w14:paraId="06B5848A" w14:textId="77777777" w:rsidR="001D3F73" w:rsidRDefault="001D3F73">
      <w:pPr>
        <w:pStyle w:val="Standard"/>
        <w:spacing w:after="0" w:line="240" w:lineRule="auto"/>
        <w:jc w:val="both"/>
        <w:rPr>
          <w:rFonts w:ascii="Courier New" w:hAnsi="Courier New" w:cs="Courier New"/>
        </w:rPr>
      </w:pPr>
    </w:p>
    <w:p w14:paraId="540DCDCA" w14:textId="3E1FB530" w:rsidR="00316241" w:rsidRPr="00316241" w:rsidDel="009F7215" w:rsidRDefault="00316241" w:rsidP="00316241">
      <w:pPr>
        <w:pStyle w:val="Standard"/>
        <w:spacing w:after="0" w:line="240" w:lineRule="auto"/>
        <w:ind w:firstLine="720"/>
        <w:rPr>
          <w:del w:id="1076" w:author="Michelle Castellanos" w:date="2019-09-04T00:36:00Z"/>
          <w:rFonts w:asciiTheme="minorHAnsi" w:hAnsiTheme="minorHAnsi" w:cstheme="minorHAnsi"/>
          <w:sz w:val="24"/>
        </w:rPr>
      </w:pPr>
      <w:del w:id="1077" w:author="Michelle Castellanos" w:date="2019-09-04T00:36:00Z">
        <w:r w:rsidRPr="002F6EE0" w:rsidDel="009F7215">
          <w:rPr>
            <w:rFonts w:asciiTheme="minorHAnsi" w:hAnsiTheme="minorHAnsi" w:cstheme="minorHAnsi"/>
            <w:sz w:val="24"/>
          </w:rPr>
          <w:delText>&lt;</w:delText>
        </w:r>
        <w:r w:rsidRPr="00316241" w:rsidDel="009F7215">
          <w:rPr>
            <w:rFonts w:asciiTheme="minorHAnsi" w:hAnsiTheme="minorHAnsi" w:cstheme="minorHAnsi"/>
            <w:sz w:val="24"/>
          </w:rPr>
          <w:delText>Subcriterion name=C3&gt;</w:delText>
        </w:r>
      </w:del>
    </w:p>
    <w:p w14:paraId="309CA928" w14:textId="6176C861" w:rsidR="00316241" w:rsidRPr="00316241" w:rsidDel="009F7215" w:rsidRDefault="00316241" w:rsidP="00316241">
      <w:pPr>
        <w:pStyle w:val="Standard"/>
        <w:spacing w:after="0" w:line="240" w:lineRule="auto"/>
        <w:ind w:left="720" w:firstLine="720"/>
        <w:rPr>
          <w:del w:id="1078" w:author="Michelle Castellanos" w:date="2019-09-04T00:36:00Z"/>
          <w:rFonts w:asciiTheme="minorHAnsi" w:hAnsiTheme="minorHAnsi" w:cstheme="minorHAnsi"/>
          <w:sz w:val="24"/>
        </w:rPr>
      </w:pPr>
      <w:del w:id="1079" w:author="Michelle Castellanos" w:date="2019-09-04T00:36:00Z">
        <w:r w:rsidRPr="00316241" w:rsidDel="009F7215">
          <w:rPr>
            <w:rFonts w:asciiTheme="minorHAnsi" w:hAnsiTheme="minorHAnsi" w:cstheme="minorHAnsi"/>
            <w:sz w:val="24"/>
          </w:rPr>
          <w:delText>&lt;Summaries&gt;&lt;/Summaries&gt;</w:delText>
        </w:r>
      </w:del>
    </w:p>
    <w:p w14:paraId="05123728" w14:textId="77777777" w:rsidR="00316241" w:rsidRDefault="00316241" w:rsidP="00316241">
      <w:pPr>
        <w:pStyle w:val="Standard"/>
        <w:spacing w:after="0" w:line="240" w:lineRule="auto"/>
        <w:ind w:left="1440"/>
        <w:rPr>
          <w:ins w:id="1080" w:author="Michelle Castellanos" w:date="2019-09-04T00:36:00Z"/>
          <w:rFonts w:asciiTheme="minorHAnsi" w:hAnsiTheme="minorHAnsi" w:cstheme="minorHAnsi"/>
          <w:sz w:val="24"/>
        </w:rPr>
      </w:pPr>
      <w:r w:rsidRPr="00316241">
        <w:rPr>
          <w:rFonts w:asciiTheme="minorHAnsi" w:hAnsiTheme="minorHAnsi" w:cstheme="minorHAnsi"/>
          <w:sz w:val="24"/>
        </w:rPr>
        <w:t>&lt;</w:t>
      </w:r>
      <w:r w:rsidRPr="00316241">
        <w:rPr>
          <w:rFonts w:asciiTheme="minorHAnsi" w:hAnsiTheme="minorHAnsi" w:cstheme="minorHAnsi"/>
          <w:color w:val="0070C0"/>
          <w:sz w:val="24"/>
        </w:rPr>
        <w:t>Rationale</w:t>
      </w:r>
      <w:r w:rsidRPr="00316241">
        <w:rPr>
          <w:rFonts w:asciiTheme="minorHAnsi" w:hAnsiTheme="minorHAnsi" w:cstheme="minorHAnsi"/>
          <w:sz w:val="24"/>
        </w:rPr>
        <w:t>&gt;It is unlikely that the extent and severity of environmental degradation exceeds 70% since 1750.&lt;/</w:t>
      </w:r>
      <w:r w:rsidRPr="00316241">
        <w:rPr>
          <w:rFonts w:asciiTheme="minorHAnsi" w:hAnsiTheme="minorHAnsi" w:cstheme="minorHAnsi"/>
          <w:color w:val="0070C0"/>
          <w:sz w:val="24"/>
        </w:rPr>
        <w:t>Rationale</w:t>
      </w:r>
      <w:r w:rsidRPr="00316241">
        <w:rPr>
          <w:rFonts w:asciiTheme="minorHAnsi" w:hAnsiTheme="minorHAnsi" w:cstheme="minorHAnsi"/>
          <w:sz w:val="24"/>
        </w:rPr>
        <w:t>&gt;</w:t>
      </w:r>
    </w:p>
    <w:p w14:paraId="2B3DD196" w14:textId="00F7F5E3" w:rsidR="009F7215" w:rsidRDefault="009F7215" w:rsidP="009F7215">
      <w:pPr>
        <w:pStyle w:val="Standard"/>
        <w:spacing w:after="0" w:line="240" w:lineRule="auto"/>
        <w:ind w:left="1440"/>
        <w:rPr>
          <w:ins w:id="1081" w:author="Michelle Castellanos" w:date="2019-09-04T00:37:00Z"/>
          <w:rFonts w:asciiTheme="minorHAnsi" w:hAnsiTheme="minorHAnsi" w:cstheme="minorHAnsi"/>
          <w:sz w:val="24"/>
        </w:rPr>
      </w:pPr>
      <w:ins w:id="1082" w:author="Michelle Castellanos" w:date="2019-09-04T00:36:00Z">
        <w:r w:rsidRPr="00316241">
          <w:rPr>
            <w:rFonts w:asciiTheme="minorHAnsi" w:hAnsiTheme="minorHAnsi" w:cstheme="minorHAnsi"/>
            <w:sz w:val="24"/>
          </w:rPr>
          <w:t>&lt;</w:t>
        </w:r>
        <w:r w:rsidRPr="00316241">
          <w:rPr>
            <w:rFonts w:asciiTheme="minorHAnsi" w:hAnsiTheme="minorHAnsi" w:cstheme="minorHAnsi"/>
            <w:color w:val="0070C0"/>
            <w:sz w:val="24"/>
          </w:rPr>
          <w:t>Rationale</w:t>
        </w:r>
        <w:r w:rsidRPr="00316241">
          <w:rPr>
            <w:rFonts w:asciiTheme="minorHAnsi" w:hAnsiTheme="minorHAnsi" w:cstheme="minorHAnsi"/>
            <w:sz w:val="24"/>
          </w:rPr>
          <w:t>&gt;</w:t>
        </w:r>
      </w:ins>
      <w:ins w:id="1083" w:author="Michelle Castellanos" w:date="2019-09-04T00:37:00Z">
        <w:r w:rsidRPr="009F7215">
          <w:rPr>
            <w:rFonts w:asciiTheme="minorHAnsi" w:hAnsiTheme="minorHAnsi" w:cstheme="minorHAnsi"/>
            <w:sz w:val="24"/>
          </w:rPr>
          <w:t>A decline in biotic function of 50 - 95% relative severity across 100% of the extent of the ecosystem over the last 50 years.</w:t>
        </w:r>
      </w:ins>
      <w:ins w:id="1084" w:author="Michelle Castellanos" w:date="2019-09-04T00:36:00Z">
        <w:r w:rsidRPr="00316241">
          <w:rPr>
            <w:rFonts w:asciiTheme="minorHAnsi" w:hAnsiTheme="minorHAnsi" w:cstheme="minorHAnsi"/>
            <w:sz w:val="24"/>
          </w:rPr>
          <w:t>&lt;/</w:t>
        </w:r>
        <w:r w:rsidRPr="00316241">
          <w:rPr>
            <w:rFonts w:asciiTheme="minorHAnsi" w:hAnsiTheme="minorHAnsi" w:cstheme="minorHAnsi"/>
            <w:color w:val="0070C0"/>
            <w:sz w:val="24"/>
          </w:rPr>
          <w:t>Rationale</w:t>
        </w:r>
        <w:r w:rsidRPr="00316241">
          <w:rPr>
            <w:rFonts w:asciiTheme="minorHAnsi" w:hAnsiTheme="minorHAnsi" w:cstheme="minorHAnsi"/>
            <w:sz w:val="24"/>
          </w:rPr>
          <w:t>&gt;</w:t>
        </w:r>
      </w:ins>
    </w:p>
    <w:p w14:paraId="46296CE3" w14:textId="34FF34A8" w:rsidR="009F7215" w:rsidRPr="00316241" w:rsidRDefault="009F7215" w:rsidP="009F7215">
      <w:pPr>
        <w:pStyle w:val="Standard"/>
        <w:spacing w:after="0" w:line="240" w:lineRule="auto"/>
        <w:ind w:left="1440"/>
        <w:rPr>
          <w:rFonts w:asciiTheme="minorHAnsi" w:hAnsiTheme="minorHAnsi" w:cstheme="minorHAnsi"/>
          <w:sz w:val="24"/>
        </w:rPr>
      </w:pPr>
      <w:ins w:id="1085" w:author="Michelle Castellanos" w:date="2019-09-04T00:37:00Z">
        <w:r w:rsidRPr="00316241">
          <w:rPr>
            <w:rFonts w:asciiTheme="minorHAnsi" w:hAnsiTheme="minorHAnsi" w:cstheme="minorHAnsi"/>
            <w:sz w:val="24"/>
          </w:rPr>
          <w:t>&lt;</w:t>
        </w:r>
        <w:r w:rsidRPr="00316241">
          <w:rPr>
            <w:rFonts w:asciiTheme="minorHAnsi" w:hAnsiTheme="minorHAnsi" w:cstheme="minorHAnsi"/>
            <w:color w:val="0070C0"/>
            <w:sz w:val="24"/>
          </w:rPr>
          <w:t>Rationale</w:t>
        </w:r>
        <w:r w:rsidRPr="00316241">
          <w:rPr>
            <w:rFonts w:asciiTheme="minorHAnsi" w:hAnsiTheme="minorHAnsi" w:cstheme="minorHAnsi"/>
            <w:sz w:val="24"/>
          </w:rPr>
          <w:t>&gt;</w:t>
        </w:r>
        <w:r w:rsidRPr="009F7215">
          <w:rPr>
            <w:rFonts w:asciiTheme="minorHAnsi" w:hAnsiTheme="minorHAnsi" w:cstheme="minorHAnsi"/>
            <w:sz w:val="24"/>
          </w:rPr>
          <w:t>EOO (1.5 million km2) exceeds the threshold</w:t>
        </w:r>
        <w:r>
          <w:rPr>
            <w:rFonts w:asciiTheme="minorHAnsi" w:hAnsiTheme="minorHAnsi" w:cstheme="minorHAnsi"/>
            <w:sz w:val="24"/>
          </w:rPr>
          <w:t>s for all threatened categories</w:t>
        </w:r>
        <w:r w:rsidRPr="009F7215">
          <w:rPr>
            <w:rFonts w:asciiTheme="minorHAnsi" w:hAnsiTheme="minorHAnsi" w:cstheme="minorHAnsi"/>
            <w:sz w:val="24"/>
          </w:rPr>
          <w:t>.</w:t>
        </w:r>
        <w:r w:rsidRPr="00316241">
          <w:rPr>
            <w:rFonts w:asciiTheme="minorHAnsi" w:hAnsiTheme="minorHAnsi" w:cstheme="minorHAnsi"/>
            <w:sz w:val="24"/>
          </w:rPr>
          <w:t>&lt;/</w:t>
        </w:r>
        <w:r w:rsidRPr="00316241">
          <w:rPr>
            <w:rFonts w:asciiTheme="minorHAnsi" w:hAnsiTheme="minorHAnsi" w:cstheme="minorHAnsi"/>
            <w:color w:val="0070C0"/>
            <w:sz w:val="24"/>
          </w:rPr>
          <w:t>Rationale</w:t>
        </w:r>
        <w:r w:rsidRPr="00316241">
          <w:rPr>
            <w:rFonts w:asciiTheme="minorHAnsi" w:hAnsiTheme="minorHAnsi" w:cstheme="minorHAnsi"/>
            <w:sz w:val="24"/>
          </w:rPr>
          <w:t>&gt;</w:t>
        </w:r>
      </w:ins>
    </w:p>
    <w:p w14:paraId="26DAA1EB" w14:textId="7B5A763D" w:rsidR="00316241" w:rsidRPr="00316241" w:rsidDel="009F7215" w:rsidRDefault="00316241" w:rsidP="00316241">
      <w:pPr>
        <w:pStyle w:val="Standard"/>
        <w:spacing w:after="0" w:line="240" w:lineRule="auto"/>
        <w:ind w:left="720" w:firstLine="720"/>
        <w:rPr>
          <w:del w:id="1086" w:author="Michelle Castellanos" w:date="2019-09-04T00:36:00Z"/>
          <w:rFonts w:asciiTheme="minorHAnsi" w:hAnsiTheme="minorHAnsi" w:cstheme="minorHAnsi"/>
          <w:sz w:val="24"/>
        </w:rPr>
      </w:pPr>
      <w:del w:id="1087" w:author="Michelle Castellanos" w:date="2019-09-04T00:36:00Z">
        <w:r w:rsidRPr="00316241" w:rsidDel="009F7215">
          <w:rPr>
            <w:rFonts w:asciiTheme="minorHAnsi" w:hAnsiTheme="minorHAnsi" w:cstheme="minorHAnsi"/>
            <w:sz w:val="24"/>
          </w:rPr>
          <w:delText>&lt;Category&gt;LC&lt;/Category&gt;</w:delText>
        </w:r>
      </w:del>
    </w:p>
    <w:p w14:paraId="2C828A8A" w14:textId="58770A0B" w:rsidR="00316241" w:rsidRPr="00316241" w:rsidDel="009F7215" w:rsidRDefault="00316241" w:rsidP="00316241">
      <w:pPr>
        <w:pStyle w:val="Standard"/>
        <w:spacing w:after="0" w:line="240" w:lineRule="auto"/>
        <w:ind w:left="720" w:firstLine="720"/>
        <w:rPr>
          <w:del w:id="1088" w:author="Michelle Castellanos" w:date="2019-09-04T00:36:00Z"/>
          <w:rFonts w:asciiTheme="minorHAnsi" w:hAnsiTheme="minorHAnsi" w:cstheme="minorHAnsi"/>
          <w:sz w:val="24"/>
        </w:rPr>
      </w:pPr>
      <w:del w:id="1089" w:author="Michelle Castellanos" w:date="2019-09-04T00:36:00Z">
        <w:r w:rsidRPr="00316241" w:rsidDel="009F7215">
          <w:rPr>
            <w:rFonts w:asciiTheme="minorHAnsi" w:hAnsiTheme="minorHAnsi" w:cstheme="minorHAnsi"/>
            <w:sz w:val="24"/>
          </w:rPr>
          <w:delText>&lt;Plausible-bounds lower="" upper=""/&gt;</w:delText>
        </w:r>
      </w:del>
    </w:p>
    <w:p w14:paraId="2709A5A1" w14:textId="69C91E3D" w:rsidR="00316241" w:rsidRPr="00316241" w:rsidDel="009F7215" w:rsidRDefault="00316241" w:rsidP="00316241">
      <w:pPr>
        <w:pStyle w:val="Standard"/>
        <w:spacing w:after="0" w:line="240" w:lineRule="auto"/>
        <w:ind w:left="720" w:firstLine="720"/>
        <w:rPr>
          <w:del w:id="1090" w:author="Michelle Castellanos" w:date="2019-09-04T00:36:00Z"/>
          <w:rFonts w:asciiTheme="minorHAnsi" w:hAnsiTheme="minorHAnsi" w:cstheme="minorHAnsi"/>
          <w:sz w:val="24"/>
        </w:rPr>
      </w:pPr>
      <w:del w:id="1091" w:author="Michelle Castellanos" w:date="2019-09-04T00:36:00Z">
        <w:r w:rsidRPr="00316241" w:rsidDel="009F7215">
          <w:rPr>
            <w:rFonts w:asciiTheme="minorHAnsi" w:hAnsiTheme="minorHAnsi" w:cstheme="minorHAnsi"/>
            <w:sz w:val="24"/>
          </w:rPr>
          <w:delText>&lt;Key-indicator-variables&gt;&lt;/Key-indicator-variables&gt;</w:delText>
        </w:r>
      </w:del>
    </w:p>
    <w:p w14:paraId="3823CEA1" w14:textId="22314126" w:rsidR="00316241" w:rsidRPr="00316241" w:rsidDel="009F7215" w:rsidRDefault="00316241" w:rsidP="00316241">
      <w:pPr>
        <w:pStyle w:val="Standard"/>
        <w:spacing w:after="0" w:line="240" w:lineRule="auto"/>
        <w:ind w:firstLine="720"/>
        <w:jc w:val="both"/>
        <w:rPr>
          <w:del w:id="1092" w:author="Michelle Castellanos" w:date="2019-09-04T00:36:00Z"/>
          <w:rFonts w:ascii="Courier New" w:hAnsi="Courier New" w:cs="Courier New"/>
        </w:rPr>
      </w:pPr>
      <w:del w:id="1093" w:author="Michelle Castellanos" w:date="2019-09-04T00:36:00Z">
        <w:r w:rsidRPr="00316241" w:rsidDel="009F7215">
          <w:rPr>
            <w:rFonts w:asciiTheme="minorHAnsi" w:hAnsiTheme="minorHAnsi" w:cstheme="minorHAnsi"/>
            <w:sz w:val="24"/>
          </w:rPr>
          <w:delText>&lt;/Subcriterion&gt;</w:delText>
        </w:r>
      </w:del>
    </w:p>
    <w:p w14:paraId="7CAA577A" w14:textId="15F7874A" w:rsidR="001D3F73" w:rsidRDefault="001D3F73" w:rsidP="00316241">
      <w:pPr>
        <w:pStyle w:val="Standard"/>
        <w:tabs>
          <w:tab w:val="left" w:pos="2880"/>
        </w:tabs>
        <w:spacing w:after="0" w:line="240" w:lineRule="auto"/>
      </w:pPr>
    </w:p>
    <w:p w14:paraId="2DEAF01D" w14:textId="77777777" w:rsidR="001D3F73" w:rsidRDefault="001D3F73">
      <w:pPr>
        <w:pStyle w:val="Standard"/>
        <w:spacing w:after="0" w:line="240" w:lineRule="auto"/>
        <w:jc w:val="both"/>
        <w:rPr>
          <w:rFonts w:ascii="Courier New" w:hAnsi="Courier New" w:cs="Courier New"/>
        </w:rPr>
      </w:pPr>
    </w:p>
    <w:p w14:paraId="290A47B4" w14:textId="01BFB7D2" w:rsidR="001D3F73" w:rsidRPr="006C5611" w:rsidRDefault="00FC6AF8" w:rsidP="00233D6A">
      <w:pPr>
        <w:pStyle w:val="Ttulo1"/>
        <w:numPr>
          <w:ilvl w:val="8"/>
          <w:numId w:val="29"/>
        </w:numPr>
        <w:ind w:left="2520" w:hanging="2520"/>
      </w:pPr>
      <w:bookmarkStart w:id="1094" w:name="_Toc10660052"/>
      <w:bookmarkStart w:id="1095" w:name="_Toc10989982"/>
      <w:r w:rsidRPr="006C5611">
        <w:lastRenderedPageBreak/>
        <w:t>Node: Category</w:t>
      </w:r>
      <w:bookmarkEnd w:id="1094"/>
      <w:bookmarkEnd w:id="1095"/>
    </w:p>
    <w:p w14:paraId="0A6D7C97"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&lt;Category&gt;</w:t>
      </w:r>
    </w:p>
    <w:p w14:paraId="2551692D"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Subcriterion</w:t>
      </w:r>
    </w:p>
    <w:p w14:paraId="3F3C9F4A" w14:textId="0C77E11B" w:rsidR="001D3F73" w:rsidRDefault="00FC6AF8">
      <w:pPr>
        <w:pStyle w:val="Standard"/>
        <w:spacing w:after="0" w:line="276" w:lineRule="auto"/>
      </w:pPr>
      <w:r>
        <w:rPr>
          <w:rFonts w:ascii="Bookman Old Style" w:hAnsi="Bookman Old Style"/>
          <w:sz w:val="24"/>
          <w:szCs w:val="24"/>
          <w:u w:val="single"/>
        </w:rPr>
        <w:t>Child</w:t>
      </w:r>
      <w:r w:rsidR="005932BF">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13B7BFB7" w14:textId="77777777" w:rsidR="001D3F73" w:rsidRDefault="001D3F73">
      <w:pPr>
        <w:pStyle w:val="Standard"/>
        <w:spacing w:after="0" w:line="276" w:lineRule="auto"/>
        <w:rPr>
          <w:rFonts w:ascii="Bookman Old Style" w:hAnsi="Bookman Old Style"/>
          <w:sz w:val="24"/>
          <w:szCs w:val="24"/>
        </w:rPr>
      </w:pPr>
    </w:p>
    <w:p w14:paraId="2E6D65FE" w14:textId="77777777" w:rsidR="00233D6A" w:rsidRDefault="00FC6AF8" w:rsidP="00233D6A">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Element containing the acronym for the risk category assigned to the subcriterion applied to the assessment target.</w:t>
      </w:r>
      <w:r w:rsidR="00233D6A">
        <w:rPr>
          <w:rFonts w:ascii="Bookman Old Style" w:hAnsi="Bookman Old Style"/>
          <w:sz w:val="24"/>
          <w:szCs w:val="24"/>
        </w:rPr>
        <w:t xml:space="preserve"> Possible values (if IUCN protocol is used) are: “</w:t>
      </w:r>
      <w:r w:rsidR="00233D6A" w:rsidRPr="00CF3352">
        <w:rPr>
          <w:rFonts w:ascii="Bookman Old Style" w:hAnsi="Bookman Old Style"/>
          <w:b/>
          <w:sz w:val="24"/>
          <w:szCs w:val="24"/>
        </w:rPr>
        <w:t>VU</w:t>
      </w:r>
      <w:r w:rsidR="00233D6A">
        <w:rPr>
          <w:rFonts w:ascii="Bookman Old Style" w:hAnsi="Bookman Old Style"/>
          <w:sz w:val="24"/>
          <w:szCs w:val="24"/>
        </w:rPr>
        <w:t>” for Vulnerable, “</w:t>
      </w:r>
      <w:r w:rsidR="00233D6A" w:rsidRPr="00CF3352">
        <w:rPr>
          <w:rFonts w:ascii="Bookman Old Style" w:hAnsi="Bookman Old Style"/>
          <w:b/>
          <w:sz w:val="24"/>
          <w:szCs w:val="24"/>
        </w:rPr>
        <w:t>EN</w:t>
      </w:r>
      <w:r w:rsidR="00233D6A">
        <w:rPr>
          <w:rFonts w:ascii="Bookman Old Style" w:hAnsi="Bookman Old Style"/>
          <w:sz w:val="24"/>
          <w:szCs w:val="24"/>
        </w:rPr>
        <w:t>” for Endangered, “</w:t>
      </w:r>
      <w:r w:rsidR="00233D6A" w:rsidRPr="00CF3352">
        <w:rPr>
          <w:rFonts w:ascii="Bookman Old Style" w:hAnsi="Bookman Old Style"/>
          <w:b/>
          <w:sz w:val="24"/>
          <w:szCs w:val="24"/>
        </w:rPr>
        <w:t>CR</w:t>
      </w:r>
      <w:r w:rsidR="00233D6A">
        <w:rPr>
          <w:rFonts w:ascii="Bookman Old Style" w:hAnsi="Bookman Old Style"/>
          <w:sz w:val="24"/>
          <w:szCs w:val="24"/>
        </w:rPr>
        <w:t>” for Critically Endangered, “</w:t>
      </w:r>
      <w:r w:rsidR="00233D6A" w:rsidRPr="00CF3352">
        <w:rPr>
          <w:rFonts w:ascii="Bookman Old Style" w:hAnsi="Bookman Old Style"/>
          <w:b/>
          <w:sz w:val="24"/>
          <w:szCs w:val="24"/>
        </w:rPr>
        <w:t>LC</w:t>
      </w:r>
      <w:r w:rsidR="00233D6A">
        <w:rPr>
          <w:rFonts w:ascii="Bookman Old Style" w:hAnsi="Bookman Old Style"/>
          <w:sz w:val="24"/>
          <w:szCs w:val="24"/>
        </w:rPr>
        <w:t>” for Least Concern, “</w:t>
      </w:r>
      <w:r w:rsidR="00233D6A" w:rsidRPr="00CF3352">
        <w:rPr>
          <w:rFonts w:ascii="Bookman Old Style" w:hAnsi="Bookman Old Style"/>
          <w:b/>
          <w:sz w:val="24"/>
          <w:szCs w:val="24"/>
        </w:rPr>
        <w:t>DD</w:t>
      </w:r>
      <w:r w:rsidR="00233D6A">
        <w:rPr>
          <w:rFonts w:ascii="Bookman Old Style" w:hAnsi="Bookman Old Style"/>
          <w:sz w:val="24"/>
          <w:szCs w:val="24"/>
        </w:rPr>
        <w:t>” for Data Deficient, “</w:t>
      </w:r>
      <w:r w:rsidR="00233D6A" w:rsidRPr="00CF3352">
        <w:rPr>
          <w:rFonts w:ascii="Bookman Old Style" w:hAnsi="Bookman Old Style"/>
          <w:b/>
          <w:sz w:val="24"/>
          <w:szCs w:val="24"/>
        </w:rPr>
        <w:t>NE</w:t>
      </w:r>
      <w:r w:rsidR="00233D6A">
        <w:rPr>
          <w:rFonts w:ascii="Bookman Old Style" w:hAnsi="Bookman Old Style"/>
          <w:sz w:val="24"/>
          <w:szCs w:val="24"/>
        </w:rPr>
        <w:t>” for Not Evaluated, “</w:t>
      </w:r>
      <w:r w:rsidR="00233D6A" w:rsidRPr="00CF3352">
        <w:rPr>
          <w:rFonts w:ascii="Bookman Old Style" w:hAnsi="Bookman Old Style"/>
          <w:b/>
          <w:sz w:val="24"/>
          <w:szCs w:val="24"/>
        </w:rPr>
        <w:t>NT</w:t>
      </w:r>
      <w:r w:rsidR="00233D6A">
        <w:rPr>
          <w:rFonts w:ascii="Bookman Old Style" w:hAnsi="Bookman Old Style"/>
          <w:sz w:val="24"/>
          <w:szCs w:val="24"/>
        </w:rPr>
        <w:t>” for Near threatened and “</w:t>
      </w:r>
      <w:r w:rsidR="00233D6A" w:rsidRPr="00CF3352">
        <w:rPr>
          <w:rFonts w:ascii="Bookman Old Style" w:hAnsi="Bookman Old Style"/>
          <w:b/>
          <w:sz w:val="24"/>
          <w:szCs w:val="24"/>
        </w:rPr>
        <w:t>CO</w:t>
      </w:r>
      <w:r w:rsidR="00233D6A">
        <w:rPr>
          <w:rFonts w:ascii="Bookman Old Style" w:hAnsi="Bookman Old Style"/>
          <w:sz w:val="24"/>
          <w:szCs w:val="24"/>
        </w:rPr>
        <w:t xml:space="preserve">” for Collapsed. </w:t>
      </w:r>
    </w:p>
    <w:p w14:paraId="0B427D31" w14:textId="7CA3AE94" w:rsidR="001D3F73" w:rsidRDefault="001D3F73">
      <w:pPr>
        <w:pStyle w:val="Standard"/>
        <w:spacing w:after="0" w:line="240" w:lineRule="auto"/>
        <w:jc w:val="both"/>
      </w:pPr>
    </w:p>
    <w:p w14:paraId="10C96CA3" w14:textId="77777777" w:rsidR="001D3F73" w:rsidRDefault="001D3F73">
      <w:pPr>
        <w:pStyle w:val="Standard"/>
        <w:spacing w:after="0" w:line="240" w:lineRule="auto"/>
        <w:jc w:val="both"/>
        <w:rPr>
          <w:rFonts w:ascii="Bookman Old Style" w:hAnsi="Bookman Old Style"/>
          <w:sz w:val="24"/>
          <w:szCs w:val="24"/>
        </w:rPr>
      </w:pPr>
    </w:p>
    <w:p w14:paraId="1A5966A9" w14:textId="77777777" w:rsidR="001D3F73" w:rsidRDefault="00FC6AF8">
      <w:pPr>
        <w:pStyle w:val="Standard"/>
        <w:spacing w:after="0" w:line="240" w:lineRule="auto"/>
        <w:jc w:val="both"/>
      </w:pPr>
      <w:r>
        <w:rPr>
          <w:rFonts w:ascii="Bookman Old Style" w:hAnsi="Bookman Old Style"/>
          <w:sz w:val="24"/>
          <w:szCs w:val="24"/>
          <w:u w:val="single"/>
        </w:rPr>
        <w:t>Example:</w:t>
      </w:r>
    </w:p>
    <w:p w14:paraId="6711044D" w14:textId="46C0117B" w:rsidR="001D3F73" w:rsidRDefault="001D3F73" w:rsidP="00233D6A">
      <w:pPr>
        <w:pStyle w:val="Standard"/>
        <w:tabs>
          <w:tab w:val="left" w:pos="2880"/>
        </w:tabs>
        <w:spacing w:after="0" w:line="240" w:lineRule="auto"/>
        <w:rPr>
          <w:rFonts w:ascii="Courier New" w:hAnsi="Courier New" w:cs="Courier New"/>
        </w:rPr>
      </w:pPr>
    </w:p>
    <w:p w14:paraId="2057E093" w14:textId="77777777" w:rsidR="00233D6A" w:rsidRPr="00233D6A" w:rsidRDefault="00233D6A" w:rsidP="00233D6A">
      <w:pPr>
        <w:pStyle w:val="Standard"/>
        <w:spacing w:after="0" w:line="240" w:lineRule="auto"/>
        <w:ind w:firstLine="720"/>
        <w:rPr>
          <w:rFonts w:asciiTheme="minorHAnsi" w:hAnsiTheme="minorHAnsi" w:cstheme="minorHAnsi"/>
          <w:sz w:val="24"/>
        </w:rPr>
      </w:pPr>
      <w:r w:rsidRPr="00233D6A">
        <w:rPr>
          <w:rFonts w:asciiTheme="minorHAnsi" w:hAnsiTheme="minorHAnsi" w:cstheme="minorHAnsi"/>
          <w:sz w:val="24"/>
        </w:rPr>
        <w:t>&lt;Subcriterion name=C3&gt;</w:t>
      </w:r>
    </w:p>
    <w:p w14:paraId="664F1867" w14:textId="77777777" w:rsidR="00233D6A" w:rsidRPr="00233D6A" w:rsidRDefault="00233D6A" w:rsidP="00233D6A">
      <w:pPr>
        <w:pStyle w:val="Standard"/>
        <w:spacing w:after="0" w:line="240" w:lineRule="auto"/>
        <w:ind w:left="720" w:firstLine="720"/>
        <w:rPr>
          <w:rFonts w:asciiTheme="minorHAnsi" w:hAnsiTheme="minorHAnsi" w:cstheme="minorHAnsi"/>
          <w:sz w:val="24"/>
        </w:rPr>
      </w:pPr>
      <w:r w:rsidRPr="00233D6A">
        <w:rPr>
          <w:rFonts w:asciiTheme="minorHAnsi" w:hAnsiTheme="minorHAnsi" w:cstheme="minorHAnsi"/>
          <w:sz w:val="24"/>
        </w:rPr>
        <w:t>&lt;Summaries&gt;&lt;/Summaries&gt;</w:t>
      </w:r>
    </w:p>
    <w:p w14:paraId="03681FAF" w14:textId="77777777" w:rsidR="00233D6A" w:rsidRPr="00233D6A" w:rsidRDefault="00233D6A" w:rsidP="00233D6A">
      <w:pPr>
        <w:pStyle w:val="Standard"/>
        <w:spacing w:after="0" w:line="240" w:lineRule="auto"/>
        <w:ind w:left="1440"/>
        <w:rPr>
          <w:rFonts w:asciiTheme="minorHAnsi" w:hAnsiTheme="minorHAnsi" w:cstheme="minorHAnsi"/>
          <w:sz w:val="24"/>
        </w:rPr>
      </w:pPr>
      <w:r w:rsidRPr="00233D6A">
        <w:rPr>
          <w:rFonts w:asciiTheme="minorHAnsi" w:hAnsiTheme="minorHAnsi" w:cstheme="minorHAnsi"/>
          <w:sz w:val="24"/>
        </w:rPr>
        <w:t>&lt;Rationale&gt;It is unlikely that the extent and severity of environmental degradation exceeds 70% since 1750.&lt;/Rationale&gt;</w:t>
      </w:r>
    </w:p>
    <w:p w14:paraId="4C941E24" w14:textId="77777777" w:rsidR="00233D6A" w:rsidRPr="00233D6A" w:rsidRDefault="00233D6A" w:rsidP="00233D6A">
      <w:pPr>
        <w:pStyle w:val="Standard"/>
        <w:spacing w:after="0" w:line="240" w:lineRule="auto"/>
        <w:ind w:left="720" w:firstLine="720"/>
        <w:rPr>
          <w:rFonts w:asciiTheme="minorHAnsi" w:hAnsiTheme="minorHAnsi" w:cstheme="minorHAnsi"/>
          <w:sz w:val="24"/>
        </w:rPr>
      </w:pPr>
      <w:r w:rsidRPr="00233D6A">
        <w:rPr>
          <w:rFonts w:asciiTheme="minorHAnsi" w:hAnsiTheme="minorHAnsi" w:cstheme="minorHAnsi"/>
          <w:sz w:val="24"/>
        </w:rPr>
        <w:t>&lt;</w:t>
      </w:r>
      <w:r w:rsidRPr="00233D6A">
        <w:rPr>
          <w:rFonts w:asciiTheme="minorHAnsi" w:hAnsiTheme="minorHAnsi" w:cstheme="minorHAnsi"/>
          <w:color w:val="0070C0"/>
          <w:sz w:val="24"/>
        </w:rPr>
        <w:t>Category</w:t>
      </w:r>
      <w:r w:rsidRPr="00233D6A">
        <w:rPr>
          <w:rFonts w:asciiTheme="minorHAnsi" w:hAnsiTheme="minorHAnsi" w:cstheme="minorHAnsi"/>
          <w:sz w:val="24"/>
        </w:rPr>
        <w:t>&gt;LC&lt;/</w:t>
      </w:r>
      <w:r w:rsidRPr="00233D6A">
        <w:rPr>
          <w:rFonts w:asciiTheme="minorHAnsi" w:hAnsiTheme="minorHAnsi" w:cstheme="minorHAnsi"/>
          <w:color w:val="0070C0"/>
          <w:sz w:val="24"/>
        </w:rPr>
        <w:t>Category</w:t>
      </w:r>
      <w:r w:rsidRPr="00233D6A">
        <w:rPr>
          <w:rFonts w:asciiTheme="minorHAnsi" w:hAnsiTheme="minorHAnsi" w:cstheme="minorHAnsi"/>
          <w:sz w:val="24"/>
        </w:rPr>
        <w:t>&gt;</w:t>
      </w:r>
    </w:p>
    <w:p w14:paraId="6955334D" w14:textId="77777777" w:rsidR="00233D6A" w:rsidRPr="00233D6A" w:rsidRDefault="00233D6A" w:rsidP="00233D6A">
      <w:pPr>
        <w:pStyle w:val="Standard"/>
        <w:spacing w:after="0" w:line="240" w:lineRule="auto"/>
        <w:ind w:left="720" w:firstLine="720"/>
        <w:rPr>
          <w:rFonts w:asciiTheme="minorHAnsi" w:hAnsiTheme="minorHAnsi" w:cstheme="minorHAnsi"/>
          <w:sz w:val="24"/>
        </w:rPr>
      </w:pPr>
      <w:r w:rsidRPr="00233D6A">
        <w:rPr>
          <w:rFonts w:asciiTheme="minorHAnsi" w:hAnsiTheme="minorHAnsi" w:cstheme="minorHAnsi"/>
          <w:sz w:val="24"/>
        </w:rPr>
        <w:t>&lt;Plausible-bounds lower="" upper=""/&gt;</w:t>
      </w:r>
    </w:p>
    <w:p w14:paraId="049E0437" w14:textId="77777777" w:rsidR="00233D6A" w:rsidRPr="00233D6A" w:rsidRDefault="00233D6A" w:rsidP="00233D6A">
      <w:pPr>
        <w:pStyle w:val="Standard"/>
        <w:spacing w:after="0" w:line="240" w:lineRule="auto"/>
        <w:ind w:left="720" w:firstLine="720"/>
        <w:rPr>
          <w:rFonts w:asciiTheme="minorHAnsi" w:hAnsiTheme="minorHAnsi" w:cstheme="minorHAnsi"/>
          <w:sz w:val="24"/>
        </w:rPr>
      </w:pPr>
      <w:r w:rsidRPr="00233D6A">
        <w:rPr>
          <w:rFonts w:asciiTheme="minorHAnsi" w:hAnsiTheme="minorHAnsi" w:cstheme="minorHAnsi"/>
          <w:sz w:val="24"/>
        </w:rPr>
        <w:t>&lt;Key-indicator-variables&gt;&lt;/Key-indicator-variables&gt;</w:t>
      </w:r>
    </w:p>
    <w:p w14:paraId="3D147365" w14:textId="77777777" w:rsidR="00233D6A" w:rsidRPr="00233D6A" w:rsidRDefault="00233D6A" w:rsidP="00233D6A">
      <w:pPr>
        <w:pStyle w:val="Standard"/>
        <w:spacing w:after="0" w:line="240" w:lineRule="auto"/>
        <w:ind w:firstLine="720"/>
        <w:jc w:val="both"/>
        <w:rPr>
          <w:rFonts w:ascii="Courier New" w:hAnsi="Courier New" w:cs="Courier New"/>
        </w:rPr>
      </w:pPr>
      <w:r w:rsidRPr="00233D6A">
        <w:rPr>
          <w:rFonts w:asciiTheme="minorHAnsi" w:hAnsiTheme="minorHAnsi" w:cstheme="minorHAnsi"/>
          <w:sz w:val="24"/>
        </w:rPr>
        <w:t>&lt;/Subcriterion&gt;</w:t>
      </w:r>
    </w:p>
    <w:p w14:paraId="516B66E9" w14:textId="77777777" w:rsidR="00233D6A" w:rsidRDefault="00233D6A" w:rsidP="00233D6A">
      <w:pPr>
        <w:pStyle w:val="Standard"/>
        <w:tabs>
          <w:tab w:val="left" w:pos="2880"/>
        </w:tabs>
        <w:spacing w:after="0" w:line="240" w:lineRule="auto"/>
        <w:rPr>
          <w:rFonts w:ascii="Courier New" w:hAnsi="Courier New" w:cs="Courier New"/>
        </w:rPr>
      </w:pPr>
    </w:p>
    <w:p w14:paraId="5E934B97" w14:textId="77777777" w:rsidR="004E62D0" w:rsidRDefault="004E62D0" w:rsidP="009F29E2">
      <w:pPr>
        <w:pStyle w:val="Standard"/>
        <w:tabs>
          <w:tab w:val="left" w:pos="2880"/>
        </w:tabs>
        <w:spacing w:after="0" w:line="240" w:lineRule="auto"/>
      </w:pPr>
    </w:p>
    <w:p w14:paraId="3CE53CFA" w14:textId="5791C409" w:rsidR="001D3F73" w:rsidRPr="006C5611" w:rsidRDefault="00496EA4" w:rsidP="003A4EEB">
      <w:pPr>
        <w:pStyle w:val="Ttulo1"/>
        <w:numPr>
          <w:ilvl w:val="8"/>
          <w:numId w:val="29"/>
        </w:numPr>
        <w:ind w:left="2520" w:hanging="2520"/>
      </w:pPr>
      <w:bookmarkStart w:id="1096" w:name="_Toc10660053"/>
      <w:bookmarkStart w:id="1097" w:name="_Toc10989983"/>
      <w:r>
        <w:t>N</w:t>
      </w:r>
      <w:r w:rsidR="00FC6AF8" w:rsidRPr="006C5611">
        <w:t>ode: Plausible bounds</w:t>
      </w:r>
      <w:bookmarkEnd w:id="1096"/>
      <w:bookmarkEnd w:id="1097"/>
    </w:p>
    <w:p w14:paraId="41612700" w14:textId="03AFA4CA"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&lt;Plausible-bounds&gt;</w:t>
      </w:r>
    </w:p>
    <w:p w14:paraId="4721FF38" w14:textId="3F293479" w:rsidR="001D3F73" w:rsidRDefault="00FC6AF8">
      <w:pPr>
        <w:pStyle w:val="Standard"/>
        <w:spacing w:after="0" w:line="276" w:lineRule="auto"/>
      </w:pPr>
      <w:r>
        <w:rPr>
          <w:rFonts w:ascii="Bookman Old Style" w:hAnsi="Bookman Old Style"/>
          <w:sz w:val="24"/>
          <w:szCs w:val="24"/>
          <w:u w:val="single"/>
        </w:rPr>
        <w:t>Parent:</w:t>
      </w:r>
      <w:r w:rsidR="00901CEC">
        <w:rPr>
          <w:rFonts w:ascii="Bookman Old Style" w:hAnsi="Bookman Old Style"/>
          <w:sz w:val="24"/>
          <w:szCs w:val="24"/>
        </w:rPr>
        <w:t xml:space="preserve"> Subcriterion</w:t>
      </w:r>
    </w:p>
    <w:p w14:paraId="7E48E779" w14:textId="207EBBC5" w:rsidR="001D3F73" w:rsidRDefault="00FC6AF8">
      <w:pPr>
        <w:pStyle w:val="Standard"/>
        <w:spacing w:after="0" w:line="276" w:lineRule="auto"/>
      </w:pPr>
      <w:r>
        <w:rPr>
          <w:rFonts w:ascii="Bookman Old Style" w:hAnsi="Bookman Old Style"/>
          <w:sz w:val="24"/>
          <w:szCs w:val="24"/>
          <w:u w:val="single"/>
        </w:rPr>
        <w:t>Child</w:t>
      </w:r>
      <w:r w:rsidR="005932BF">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4DE50EE2" w14:textId="77777777" w:rsidR="001D3F73" w:rsidRDefault="001D3F73">
      <w:pPr>
        <w:pStyle w:val="Standard"/>
        <w:spacing w:after="0" w:line="276" w:lineRule="auto"/>
        <w:rPr>
          <w:rFonts w:ascii="Bookman Old Style" w:hAnsi="Bookman Old Style"/>
          <w:sz w:val="24"/>
          <w:szCs w:val="24"/>
        </w:rPr>
      </w:pPr>
    </w:p>
    <w:p w14:paraId="6778CCBD" w14:textId="65EA82BA" w:rsidR="001D3F73" w:rsidRDefault="00FC6AF8">
      <w:pPr>
        <w:pStyle w:val="Standard"/>
        <w:jc w:val="both"/>
      </w:pPr>
      <w:r>
        <w:rPr>
          <w:rFonts w:ascii="Bookman Old Style" w:hAnsi="Bookman Old Style"/>
          <w:sz w:val="24"/>
          <w:szCs w:val="24"/>
          <w:u w:val="single"/>
        </w:rPr>
        <w:t>Content:</w:t>
      </w:r>
      <w:r>
        <w:rPr>
          <w:rFonts w:ascii="Bookman Old Style" w:hAnsi="Bookman Old Style"/>
          <w:sz w:val="24"/>
          <w:szCs w:val="24"/>
        </w:rPr>
        <w:t xml:space="preserve"> Element used to communicate the uncertainty in the outcomes of an assessment by reporting the most likely category and categories that represent plausible upper and lower bounds. It contains the acronym of the categories with evidence to support inferences about risk status.</w:t>
      </w:r>
      <w:r w:rsidR="003A4EEB">
        <w:rPr>
          <w:rFonts w:ascii="Bookman Old Style" w:hAnsi="Bookman Old Style"/>
          <w:sz w:val="24"/>
          <w:szCs w:val="24"/>
        </w:rPr>
        <w:t xml:space="preserve"> </w:t>
      </w:r>
      <w:r w:rsidR="003A4EEB" w:rsidRPr="00DC6D51">
        <w:rPr>
          <w:rFonts w:ascii="Bookman Old Style" w:hAnsi="Bookman Old Style"/>
          <w:b/>
          <w:sz w:val="24"/>
          <w:szCs w:val="24"/>
        </w:rPr>
        <w:t>Plausible bounds are reported only if the original document does.</w:t>
      </w:r>
    </w:p>
    <w:p w14:paraId="20536A4B" w14:textId="2ACEE39E" w:rsidR="001D3F73" w:rsidRDefault="00FC6AF8">
      <w:pPr>
        <w:pStyle w:val="Standard"/>
        <w:jc w:val="both"/>
        <w:rPr>
          <w:rFonts w:ascii="Bookman Old Style" w:hAnsi="Bookman Old Style"/>
          <w:sz w:val="24"/>
          <w:szCs w:val="24"/>
          <w:lang w:val="fr-FR"/>
        </w:rPr>
      </w:pPr>
      <w:r w:rsidRPr="008508DA">
        <w:rPr>
          <w:rFonts w:ascii="Bookman Old Style" w:hAnsi="Bookman Old Style"/>
          <w:sz w:val="24"/>
          <w:szCs w:val="24"/>
          <w:u w:val="single"/>
          <w:lang w:val="fr-FR"/>
        </w:rPr>
        <w:t xml:space="preserve">Atributes: </w:t>
      </w:r>
      <w:r w:rsidR="00DB70CD">
        <w:rPr>
          <w:rFonts w:ascii="Bookman Old Style" w:hAnsi="Bookman Old Style"/>
          <w:sz w:val="24"/>
          <w:szCs w:val="24"/>
          <w:lang w:val="fr-FR"/>
        </w:rPr>
        <w:t>lower, upper</w:t>
      </w:r>
    </w:p>
    <w:p w14:paraId="5F12FAA2" w14:textId="6606C62F" w:rsidR="00901CEC" w:rsidRPr="00A72FB3" w:rsidRDefault="00901CEC" w:rsidP="009F29E2">
      <w:pPr>
        <w:pStyle w:val="Standard"/>
        <w:numPr>
          <w:ilvl w:val="0"/>
          <w:numId w:val="14"/>
        </w:numPr>
        <w:jc w:val="both"/>
        <w:rPr>
          <w:rFonts w:ascii="Bookman Old Style" w:hAnsi="Bookman Old Style"/>
          <w:sz w:val="24"/>
          <w:lang w:val="fr-FR"/>
        </w:rPr>
      </w:pPr>
      <w:r w:rsidRPr="00A72FB3">
        <w:rPr>
          <w:rFonts w:ascii="Bookman Old Style" w:hAnsi="Bookman Old Style"/>
          <w:sz w:val="24"/>
          <w:lang w:val="fr-FR"/>
        </w:rPr>
        <w:t>@lower : lower bound</w:t>
      </w:r>
      <w:r w:rsidR="003A4EEB">
        <w:rPr>
          <w:rFonts w:ascii="Bookman Old Style" w:hAnsi="Bookman Old Style"/>
          <w:sz w:val="24"/>
          <w:lang w:val="fr-FR"/>
        </w:rPr>
        <w:t xml:space="preserve"> of the sub-criterion</w:t>
      </w:r>
      <w:r w:rsidRPr="00A72FB3">
        <w:rPr>
          <w:rFonts w:ascii="Bookman Old Style" w:hAnsi="Bookman Old Style"/>
          <w:sz w:val="24"/>
          <w:lang w:val="fr-FR"/>
        </w:rPr>
        <w:t xml:space="preserve"> category.</w:t>
      </w:r>
    </w:p>
    <w:p w14:paraId="4A000BD1" w14:textId="12618DD8" w:rsidR="00901CEC" w:rsidRPr="00901CEC" w:rsidRDefault="00901CEC" w:rsidP="00901CEC">
      <w:pPr>
        <w:pStyle w:val="Standard"/>
        <w:numPr>
          <w:ilvl w:val="0"/>
          <w:numId w:val="14"/>
        </w:numPr>
        <w:jc w:val="both"/>
        <w:rPr>
          <w:rFonts w:ascii="Bookman Old Style" w:hAnsi="Bookman Old Style"/>
          <w:sz w:val="24"/>
          <w:lang w:val="fr-FR"/>
        </w:rPr>
      </w:pPr>
      <w:r w:rsidRPr="00A72FB3">
        <w:rPr>
          <w:rFonts w:ascii="Bookman Old Style" w:hAnsi="Bookman Old Style"/>
          <w:sz w:val="24"/>
          <w:lang w:val="fr-FR"/>
        </w:rPr>
        <w:t>@upper : upper bound</w:t>
      </w:r>
      <w:r w:rsidR="003A4EEB">
        <w:rPr>
          <w:rFonts w:ascii="Bookman Old Style" w:hAnsi="Bookman Old Style"/>
          <w:sz w:val="24"/>
          <w:lang w:val="fr-FR"/>
        </w:rPr>
        <w:t xml:space="preserve"> of the sub-criterion</w:t>
      </w:r>
      <w:r w:rsidRPr="00A72FB3">
        <w:rPr>
          <w:rFonts w:ascii="Bookman Old Style" w:hAnsi="Bookman Old Style"/>
          <w:sz w:val="24"/>
          <w:lang w:val="fr-FR"/>
        </w:rPr>
        <w:t xml:space="preserve"> category.</w:t>
      </w:r>
    </w:p>
    <w:p w14:paraId="3B218DD9" w14:textId="77777777" w:rsidR="001D3F73" w:rsidRPr="008508DA" w:rsidRDefault="00FC6AF8" w:rsidP="003A4EEB">
      <w:pPr>
        <w:pStyle w:val="Standard"/>
        <w:spacing w:after="0" w:line="240" w:lineRule="auto"/>
        <w:rPr>
          <w:lang w:val="fr-FR"/>
        </w:rPr>
      </w:pPr>
      <w:r w:rsidRPr="008508DA">
        <w:rPr>
          <w:rFonts w:ascii="Bookman Old Style" w:hAnsi="Bookman Old Style"/>
          <w:sz w:val="24"/>
          <w:szCs w:val="24"/>
          <w:u w:val="single"/>
          <w:lang w:val="fr-FR"/>
        </w:rPr>
        <w:t>Example:</w:t>
      </w:r>
    </w:p>
    <w:p w14:paraId="114B8611" w14:textId="77777777" w:rsidR="001D3F73" w:rsidRPr="008508DA" w:rsidRDefault="001D3F73">
      <w:pPr>
        <w:pStyle w:val="Standard"/>
        <w:spacing w:after="0" w:line="240" w:lineRule="auto"/>
        <w:ind w:left="720" w:firstLine="720"/>
        <w:rPr>
          <w:rFonts w:ascii="Bookman Old Style" w:hAnsi="Bookman Old Style"/>
          <w:sz w:val="24"/>
          <w:szCs w:val="24"/>
          <w:u w:val="single"/>
          <w:lang w:val="fr-FR"/>
        </w:rPr>
      </w:pPr>
    </w:p>
    <w:p w14:paraId="43529AEB" w14:textId="77777777" w:rsidR="003A4EEB" w:rsidRPr="00796187" w:rsidRDefault="003A4EEB" w:rsidP="003A4EEB">
      <w:pPr>
        <w:pStyle w:val="Standard"/>
        <w:spacing w:after="0" w:line="240" w:lineRule="auto"/>
        <w:ind w:left="360"/>
        <w:rPr>
          <w:rFonts w:asciiTheme="minorHAnsi" w:hAnsiTheme="minorHAnsi" w:cstheme="minorHAnsi"/>
          <w:sz w:val="24"/>
        </w:rPr>
      </w:pPr>
      <w:bookmarkStart w:id="1098" w:name="_Toc10660054"/>
      <w:bookmarkStart w:id="1099" w:name="_Toc10989984"/>
      <w:commentRangeStart w:id="1100"/>
      <w:r w:rsidRPr="00796187">
        <w:rPr>
          <w:rFonts w:asciiTheme="minorHAnsi" w:hAnsiTheme="minorHAnsi" w:cstheme="minorHAnsi"/>
          <w:sz w:val="24"/>
        </w:rPr>
        <w:lastRenderedPageBreak/>
        <w:t>&lt;Category</w:t>
      </w:r>
      <w:r>
        <w:rPr>
          <w:rFonts w:asciiTheme="minorHAnsi" w:hAnsiTheme="minorHAnsi" w:cstheme="minorHAnsi"/>
          <w:sz w:val="24"/>
        </w:rPr>
        <w:t>&gt;EN</w:t>
      </w:r>
      <w:r w:rsidRPr="00796187">
        <w:rPr>
          <w:rFonts w:asciiTheme="minorHAnsi" w:hAnsiTheme="minorHAnsi" w:cstheme="minorHAnsi"/>
          <w:sz w:val="24"/>
        </w:rPr>
        <w:t>&lt;/ Category&gt;</w:t>
      </w:r>
    </w:p>
    <w:p w14:paraId="530E0E4C" w14:textId="77777777" w:rsidR="003A4EEB" w:rsidRDefault="003A4EEB" w:rsidP="003A4EEB">
      <w:pPr>
        <w:pStyle w:val="Standard"/>
        <w:spacing w:after="0" w:line="240" w:lineRule="auto"/>
        <w:ind w:left="360"/>
        <w:rPr>
          <w:rFonts w:asciiTheme="minorHAnsi" w:hAnsiTheme="minorHAnsi" w:cstheme="minorHAnsi"/>
          <w:color w:val="0070C0"/>
          <w:sz w:val="24"/>
        </w:rPr>
      </w:pPr>
      <w:r w:rsidRPr="00796187">
        <w:rPr>
          <w:rFonts w:asciiTheme="minorHAnsi" w:hAnsiTheme="minorHAnsi" w:cstheme="minorHAnsi"/>
          <w:sz w:val="24"/>
        </w:rPr>
        <w:t>&lt;</w:t>
      </w:r>
      <w:r w:rsidRPr="00796187">
        <w:rPr>
          <w:rFonts w:asciiTheme="minorHAnsi" w:hAnsiTheme="minorHAnsi" w:cstheme="minorHAnsi"/>
          <w:color w:val="0070C0"/>
          <w:sz w:val="24"/>
        </w:rPr>
        <w:t xml:space="preserve">Plausible-bounds </w:t>
      </w:r>
      <w:r w:rsidRPr="00796187">
        <w:rPr>
          <w:rFonts w:asciiTheme="minorHAnsi" w:hAnsiTheme="minorHAnsi" w:cstheme="minorHAnsi"/>
          <w:color w:val="FF0000"/>
          <w:sz w:val="24"/>
        </w:rPr>
        <w:t>lower</w:t>
      </w:r>
      <w:r w:rsidRPr="00796187">
        <w:rPr>
          <w:rFonts w:asciiTheme="minorHAnsi" w:hAnsiTheme="minorHAnsi" w:cstheme="minorHAnsi"/>
          <w:sz w:val="24"/>
        </w:rPr>
        <w:t>=”</w:t>
      </w:r>
      <w:r>
        <w:rPr>
          <w:rFonts w:asciiTheme="minorHAnsi" w:hAnsiTheme="minorHAnsi" w:cstheme="minorHAnsi"/>
          <w:sz w:val="24"/>
        </w:rPr>
        <w:t>VU</w:t>
      </w:r>
      <w:r w:rsidRPr="00796187">
        <w:rPr>
          <w:rFonts w:asciiTheme="minorHAnsi" w:hAnsiTheme="minorHAnsi" w:cstheme="minorHAnsi"/>
          <w:sz w:val="24"/>
        </w:rPr>
        <w:t xml:space="preserve">” </w:t>
      </w:r>
      <w:r w:rsidRPr="00796187">
        <w:rPr>
          <w:rFonts w:asciiTheme="minorHAnsi" w:hAnsiTheme="minorHAnsi" w:cstheme="minorHAnsi"/>
          <w:color w:val="FF0000"/>
          <w:sz w:val="24"/>
        </w:rPr>
        <w:t>upper</w:t>
      </w:r>
      <w:r w:rsidRPr="00796187">
        <w:rPr>
          <w:rFonts w:asciiTheme="minorHAnsi" w:hAnsiTheme="minorHAnsi" w:cstheme="minorHAnsi"/>
          <w:sz w:val="24"/>
        </w:rPr>
        <w:t>=”</w:t>
      </w:r>
      <w:r>
        <w:rPr>
          <w:rFonts w:asciiTheme="minorHAnsi" w:hAnsiTheme="minorHAnsi" w:cstheme="minorHAnsi"/>
          <w:sz w:val="24"/>
        </w:rPr>
        <w:t>EN”</w:t>
      </w:r>
      <w:r w:rsidRPr="00796187">
        <w:rPr>
          <w:rFonts w:asciiTheme="minorHAnsi" w:hAnsiTheme="minorHAnsi" w:cstheme="minorHAnsi"/>
          <w:sz w:val="24"/>
        </w:rPr>
        <w:t>&gt;</w:t>
      </w:r>
      <w:r>
        <w:rPr>
          <w:rFonts w:asciiTheme="minorHAnsi" w:hAnsiTheme="minorHAnsi" w:cstheme="minorHAnsi"/>
          <w:sz w:val="24"/>
        </w:rPr>
        <w:t>&lt;/</w:t>
      </w:r>
      <w:r w:rsidRPr="00796187">
        <w:rPr>
          <w:rFonts w:asciiTheme="minorHAnsi" w:hAnsiTheme="minorHAnsi" w:cstheme="minorHAnsi"/>
          <w:color w:val="0070C0"/>
          <w:sz w:val="24"/>
        </w:rPr>
        <w:t>Plausible-bounds&gt;</w:t>
      </w:r>
      <w:commentRangeEnd w:id="1100"/>
      <w:r w:rsidR="00E8307F">
        <w:rPr>
          <w:rStyle w:val="Refdecomentario"/>
        </w:rPr>
        <w:commentReference w:id="1100"/>
      </w:r>
    </w:p>
    <w:p w14:paraId="18332818" w14:textId="77777777" w:rsidR="003A4EEB" w:rsidRDefault="003A4EEB" w:rsidP="003A4EEB">
      <w:pPr>
        <w:pStyle w:val="Standard"/>
        <w:spacing w:after="0" w:line="240" w:lineRule="auto"/>
        <w:ind w:left="360"/>
        <w:rPr>
          <w:rFonts w:asciiTheme="minorHAnsi" w:hAnsiTheme="minorHAnsi" w:cstheme="minorHAnsi"/>
          <w:color w:val="0070C0"/>
          <w:sz w:val="24"/>
        </w:rPr>
      </w:pPr>
    </w:p>
    <w:p w14:paraId="03D96A9E" w14:textId="40E1FDF5" w:rsidR="001D3F73" w:rsidRPr="006C5611" w:rsidRDefault="002E1BB1" w:rsidP="004A40B8">
      <w:pPr>
        <w:pStyle w:val="Ttulo1"/>
        <w:numPr>
          <w:ilvl w:val="8"/>
          <w:numId w:val="29"/>
        </w:numPr>
        <w:ind w:left="2520" w:hanging="2520"/>
      </w:pPr>
      <w:r>
        <w:t xml:space="preserve"> </w:t>
      </w:r>
      <w:r w:rsidR="00FC6AF8" w:rsidRPr="006C5611">
        <w:t>Node: Key indicator variable</w:t>
      </w:r>
      <w:r w:rsidR="00A24B21" w:rsidRPr="006C5611">
        <w:t>s</w:t>
      </w:r>
      <w:bookmarkEnd w:id="1098"/>
      <w:bookmarkEnd w:id="1099"/>
    </w:p>
    <w:p w14:paraId="46DBF24F" w14:textId="441F6806"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w:t>
      </w:r>
      <w:commentRangeStart w:id="1101"/>
      <w:r>
        <w:rPr>
          <w:rFonts w:ascii="Bookman Old Style" w:hAnsi="Bookman Old Style"/>
          <w:sz w:val="24"/>
          <w:szCs w:val="24"/>
        </w:rPr>
        <w:t>&lt;Key-indicator-variable</w:t>
      </w:r>
      <w:r w:rsidR="00A24B21">
        <w:rPr>
          <w:rFonts w:ascii="Bookman Old Style" w:hAnsi="Bookman Old Style"/>
          <w:sz w:val="24"/>
          <w:szCs w:val="24"/>
        </w:rPr>
        <w:t>s</w:t>
      </w:r>
      <w:r>
        <w:rPr>
          <w:rFonts w:ascii="Bookman Old Style" w:hAnsi="Bookman Old Style"/>
          <w:sz w:val="24"/>
          <w:szCs w:val="24"/>
        </w:rPr>
        <w:t>&gt;</w:t>
      </w:r>
      <w:commentRangeEnd w:id="1101"/>
      <w:r w:rsidR="0042310B">
        <w:rPr>
          <w:rStyle w:val="Refdecomentario"/>
        </w:rPr>
        <w:commentReference w:id="1101"/>
      </w:r>
    </w:p>
    <w:p w14:paraId="7EEBA267" w14:textId="77777777"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Subcriterion</w:t>
      </w:r>
    </w:p>
    <w:p w14:paraId="30C2443A" w14:textId="2AD6EB86" w:rsidR="001D3F73" w:rsidRDefault="00FC6AF8">
      <w:pPr>
        <w:pStyle w:val="Standard"/>
        <w:spacing w:after="0" w:line="276" w:lineRule="auto"/>
      </w:pPr>
      <w:r>
        <w:rPr>
          <w:rFonts w:ascii="Bookman Old Style" w:hAnsi="Bookman Old Style"/>
          <w:sz w:val="24"/>
          <w:szCs w:val="24"/>
          <w:u w:val="single"/>
        </w:rPr>
        <w:t>Child</w:t>
      </w:r>
      <w:r w:rsidR="005932BF">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sidR="00A24B21">
        <w:rPr>
          <w:rFonts w:ascii="Bookman Old Style" w:hAnsi="Bookman Old Style"/>
          <w:sz w:val="24"/>
          <w:szCs w:val="24"/>
        </w:rPr>
        <w:t>Key-indicator</w:t>
      </w:r>
    </w:p>
    <w:p w14:paraId="27C033D2" w14:textId="77777777" w:rsidR="001D3F73" w:rsidRDefault="001D3F73">
      <w:pPr>
        <w:pStyle w:val="Standard"/>
        <w:spacing w:after="0" w:line="276" w:lineRule="auto"/>
        <w:rPr>
          <w:rFonts w:ascii="Bookman Old Style" w:hAnsi="Bookman Old Style"/>
          <w:sz w:val="24"/>
          <w:szCs w:val="24"/>
        </w:rPr>
      </w:pPr>
    </w:p>
    <w:p w14:paraId="0F589102" w14:textId="73B52F1E" w:rsidR="001D3F73" w:rsidRDefault="00FC6AF8" w:rsidP="00B60ABE">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Element co</w:t>
      </w:r>
      <w:r w:rsidR="00901CEC">
        <w:rPr>
          <w:rFonts w:ascii="Bookman Old Style" w:hAnsi="Bookman Old Style"/>
          <w:sz w:val="24"/>
          <w:szCs w:val="24"/>
        </w:rPr>
        <w:t>ntaining the</w:t>
      </w:r>
      <w:r w:rsidR="004A40B8">
        <w:rPr>
          <w:rFonts w:ascii="Bookman Old Style" w:hAnsi="Bookman Old Style"/>
          <w:sz w:val="24"/>
          <w:szCs w:val="24"/>
        </w:rPr>
        <w:t xml:space="preserve"> key</w:t>
      </w:r>
      <w:r w:rsidR="00901CEC">
        <w:rPr>
          <w:rFonts w:ascii="Bookman Old Style" w:hAnsi="Bookman Old Style"/>
          <w:sz w:val="24"/>
          <w:szCs w:val="24"/>
        </w:rPr>
        <w:t xml:space="preserve"> indicator</w:t>
      </w:r>
      <w:r w:rsidR="00A24B21">
        <w:rPr>
          <w:rFonts w:ascii="Bookman Old Style" w:hAnsi="Bookman Old Style"/>
          <w:sz w:val="24"/>
          <w:szCs w:val="24"/>
        </w:rPr>
        <w:t>s</w:t>
      </w:r>
      <w:r w:rsidR="00901CEC">
        <w:rPr>
          <w:rFonts w:ascii="Bookman Old Style" w:hAnsi="Bookman Old Style"/>
          <w:sz w:val="24"/>
          <w:szCs w:val="24"/>
        </w:rPr>
        <w:t xml:space="preserve"> </w:t>
      </w:r>
      <w:r>
        <w:rPr>
          <w:rFonts w:ascii="Bookman Old Style" w:hAnsi="Bookman Old Style"/>
          <w:sz w:val="24"/>
          <w:szCs w:val="24"/>
        </w:rPr>
        <w:t>used by the assessment authors to obtain reference values against the sub</w:t>
      </w:r>
      <w:r w:rsidR="004A40B8">
        <w:rPr>
          <w:rFonts w:ascii="Bookman Old Style" w:hAnsi="Bookman Old Style"/>
          <w:sz w:val="24"/>
          <w:szCs w:val="24"/>
        </w:rPr>
        <w:t>-</w:t>
      </w:r>
      <w:r>
        <w:rPr>
          <w:rFonts w:ascii="Bookman Old Style" w:hAnsi="Bookman Old Style"/>
          <w:sz w:val="24"/>
          <w:szCs w:val="24"/>
        </w:rPr>
        <w:t xml:space="preserve">criterion quantitative thresholds. </w:t>
      </w:r>
    </w:p>
    <w:p w14:paraId="53BFBDFD" w14:textId="77777777" w:rsidR="001D3F73" w:rsidRDefault="001D3F73">
      <w:pPr>
        <w:pStyle w:val="Standard"/>
        <w:spacing w:after="0" w:line="240" w:lineRule="auto"/>
        <w:ind w:firstLine="720"/>
        <w:jc w:val="both"/>
        <w:rPr>
          <w:rFonts w:ascii="Bookman Old Style" w:hAnsi="Bookman Old Style"/>
          <w:sz w:val="24"/>
          <w:szCs w:val="24"/>
        </w:rPr>
      </w:pPr>
    </w:p>
    <w:p w14:paraId="7DE86417" w14:textId="0DF4DAB5" w:rsidR="001D3F73" w:rsidRDefault="00FC6AF8">
      <w:pPr>
        <w:pStyle w:val="Standard"/>
        <w:spacing w:after="0" w:line="240" w:lineRule="auto"/>
        <w:jc w:val="both"/>
      </w:pPr>
      <w:r>
        <w:rPr>
          <w:rFonts w:ascii="Bookman Old Style" w:hAnsi="Bookman Old Style"/>
          <w:sz w:val="24"/>
          <w:szCs w:val="24"/>
          <w:u w:val="single"/>
        </w:rPr>
        <w:t>A</w:t>
      </w:r>
      <w:r w:rsidR="005932BF">
        <w:rPr>
          <w:rFonts w:ascii="Bookman Old Style" w:hAnsi="Bookman Old Style"/>
          <w:sz w:val="24"/>
          <w:szCs w:val="24"/>
          <w:u w:val="single"/>
        </w:rPr>
        <w:t>t</w:t>
      </w:r>
      <w:r>
        <w:rPr>
          <w:rFonts w:ascii="Bookman Old Style" w:hAnsi="Bookman Old Style"/>
          <w:sz w:val="24"/>
          <w:szCs w:val="24"/>
          <w:u w:val="single"/>
        </w:rPr>
        <w:t>tributes:</w:t>
      </w:r>
      <w:r>
        <w:rPr>
          <w:rFonts w:ascii="Bookman Old Style" w:hAnsi="Bookman Old Style"/>
          <w:sz w:val="24"/>
          <w:szCs w:val="24"/>
        </w:rPr>
        <w:t xml:space="preserve"> none</w:t>
      </w:r>
    </w:p>
    <w:p w14:paraId="5754D252" w14:textId="77777777" w:rsidR="001D3F73" w:rsidRDefault="001D3F73">
      <w:pPr>
        <w:pStyle w:val="Standard"/>
        <w:spacing w:after="0" w:line="240" w:lineRule="auto"/>
        <w:jc w:val="both"/>
        <w:rPr>
          <w:rFonts w:ascii="Bookman Old Style" w:hAnsi="Bookman Old Style"/>
          <w:sz w:val="24"/>
          <w:szCs w:val="24"/>
        </w:rPr>
      </w:pPr>
    </w:p>
    <w:p w14:paraId="6C157951" w14:textId="77777777" w:rsidR="001D3F73" w:rsidRDefault="00FC6AF8">
      <w:pPr>
        <w:pStyle w:val="Standard"/>
        <w:spacing w:after="0" w:line="240" w:lineRule="auto"/>
        <w:jc w:val="both"/>
      </w:pPr>
      <w:r>
        <w:rPr>
          <w:rFonts w:ascii="Bookman Old Style" w:hAnsi="Bookman Old Style"/>
          <w:sz w:val="24"/>
          <w:szCs w:val="24"/>
          <w:u w:val="single"/>
        </w:rPr>
        <w:t>Example:</w:t>
      </w:r>
    </w:p>
    <w:p w14:paraId="0EDBF6FD" w14:textId="77777777" w:rsidR="001D3F73" w:rsidRDefault="001D3F73">
      <w:pPr>
        <w:pStyle w:val="Standard"/>
        <w:spacing w:after="0" w:line="240" w:lineRule="auto"/>
        <w:jc w:val="both"/>
        <w:rPr>
          <w:rFonts w:ascii="Courier New" w:hAnsi="Courier New" w:cs="Courier New"/>
        </w:rPr>
      </w:pPr>
    </w:p>
    <w:p w14:paraId="279F0461" w14:textId="2432FFB2" w:rsidR="001D3F73" w:rsidRPr="004A40B8" w:rsidRDefault="00FC6AF8" w:rsidP="004A40B8">
      <w:pPr>
        <w:pStyle w:val="Standard"/>
        <w:spacing w:after="0" w:line="240" w:lineRule="auto"/>
        <w:ind w:left="360"/>
        <w:rPr>
          <w:rFonts w:asciiTheme="minorHAnsi" w:hAnsiTheme="minorHAnsi" w:cstheme="minorHAnsi"/>
          <w:sz w:val="24"/>
        </w:rPr>
      </w:pPr>
      <w:r w:rsidRPr="004A40B8">
        <w:rPr>
          <w:rFonts w:asciiTheme="minorHAnsi" w:hAnsiTheme="minorHAnsi" w:cstheme="minorHAnsi"/>
          <w:sz w:val="24"/>
        </w:rPr>
        <w:t>&lt;</w:t>
      </w:r>
      <w:r w:rsidRPr="004A40B8">
        <w:rPr>
          <w:rFonts w:asciiTheme="minorHAnsi" w:hAnsiTheme="minorHAnsi" w:cstheme="minorHAnsi"/>
          <w:color w:val="0070C0"/>
          <w:sz w:val="24"/>
        </w:rPr>
        <w:t>Key-indicator-variable</w:t>
      </w:r>
      <w:r w:rsidR="00A24B21" w:rsidRPr="004A40B8">
        <w:rPr>
          <w:rFonts w:asciiTheme="minorHAnsi" w:hAnsiTheme="minorHAnsi" w:cstheme="minorHAnsi"/>
          <w:color w:val="0070C0"/>
          <w:sz w:val="24"/>
        </w:rPr>
        <w:t>s</w:t>
      </w:r>
      <w:r w:rsidR="00A24B21" w:rsidRPr="004A40B8">
        <w:rPr>
          <w:rFonts w:asciiTheme="minorHAnsi" w:hAnsiTheme="minorHAnsi" w:cstheme="minorHAnsi"/>
          <w:sz w:val="24"/>
        </w:rPr>
        <w:t>&gt;</w:t>
      </w:r>
    </w:p>
    <w:p w14:paraId="2E85BDF5" w14:textId="73F77D97" w:rsidR="00A24B21" w:rsidRPr="004A40B8" w:rsidRDefault="00A24B21" w:rsidP="004A40B8">
      <w:pPr>
        <w:pStyle w:val="Standard"/>
        <w:spacing w:after="0" w:line="240" w:lineRule="auto"/>
        <w:ind w:left="360"/>
        <w:rPr>
          <w:rFonts w:asciiTheme="minorHAnsi" w:hAnsiTheme="minorHAnsi" w:cstheme="minorHAnsi"/>
          <w:sz w:val="24"/>
        </w:rPr>
      </w:pPr>
      <w:r w:rsidRPr="004A40B8">
        <w:rPr>
          <w:rFonts w:asciiTheme="minorHAnsi" w:hAnsiTheme="minorHAnsi" w:cstheme="minorHAnsi"/>
          <w:sz w:val="24"/>
        </w:rPr>
        <w:t xml:space="preserve">   </w:t>
      </w:r>
      <w:r w:rsidR="004A40B8">
        <w:rPr>
          <w:rFonts w:asciiTheme="minorHAnsi" w:hAnsiTheme="minorHAnsi" w:cstheme="minorHAnsi"/>
          <w:sz w:val="24"/>
        </w:rPr>
        <w:tab/>
      </w:r>
      <w:r w:rsidRPr="004A40B8">
        <w:rPr>
          <w:rFonts w:asciiTheme="minorHAnsi" w:hAnsiTheme="minorHAnsi" w:cstheme="minorHAnsi"/>
          <w:sz w:val="24"/>
        </w:rPr>
        <w:t>&lt;Key-indicator name=Average salinity&gt;&lt;/Key-indicator&gt;</w:t>
      </w:r>
    </w:p>
    <w:p w14:paraId="0F607DA4" w14:textId="7899FF6A" w:rsidR="00A24B21" w:rsidRPr="004A40B8" w:rsidRDefault="00A24B21" w:rsidP="004A40B8">
      <w:pPr>
        <w:pStyle w:val="Standard"/>
        <w:spacing w:after="0" w:line="240" w:lineRule="auto"/>
        <w:ind w:left="360"/>
        <w:rPr>
          <w:rFonts w:asciiTheme="minorHAnsi" w:hAnsiTheme="minorHAnsi" w:cstheme="minorHAnsi"/>
          <w:sz w:val="24"/>
        </w:rPr>
      </w:pPr>
      <w:r w:rsidRPr="004A40B8">
        <w:rPr>
          <w:rFonts w:asciiTheme="minorHAnsi" w:hAnsiTheme="minorHAnsi" w:cstheme="minorHAnsi"/>
          <w:sz w:val="24"/>
        </w:rPr>
        <w:t xml:space="preserve">   </w:t>
      </w:r>
      <w:r w:rsidR="004A40B8">
        <w:rPr>
          <w:rFonts w:asciiTheme="minorHAnsi" w:hAnsiTheme="minorHAnsi" w:cstheme="minorHAnsi"/>
          <w:sz w:val="24"/>
        </w:rPr>
        <w:tab/>
      </w:r>
      <w:r w:rsidRPr="004A40B8">
        <w:rPr>
          <w:rFonts w:asciiTheme="minorHAnsi" w:hAnsiTheme="minorHAnsi" w:cstheme="minorHAnsi"/>
          <w:sz w:val="24"/>
        </w:rPr>
        <w:t>&lt;Key-indicator name=Maximum salinity&gt;&lt;/Key-indicator&gt;</w:t>
      </w:r>
    </w:p>
    <w:p w14:paraId="2F6CFB78" w14:textId="46E8858F" w:rsidR="00A24B21" w:rsidRPr="004A40B8" w:rsidRDefault="00A24B21" w:rsidP="004A40B8">
      <w:pPr>
        <w:pStyle w:val="Standard"/>
        <w:spacing w:after="0" w:line="240" w:lineRule="auto"/>
        <w:ind w:left="360"/>
        <w:rPr>
          <w:rFonts w:asciiTheme="minorHAnsi" w:hAnsiTheme="minorHAnsi" w:cstheme="minorHAnsi"/>
          <w:sz w:val="24"/>
        </w:rPr>
      </w:pPr>
      <w:r w:rsidRPr="004A40B8">
        <w:rPr>
          <w:rFonts w:asciiTheme="minorHAnsi" w:hAnsiTheme="minorHAnsi" w:cstheme="minorHAnsi"/>
          <w:sz w:val="24"/>
        </w:rPr>
        <w:t xml:space="preserve">   </w:t>
      </w:r>
      <w:r w:rsidR="004A40B8">
        <w:rPr>
          <w:rFonts w:asciiTheme="minorHAnsi" w:hAnsiTheme="minorHAnsi" w:cstheme="minorHAnsi"/>
          <w:sz w:val="24"/>
        </w:rPr>
        <w:tab/>
      </w:r>
      <w:r w:rsidRPr="004A40B8">
        <w:rPr>
          <w:rFonts w:asciiTheme="minorHAnsi" w:hAnsiTheme="minorHAnsi" w:cstheme="minorHAnsi"/>
          <w:sz w:val="24"/>
        </w:rPr>
        <w:t>&lt;Key-indicator name=Water volume&gt;&lt;/Key-indicator&gt;</w:t>
      </w:r>
    </w:p>
    <w:p w14:paraId="69D0B7F5" w14:textId="072E22ED" w:rsidR="009C5EB8" w:rsidRPr="004A40B8" w:rsidRDefault="009C5EB8" w:rsidP="004A40B8">
      <w:pPr>
        <w:pStyle w:val="Standard"/>
        <w:spacing w:after="0" w:line="240" w:lineRule="auto"/>
        <w:ind w:left="360"/>
        <w:rPr>
          <w:rFonts w:asciiTheme="minorHAnsi" w:hAnsiTheme="minorHAnsi" w:cstheme="minorHAnsi"/>
          <w:sz w:val="24"/>
        </w:rPr>
      </w:pPr>
      <w:r w:rsidRPr="004A40B8">
        <w:rPr>
          <w:rFonts w:asciiTheme="minorHAnsi" w:hAnsiTheme="minorHAnsi" w:cstheme="minorHAnsi"/>
          <w:sz w:val="24"/>
        </w:rPr>
        <w:t>&lt;/</w:t>
      </w:r>
      <w:r w:rsidRPr="004A40B8">
        <w:rPr>
          <w:rFonts w:asciiTheme="minorHAnsi" w:hAnsiTheme="minorHAnsi" w:cstheme="minorHAnsi"/>
          <w:color w:val="0070C0"/>
          <w:sz w:val="24"/>
        </w:rPr>
        <w:t>Key-indicator-variables</w:t>
      </w:r>
      <w:r w:rsidRPr="004A40B8">
        <w:rPr>
          <w:rFonts w:asciiTheme="minorHAnsi" w:hAnsiTheme="minorHAnsi" w:cstheme="minorHAnsi"/>
          <w:sz w:val="24"/>
        </w:rPr>
        <w:t>&gt;</w:t>
      </w:r>
    </w:p>
    <w:p w14:paraId="4DFE4A16" w14:textId="77777777" w:rsidR="00A24B21" w:rsidRPr="00DB0BE7" w:rsidRDefault="00A24B21" w:rsidP="00A24B21">
      <w:pPr>
        <w:pStyle w:val="Standard"/>
        <w:spacing w:after="0" w:line="240" w:lineRule="auto"/>
        <w:ind w:left="720" w:hanging="720"/>
        <w:jc w:val="both"/>
        <w:rPr>
          <w:rFonts w:ascii="Courier New" w:hAnsi="Courier New" w:cs="Courier New"/>
        </w:rPr>
      </w:pPr>
    </w:p>
    <w:p w14:paraId="5546921E" w14:textId="03C0AFE8" w:rsidR="00A24B21" w:rsidRPr="004B3F4C" w:rsidRDefault="00A24B21" w:rsidP="00A24B21">
      <w:pPr>
        <w:pStyle w:val="Standard"/>
        <w:spacing w:after="0" w:line="240" w:lineRule="auto"/>
        <w:ind w:left="720" w:hanging="720"/>
        <w:jc w:val="both"/>
        <w:rPr>
          <w:rFonts w:ascii="Courier New" w:hAnsi="Courier New" w:cs="Courier New"/>
        </w:rPr>
      </w:pPr>
      <w:r>
        <w:rPr>
          <w:rFonts w:ascii="Courier New" w:hAnsi="Courier New" w:cs="Courier New"/>
        </w:rPr>
        <w:t xml:space="preserve"> </w:t>
      </w:r>
    </w:p>
    <w:p w14:paraId="76978C77" w14:textId="5EF10FC9" w:rsidR="00B60ABE" w:rsidRPr="006C5611" w:rsidRDefault="00ED40AC" w:rsidP="006C5611">
      <w:pPr>
        <w:pStyle w:val="Ttulo1"/>
      </w:pPr>
      <w:bookmarkStart w:id="1102" w:name="_Toc10660055"/>
      <w:bookmarkStart w:id="1103" w:name="_Toc10989985"/>
      <w:r>
        <w:t>3.2.5.3.7</w:t>
      </w:r>
      <w:r w:rsidR="004A40B8">
        <w:t>.1</w:t>
      </w:r>
      <w:r w:rsidR="00B60ABE" w:rsidRPr="006C5611">
        <w:t>.5.1.</w:t>
      </w:r>
      <w:r w:rsidR="004A40B8">
        <w:t>5.1.</w:t>
      </w:r>
      <w:r w:rsidR="00B60ABE" w:rsidRPr="006C5611">
        <w:t xml:space="preserve"> Node: Key indicator</w:t>
      </w:r>
      <w:bookmarkEnd w:id="1102"/>
      <w:bookmarkEnd w:id="1103"/>
    </w:p>
    <w:p w14:paraId="2EF4B315" w14:textId="45E405A0" w:rsidR="00B60ABE" w:rsidRDefault="00B60ABE" w:rsidP="00B60ABE">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w:t>
      </w:r>
      <w:commentRangeStart w:id="1104"/>
      <w:r>
        <w:rPr>
          <w:rFonts w:ascii="Bookman Old Style" w:hAnsi="Bookman Old Style"/>
          <w:sz w:val="24"/>
          <w:szCs w:val="24"/>
        </w:rPr>
        <w:t>&lt;Key-indicator&gt;</w:t>
      </w:r>
      <w:commentRangeEnd w:id="1104"/>
      <w:r w:rsidR="0042310B">
        <w:rPr>
          <w:rStyle w:val="Refdecomentario"/>
        </w:rPr>
        <w:commentReference w:id="1104"/>
      </w:r>
    </w:p>
    <w:p w14:paraId="7C86FE39" w14:textId="13BB9E6A" w:rsidR="00B60ABE" w:rsidRDefault="00B60ABE" w:rsidP="00B60ABE">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Key-indicator-variables</w:t>
      </w:r>
    </w:p>
    <w:p w14:paraId="61D3C97D" w14:textId="5F9EC206" w:rsidR="00B60ABE" w:rsidRDefault="00B60ABE" w:rsidP="00B60ABE">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Indicator-data, Collapse-threshold</w:t>
      </w:r>
    </w:p>
    <w:p w14:paraId="14E5B91F" w14:textId="77777777" w:rsidR="00B60ABE" w:rsidRDefault="00B60ABE" w:rsidP="00B60ABE">
      <w:pPr>
        <w:pStyle w:val="Standard"/>
        <w:spacing w:after="0" w:line="276" w:lineRule="auto"/>
        <w:rPr>
          <w:rFonts w:ascii="Bookman Old Style" w:hAnsi="Bookman Old Style"/>
          <w:sz w:val="24"/>
          <w:szCs w:val="24"/>
        </w:rPr>
      </w:pPr>
    </w:p>
    <w:p w14:paraId="4BFBA5A4" w14:textId="2970D9B3" w:rsidR="00B60ABE" w:rsidRDefault="00B60ABE" w:rsidP="00B60ABE">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Element containing the indicator used by the assessment authors to obtain reference values against the sub</w:t>
      </w:r>
      <w:r w:rsidR="0038643B">
        <w:rPr>
          <w:rFonts w:ascii="Bookman Old Style" w:hAnsi="Bookman Old Style"/>
          <w:sz w:val="24"/>
          <w:szCs w:val="24"/>
        </w:rPr>
        <w:t>-</w:t>
      </w:r>
      <w:r>
        <w:rPr>
          <w:rFonts w:ascii="Bookman Old Style" w:hAnsi="Bookman Old Style"/>
          <w:sz w:val="24"/>
          <w:szCs w:val="24"/>
        </w:rPr>
        <w:t>criterion quantitative thresholds. In case of IUCN RLE protocols, we must be aware of the criteria and sub</w:t>
      </w:r>
      <w:r w:rsidR="0038643B">
        <w:rPr>
          <w:rFonts w:ascii="Bookman Old Style" w:hAnsi="Bookman Old Style"/>
          <w:sz w:val="24"/>
          <w:szCs w:val="24"/>
        </w:rPr>
        <w:t>-</w:t>
      </w:r>
      <w:r>
        <w:rPr>
          <w:rFonts w:ascii="Bookman Old Style" w:hAnsi="Bookman Old Style"/>
          <w:sz w:val="24"/>
          <w:szCs w:val="24"/>
        </w:rPr>
        <w:t>criteria listed to recognize the key indicator variable used.</w:t>
      </w:r>
      <w:r>
        <w:t xml:space="preserve"> </w:t>
      </w:r>
    </w:p>
    <w:p w14:paraId="100E5415" w14:textId="77777777" w:rsidR="00B60ABE" w:rsidRDefault="00B60ABE" w:rsidP="00B60ABE">
      <w:pPr>
        <w:pStyle w:val="Standard"/>
        <w:spacing w:after="0" w:line="240" w:lineRule="auto"/>
        <w:jc w:val="both"/>
        <w:rPr>
          <w:rFonts w:ascii="Bookman Old Style" w:hAnsi="Bookman Old Style"/>
          <w:sz w:val="24"/>
          <w:szCs w:val="24"/>
        </w:rPr>
      </w:pPr>
    </w:p>
    <w:p w14:paraId="10BC5265" w14:textId="07B8D25A" w:rsidR="00B60ABE" w:rsidRDefault="00B60ABE" w:rsidP="00B60ABE">
      <w:pPr>
        <w:pStyle w:val="Standard"/>
        <w:spacing w:after="0" w:line="240" w:lineRule="auto"/>
        <w:jc w:val="both"/>
      </w:pPr>
      <w:r>
        <w:rPr>
          <w:rFonts w:ascii="Bookman Old Style" w:hAnsi="Bookman Old Style"/>
          <w:sz w:val="24"/>
          <w:szCs w:val="24"/>
        </w:rPr>
        <w:t>Generally, if the assessment author(s) properly applied the RLE criteria, we expect the application of some key indicators by criterion/sub</w:t>
      </w:r>
      <w:r w:rsidR="0038643B">
        <w:rPr>
          <w:rFonts w:ascii="Bookman Old Style" w:hAnsi="Bookman Old Style"/>
          <w:sz w:val="24"/>
          <w:szCs w:val="24"/>
        </w:rPr>
        <w:t>-</w:t>
      </w:r>
      <w:r>
        <w:rPr>
          <w:rFonts w:ascii="Bookman Old Style" w:hAnsi="Bookman Old Style"/>
          <w:sz w:val="24"/>
          <w:szCs w:val="24"/>
        </w:rPr>
        <w:t>criterion (see table 1). It is important to critically analyze the results provided to include this data.</w:t>
      </w:r>
    </w:p>
    <w:p w14:paraId="23B198FA" w14:textId="77777777" w:rsidR="00B60ABE" w:rsidRDefault="00B60ABE" w:rsidP="00B60ABE">
      <w:pPr>
        <w:pStyle w:val="Standard"/>
        <w:spacing w:after="0" w:line="240" w:lineRule="auto"/>
        <w:jc w:val="center"/>
        <w:rPr>
          <w:rFonts w:ascii="Bookman Old Style" w:hAnsi="Bookman Old Style"/>
          <w:sz w:val="24"/>
          <w:szCs w:val="24"/>
        </w:rPr>
      </w:pPr>
    </w:p>
    <w:p w14:paraId="6F466FB5" w14:textId="7DA5C835" w:rsidR="00B60ABE" w:rsidRPr="00901CEC" w:rsidRDefault="00B60ABE" w:rsidP="00B60ABE">
      <w:pPr>
        <w:pStyle w:val="Standard"/>
        <w:spacing w:after="0" w:line="240" w:lineRule="auto"/>
        <w:jc w:val="center"/>
      </w:pPr>
      <w:r>
        <w:rPr>
          <w:rFonts w:ascii="Bookman Old Style" w:hAnsi="Bookman Old Style"/>
          <w:b/>
          <w:sz w:val="24"/>
          <w:szCs w:val="24"/>
        </w:rPr>
        <w:t xml:space="preserve">Table 1. </w:t>
      </w:r>
      <w:r w:rsidR="00C20CD4">
        <w:rPr>
          <w:rFonts w:ascii="Bookman Old Style" w:hAnsi="Bookman Old Style"/>
          <w:b/>
          <w:sz w:val="24"/>
          <w:szCs w:val="24"/>
        </w:rPr>
        <w:t>Expected k</w:t>
      </w:r>
      <w:r>
        <w:rPr>
          <w:rFonts w:ascii="Bookman Old Style" w:hAnsi="Bookman Old Style"/>
          <w:b/>
          <w:sz w:val="24"/>
          <w:szCs w:val="24"/>
        </w:rPr>
        <w:t>ey indicator</w:t>
      </w:r>
      <w:r w:rsidR="00C20CD4">
        <w:rPr>
          <w:rFonts w:ascii="Bookman Old Style" w:hAnsi="Bookman Old Style"/>
          <w:b/>
          <w:sz w:val="24"/>
          <w:szCs w:val="24"/>
        </w:rPr>
        <w:t>s</w:t>
      </w:r>
      <w:r>
        <w:rPr>
          <w:rFonts w:ascii="Bookman Old Style" w:hAnsi="Bookman Old Style"/>
          <w:b/>
          <w:sz w:val="24"/>
          <w:szCs w:val="24"/>
        </w:rPr>
        <w:t xml:space="preserve"> under an IUCN RLE assessment</w:t>
      </w:r>
    </w:p>
    <w:p w14:paraId="7C385821" w14:textId="77777777" w:rsidR="00B60ABE" w:rsidRDefault="00B60ABE" w:rsidP="00B60ABE">
      <w:pPr>
        <w:pStyle w:val="Standard"/>
        <w:spacing w:after="0" w:line="240" w:lineRule="auto"/>
        <w:jc w:val="both"/>
        <w:rPr>
          <w:rFonts w:ascii="Bookman Old Style" w:hAnsi="Bookman Old Style"/>
          <w:sz w:val="24"/>
          <w:szCs w:val="24"/>
        </w:rPr>
      </w:pPr>
    </w:p>
    <w:p w14:paraId="1899E10D" w14:textId="77777777" w:rsidR="00B60ABE" w:rsidRDefault="00B60ABE" w:rsidP="00B60ABE">
      <w:pPr>
        <w:pStyle w:val="Standard"/>
        <w:spacing w:after="0" w:line="240" w:lineRule="auto"/>
        <w:jc w:val="both"/>
        <w:rPr>
          <w:rFonts w:ascii="Bookman Old Style" w:hAnsi="Bookman Old Style"/>
          <w:sz w:val="24"/>
          <w:szCs w:val="24"/>
        </w:rPr>
      </w:pPr>
    </w:p>
    <w:tbl>
      <w:tblPr>
        <w:tblW w:w="9360" w:type="dxa"/>
        <w:tblInd w:w="-108" w:type="dxa"/>
        <w:tblLayout w:type="fixed"/>
        <w:tblCellMar>
          <w:left w:w="10" w:type="dxa"/>
          <w:right w:w="10" w:type="dxa"/>
        </w:tblCellMar>
        <w:tblLook w:val="04A0" w:firstRow="1" w:lastRow="0" w:firstColumn="1" w:lastColumn="0" w:noHBand="0" w:noVBand="1"/>
      </w:tblPr>
      <w:tblGrid>
        <w:gridCol w:w="1140"/>
        <w:gridCol w:w="1169"/>
        <w:gridCol w:w="1399"/>
        <w:gridCol w:w="900"/>
        <w:gridCol w:w="810"/>
        <w:gridCol w:w="1980"/>
        <w:gridCol w:w="1962"/>
      </w:tblGrid>
      <w:tr w:rsidR="00B60ABE" w14:paraId="747BE4E2" w14:textId="77777777" w:rsidTr="004A40B8">
        <w:trPr>
          <w:trHeight w:val="570"/>
        </w:trPr>
        <w:tc>
          <w:tcPr>
            <w:tcW w:w="1140" w:type="dxa"/>
            <w:tcBorders>
              <w:bottom w:val="single" w:sz="4" w:space="0" w:color="7F7F7F"/>
            </w:tcBorders>
            <w:shd w:val="clear" w:color="auto" w:fill="FFFFFF"/>
            <w:tcMar>
              <w:top w:w="0" w:type="dxa"/>
              <w:left w:w="108" w:type="dxa"/>
              <w:bottom w:w="0" w:type="dxa"/>
              <w:right w:w="108" w:type="dxa"/>
            </w:tcMar>
          </w:tcPr>
          <w:p w14:paraId="625B7B53" w14:textId="77777777" w:rsidR="00B60ABE" w:rsidRPr="00901CEC" w:rsidRDefault="00B60ABE" w:rsidP="00B60ABE">
            <w:pPr>
              <w:pStyle w:val="Standard"/>
              <w:spacing w:line="240" w:lineRule="auto"/>
              <w:jc w:val="right"/>
              <w:rPr>
                <w:rFonts w:ascii="Liberation Sans" w:eastAsia="Times New Roman" w:hAnsi="Liberation Sans" w:cs="Times New Roman"/>
                <w:i/>
                <w:iCs/>
                <w:color w:val="000000"/>
                <w:sz w:val="24"/>
              </w:rPr>
            </w:pPr>
          </w:p>
        </w:tc>
        <w:tc>
          <w:tcPr>
            <w:tcW w:w="1169" w:type="dxa"/>
            <w:tcBorders>
              <w:bottom w:val="single" w:sz="4" w:space="0" w:color="7F7F7F"/>
              <w:right w:val="single" w:sz="4" w:space="0" w:color="auto"/>
            </w:tcBorders>
            <w:shd w:val="clear" w:color="auto" w:fill="FFFFFF"/>
            <w:tcMar>
              <w:top w:w="0" w:type="dxa"/>
              <w:left w:w="108" w:type="dxa"/>
              <w:bottom w:w="0" w:type="dxa"/>
              <w:right w:w="108" w:type="dxa"/>
            </w:tcMar>
          </w:tcPr>
          <w:p w14:paraId="6A97038E" w14:textId="77777777" w:rsidR="00B60ABE" w:rsidRPr="00901CEC" w:rsidRDefault="00B60ABE" w:rsidP="00B60ABE">
            <w:pPr>
              <w:pStyle w:val="Standard"/>
              <w:spacing w:line="240" w:lineRule="auto"/>
              <w:jc w:val="center"/>
              <w:rPr>
                <w:rFonts w:ascii="Liberation Sans" w:eastAsia="Times New Roman" w:hAnsi="Liberation Sans" w:cs="Times New Roman"/>
                <w:i/>
                <w:iCs/>
                <w:color w:val="000000"/>
                <w:sz w:val="24"/>
              </w:rPr>
            </w:pPr>
          </w:p>
        </w:tc>
        <w:tc>
          <w:tcPr>
            <w:tcW w:w="7051" w:type="dxa"/>
            <w:gridSpan w:val="5"/>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tcPr>
          <w:p w14:paraId="3E7047B6" w14:textId="77777777" w:rsidR="00B60ABE" w:rsidRPr="00901CEC" w:rsidRDefault="00B60ABE" w:rsidP="00B60ABE">
            <w:pPr>
              <w:pStyle w:val="Standard"/>
              <w:spacing w:line="240" w:lineRule="auto"/>
              <w:jc w:val="center"/>
              <w:rPr>
                <w:rFonts w:ascii="Liberation Sans" w:eastAsia="Times New Roman" w:hAnsi="Liberation Sans" w:cs="Times New Roman"/>
                <w:i/>
                <w:iCs/>
                <w:color w:val="000000"/>
                <w:sz w:val="24"/>
              </w:rPr>
            </w:pPr>
            <w:r>
              <w:rPr>
                <w:rFonts w:ascii="Liberation Sans" w:eastAsia="Times New Roman" w:hAnsi="Liberation Sans" w:cs="Times New Roman"/>
                <w:i/>
                <w:iCs/>
                <w:color w:val="000000"/>
                <w:sz w:val="24"/>
              </w:rPr>
              <w:t>Key indicators</w:t>
            </w:r>
          </w:p>
        </w:tc>
      </w:tr>
      <w:tr w:rsidR="00B60ABE" w14:paraId="71EC80B8" w14:textId="77777777" w:rsidTr="004A40B8">
        <w:trPr>
          <w:trHeight w:val="570"/>
        </w:trPr>
        <w:tc>
          <w:tcPr>
            <w:tcW w:w="1140" w:type="dxa"/>
            <w:tcBorders>
              <w:bottom w:val="single" w:sz="4" w:space="0" w:color="7F7F7F"/>
            </w:tcBorders>
            <w:shd w:val="clear" w:color="auto" w:fill="FFFFFF"/>
            <w:tcMar>
              <w:top w:w="0" w:type="dxa"/>
              <w:left w:w="108" w:type="dxa"/>
              <w:bottom w:w="0" w:type="dxa"/>
              <w:right w:w="108" w:type="dxa"/>
            </w:tcMar>
          </w:tcPr>
          <w:p w14:paraId="5008B527" w14:textId="7AE319C5" w:rsidR="00B60ABE" w:rsidRDefault="004A40B8" w:rsidP="00B60ABE">
            <w:pPr>
              <w:pStyle w:val="Standard"/>
              <w:spacing w:line="240" w:lineRule="auto"/>
              <w:jc w:val="right"/>
              <w:rPr>
                <w:i/>
                <w:iCs/>
                <w:sz w:val="24"/>
              </w:rPr>
            </w:pPr>
            <w:r>
              <w:rPr>
                <w:rFonts w:ascii="Liberation Sans" w:eastAsia="Times New Roman" w:hAnsi="Liberation Sans" w:cs="Times New Roman"/>
                <w:i/>
                <w:iCs/>
                <w:color w:val="000000"/>
                <w:sz w:val="24"/>
              </w:rPr>
              <w:t>Criterion</w:t>
            </w:r>
          </w:p>
          <w:p w14:paraId="791A672A" w14:textId="77777777" w:rsidR="00B60ABE" w:rsidRPr="00901CEC" w:rsidRDefault="00B60ABE" w:rsidP="00B60ABE"/>
        </w:tc>
        <w:tc>
          <w:tcPr>
            <w:tcW w:w="1169" w:type="dxa"/>
            <w:tcBorders>
              <w:bottom w:val="single" w:sz="4" w:space="0" w:color="7F7F7F"/>
            </w:tcBorders>
            <w:shd w:val="clear" w:color="auto" w:fill="FFFFFF"/>
            <w:tcMar>
              <w:top w:w="0" w:type="dxa"/>
              <w:left w:w="108" w:type="dxa"/>
              <w:bottom w:w="0" w:type="dxa"/>
              <w:right w:w="108" w:type="dxa"/>
            </w:tcMar>
          </w:tcPr>
          <w:p w14:paraId="04F4B9D6" w14:textId="17B676F4" w:rsidR="00B60ABE" w:rsidRPr="00901CEC" w:rsidRDefault="00B60ABE" w:rsidP="00B60ABE">
            <w:pPr>
              <w:pStyle w:val="Standard"/>
              <w:spacing w:line="240" w:lineRule="auto"/>
              <w:jc w:val="center"/>
              <w:rPr>
                <w:i/>
                <w:iCs/>
                <w:sz w:val="24"/>
              </w:rPr>
            </w:pPr>
            <w:r w:rsidRPr="00901CEC">
              <w:rPr>
                <w:rFonts w:ascii="Liberation Sans" w:eastAsia="Times New Roman" w:hAnsi="Liberation Sans" w:cs="Times New Roman"/>
                <w:i/>
                <w:iCs/>
                <w:color w:val="000000"/>
                <w:sz w:val="24"/>
              </w:rPr>
              <w:t>Sub</w:t>
            </w:r>
            <w:r w:rsidR="004A40B8">
              <w:rPr>
                <w:rFonts w:ascii="Liberation Sans" w:eastAsia="Times New Roman" w:hAnsi="Liberation Sans" w:cs="Times New Roman"/>
                <w:i/>
                <w:iCs/>
                <w:color w:val="000000"/>
                <w:sz w:val="24"/>
              </w:rPr>
              <w:t>-</w:t>
            </w:r>
            <w:r w:rsidRPr="00901CEC">
              <w:rPr>
                <w:rFonts w:ascii="Liberation Sans" w:eastAsia="Times New Roman" w:hAnsi="Liberation Sans" w:cs="Times New Roman"/>
                <w:i/>
                <w:iCs/>
                <w:color w:val="000000"/>
                <w:sz w:val="24"/>
              </w:rPr>
              <w:t>Crit</w:t>
            </w:r>
            <w:r w:rsidR="004A40B8">
              <w:rPr>
                <w:rFonts w:ascii="Liberation Sans" w:eastAsia="Times New Roman" w:hAnsi="Liberation Sans" w:cs="Times New Roman"/>
                <w:i/>
                <w:iCs/>
                <w:color w:val="000000"/>
                <w:sz w:val="24"/>
              </w:rPr>
              <w:t>erion</w:t>
            </w:r>
          </w:p>
        </w:tc>
        <w:tc>
          <w:tcPr>
            <w:tcW w:w="1399" w:type="dxa"/>
            <w:tcBorders>
              <w:top w:val="single" w:sz="4" w:space="0" w:color="auto"/>
              <w:bottom w:val="single" w:sz="4" w:space="0" w:color="7F7F7F"/>
            </w:tcBorders>
            <w:shd w:val="clear" w:color="auto" w:fill="FFFFFF"/>
            <w:tcMar>
              <w:top w:w="0" w:type="dxa"/>
              <w:left w:w="108" w:type="dxa"/>
              <w:bottom w:w="0" w:type="dxa"/>
              <w:right w:w="108" w:type="dxa"/>
            </w:tcMar>
          </w:tcPr>
          <w:p w14:paraId="3B89F8B8" w14:textId="39CA9942" w:rsidR="00B60ABE" w:rsidRPr="00901CEC" w:rsidRDefault="004A40B8" w:rsidP="00B60ABE">
            <w:pPr>
              <w:pStyle w:val="Standard"/>
              <w:spacing w:line="240" w:lineRule="auto"/>
              <w:jc w:val="center"/>
              <w:rPr>
                <w:i/>
                <w:iCs/>
                <w:sz w:val="24"/>
              </w:rPr>
            </w:pPr>
            <w:r>
              <w:rPr>
                <w:rFonts w:ascii="Liberation Sans" w:eastAsia="Times New Roman" w:hAnsi="Liberation Sans" w:cs="Times New Roman"/>
                <w:i/>
                <w:iCs/>
                <w:color w:val="000000"/>
                <w:sz w:val="24"/>
              </w:rPr>
              <w:t>Change in distribution</w:t>
            </w:r>
          </w:p>
        </w:tc>
        <w:tc>
          <w:tcPr>
            <w:tcW w:w="900" w:type="dxa"/>
            <w:tcBorders>
              <w:top w:val="single" w:sz="4" w:space="0" w:color="auto"/>
              <w:bottom w:val="single" w:sz="4" w:space="0" w:color="7F7F7F"/>
            </w:tcBorders>
            <w:shd w:val="clear" w:color="auto" w:fill="FFFFFF"/>
            <w:tcMar>
              <w:top w:w="0" w:type="dxa"/>
              <w:left w:w="108" w:type="dxa"/>
              <w:bottom w:w="0" w:type="dxa"/>
              <w:right w:w="108" w:type="dxa"/>
            </w:tcMar>
          </w:tcPr>
          <w:p w14:paraId="37178A9A" w14:textId="269B200A" w:rsidR="00B60ABE" w:rsidRPr="00901CEC" w:rsidRDefault="004A40B8" w:rsidP="00B60ABE">
            <w:pPr>
              <w:pStyle w:val="Standard"/>
              <w:spacing w:line="240" w:lineRule="auto"/>
              <w:jc w:val="center"/>
              <w:rPr>
                <w:i/>
                <w:iCs/>
                <w:sz w:val="24"/>
              </w:rPr>
            </w:pPr>
            <w:r>
              <w:rPr>
                <w:rFonts w:ascii="Liberation Sans" w:eastAsia="Times New Roman" w:hAnsi="Liberation Sans" w:cs="Times New Roman"/>
                <w:i/>
                <w:iCs/>
                <w:color w:val="000000"/>
                <w:sz w:val="24"/>
              </w:rPr>
              <w:t>EOO</w:t>
            </w:r>
          </w:p>
        </w:tc>
        <w:tc>
          <w:tcPr>
            <w:tcW w:w="810" w:type="dxa"/>
            <w:tcBorders>
              <w:top w:val="single" w:sz="4" w:space="0" w:color="auto"/>
              <w:bottom w:val="single" w:sz="4" w:space="0" w:color="7F7F7F"/>
            </w:tcBorders>
            <w:shd w:val="clear" w:color="auto" w:fill="FFFFFF"/>
            <w:tcMar>
              <w:top w:w="0" w:type="dxa"/>
              <w:left w:w="108" w:type="dxa"/>
              <w:bottom w:w="0" w:type="dxa"/>
              <w:right w:w="108" w:type="dxa"/>
            </w:tcMar>
          </w:tcPr>
          <w:p w14:paraId="1D2D1508" w14:textId="321C3D39" w:rsidR="00B60ABE" w:rsidRPr="00901CEC" w:rsidRDefault="004A40B8" w:rsidP="00B60ABE">
            <w:pPr>
              <w:pStyle w:val="Standard"/>
              <w:spacing w:line="240" w:lineRule="auto"/>
              <w:jc w:val="center"/>
              <w:rPr>
                <w:i/>
                <w:iCs/>
                <w:sz w:val="24"/>
              </w:rPr>
            </w:pPr>
            <w:r>
              <w:rPr>
                <w:rFonts w:ascii="Liberation Sans" w:eastAsia="Times New Roman" w:hAnsi="Liberation Sans" w:cs="Times New Roman"/>
                <w:i/>
                <w:iCs/>
                <w:color w:val="000000"/>
                <w:sz w:val="24"/>
              </w:rPr>
              <w:t>AOO</w:t>
            </w:r>
          </w:p>
        </w:tc>
        <w:tc>
          <w:tcPr>
            <w:tcW w:w="1980" w:type="dxa"/>
            <w:tcBorders>
              <w:top w:val="single" w:sz="4" w:space="0" w:color="auto"/>
              <w:bottom w:val="single" w:sz="4" w:space="0" w:color="7F7F7F"/>
            </w:tcBorders>
            <w:shd w:val="clear" w:color="auto" w:fill="FFFFFF"/>
            <w:tcMar>
              <w:top w:w="0" w:type="dxa"/>
              <w:left w:w="108" w:type="dxa"/>
              <w:bottom w:w="0" w:type="dxa"/>
              <w:right w:w="108" w:type="dxa"/>
            </w:tcMar>
          </w:tcPr>
          <w:p w14:paraId="658C9AA3" w14:textId="283D7420" w:rsidR="00B60ABE" w:rsidRPr="00901CEC" w:rsidRDefault="004A40B8" w:rsidP="00B60ABE">
            <w:pPr>
              <w:pStyle w:val="Standard"/>
              <w:spacing w:line="240" w:lineRule="auto"/>
              <w:jc w:val="center"/>
              <w:rPr>
                <w:i/>
                <w:iCs/>
                <w:sz w:val="24"/>
              </w:rPr>
            </w:pPr>
            <w:r>
              <w:rPr>
                <w:rFonts w:ascii="Liberation Sans" w:eastAsia="Times New Roman" w:hAnsi="Liberation Sans" w:cs="Times New Roman"/>
                <w:i/>
                <w:iCs/>
                <w:color w:val="000000"/>
                <w:sz w:val="24"/>
              </w:rPr>
              <w:t>Other (related to abiotic quality)</w:t>
            </w:r>
          </w:p>
        </w:tc>
        <w:tc>
          <w:tcPr>
            <w:tcW w:w="1962" w:type="dxa"/>
            <w:tcBorders>
              <w:top w:val="single" w:sz="4" w:space="0" w:color="auto"/>
              <w:bottom w:val="single" w:sz="4" w:space="0" w:color="7F7F7F"/>
            </w:tcBorders>
            <w:shd w:val="clear" w:color="auto" w:fill="FFFFFF"/>
            <w:tcMar>
              <w:top w:w="0" w:type="dxa"/>
              <w:left w:w="108" w:type="dxa"/>
              <w:bottom w:w="0" w:type="dxa"/>
              <w:right w:w="108" w:type="dxa"/>
            </w:tcMar>
          </w:tcPr>
          <w:p w14:paraId="5E154B09" w14:textId="529FBEE2" w:rsidR="00B60ABE" w:rsidRPr="00901CEC" w:rsidRDefault="004A40B8" w:rsidP="004A40B8">
            <w:pPr>
              <w:pStyle w:val="Standard"/>
              <w:spacing w:line="240" w:lineRule="auto"/>
              <w:jc w:val="center"/>
              <w:rPr>
                <w:i/>
                <w:iCs/>
                <w:sz w:val="24"/>
              </w:rPr>
            </w:pPr>
            <w:r>
              <w:rPr>
                <w:rFonts w:ascii="Liberation Sans" w:eastAsia="Times New Roman" w:hAnsi="Liberation Sans" w:cs="Times New Roman"/>
                <w:i/>
                <w:iCs/>
                <w:color w:val="000000"/>
                <w:sz w:val="24"/>
              </w:rPr>
              <w:t>Other (related to biotic disruption)</w:t>
            </w:r>
          </w:p>
        </w:tc>
      </w:tr>
      <w:tr w:rsidR="00B60ABE" w14:paraId="2D99F2C4" w14:textId="77777777" w:rsidTr="004A40B8">
        <w:trPr>
          <w:trHeight w:val="285"/>
        </w:trPr>
        <w:tc>
          <w:tcPr>
            <w:tcW w:w="1140" w:type="dxa"/>
            <w:vMerge w:val="restart"/>
            <w:tcBorders>
              <w:right w:val="single" w:sz="4" w:space="0" w:color="7F7F7F"/>
            </w:tcBorders>
            <w:shd w:val="clear" w:color="auto" w:fill="FFFFFF"/>
            <w:tcMar>
              <w:top w:w="0" w:type="dxa"/>
              <w:left w:w="108" w:type="dxa"/>
              <w:bottom w:w="0" w:type="dxa"/>
              <w:right w:w="108" w:type="dxa"/>
            </w:tcMar>
          </w:tcPr>
          <w:p w14:paraId="1912F4A1" w14:textId="77777777" w:rsidR="00B60ABE" w:rsidRDefault="00B60ABE" w:rsidP="00B60ABE">
            <w:pPr>
              <w:pStyle w:val="Standard"/>
              <w:spacing w:line="240" w:lineRule="auto"/>
              <w:jc w:val="right"/>
              <w:rPr>
                <w:i/>
                <w:iCs/>
                <w:sz w:val="26"/>
              </w:rPr>
            </w:pPr>
            <w:r>
              <w:rPr>
                <w:rFonts w:ascii="Liberation Sans" w:eastAsia="Times New Roman" w:hAnsi="Liberation Sans" w:cs="Times New Roman"/>
                <w:i/>
                <w:iCs/>
                <w:color w:val="000000"/>
                <w:sz w:val="26"/>
              </w:rPr>
              <w:t>A</w:t>
            </w:r>
          </w:p>
        </w:tc>
        <w:tc>
          <w:tcPr>
            <w:tcW w:w="1169" w:type="dxa"/>
            <w:shd w:val="clear" w:color="auto" w:fill="F2F2F2"/>
            <w:tcMar>
              <w:top w:w="0" w:type="dxa"/>
              <w:left w:w="108" w:type="dxa"/>
              <w:bottom w:w="0" w:type="dxa"/>
              <w:right w:w="108" w:type="dxa"/>
            </w:tcMar>
          </w:tcPr>
          <w:p w14:paraId="073F799E" w14:textId="77777777" w:rsidR="00B60ABE" w:rsidRDefault="00B60ABE" w:rsidP="00B60ABE">
            <w:pPr>
              <w:pStyle w:val="Standard"/>
              <w:spacing w:line="240" w:lineRule="auto"/>
              <w:jc w:val="center"/>
            </w:pPr>
            <w:r>
              <w:rPr>
                <w:rFonts w:ascii="Liberation Sans" w:eastAsia="Times New Roman" w:hAnsi="Liberation Sans" w:cs="Times New Roman"/>
                <w:color w:val="000000"/>
              </w:rPr>
              <w:t>A1</w:t>
            </w:r>
          </w:p>
        </w:tc>
        <w:tc>
          <w:tcPr>
            <w:tcW w:w="1399" w:type="dxa"/>
            <w:shd w:val="clear" w:color="auto" w:fill="F2F2F2"/>
            <w:tcMar>
              <w:top w:w="0" w:type="dxa"/>
              <w:left w:w="108" w:type="dxa"/>
              <w:bottom w:w="0" w:type="dxa"/>
              <w:right w:w="108" w:type="dxa"/>
            </w:tcMar>
          </w:tcPr>
          <w:p w14:paraId="29294D8F" w14:textId="77777777" w:rsidR="00B60ABE" w:rsidRDefault="00B60ABE" w:rsidP="00B60ABE">
            <w:pPr>
              <w:pStyle w:val="Standard"/>
              <w:spacing w:line="240" w:lineRule="auto"/>
              <w:jc w:val="center"/>
            </w:pPr>
            <w:r>
              <w:rPr>
                <w:rFonts w:ascii="Liberation Sans" w:eastAsia="Times New Roman" w:hAnsi="Liberation Sans" w:cs="Times New Roman"/>
                <w:color w:val="000000"/>
              </w:rPr>
              <w:t>X</w:t>
            </w:r>
          </w:p>
        </w:tc>
        <w:tc>
          <w:tcPr>
            <w:tcW w:w="900" w:type="dxa"/>
            <w:shd w:val="clear" w:color="auto" w:fill="F2F2F2"/>
            <w:tcMar>
              <w:top w:w="0" w:type="dxa"/>
              <w:left w:w="108" w:type="dxa"/>
              <w:bottom w:w="0" w:type="dxa"/>
              <w:right w:w="108" w:type="dxa"/>
            </w:tcMar>
          </w:tcPr>
          <w:p w14:paraId="30913267"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810" w:type="dxa"/>
            <w:shd w:val="clear" w:color="auto" w:fill="F2F2F2"/>
            <w:tcMar>
              <w:top w:w="0" w:type="dxa"/>
              <w:left w:w="108" w:type="dxa"/>
              <w:bottom w:w="0" w:type="dxa"/>
              <w:right w:w="108" w:type="dxa"/>
            </w:tcMar>
          </w:tcPr>
          <w:p w14:paraId="4D476FE2"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80" w:type="dxa"/>
            <w:shd w:val="clear" w:color="auto" w:fill="F2F2F2"/>
            <w:tcMar>
              <w:top w:w="0" w:type="dxa"/>
              <w:left w:w="108" w:type="dxa"/>
              <w:bottom w:w="0" w:type="dxa"/>
              <w:right w:w="108" w:type="dxa"/>
            </w:tcMar>
          </w:tcPr>
          <w:p w14:paraId="489C2278"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62" w:type="dxa"/>
            <w:shd w:val="clear" w:color="auto" w:fill="F2F2F2"/>
            <w:tcMar>
              <w:top w:w="0" w:type="dxa"/>
              <w:left w:w="108" w:type="dxa"/>
              <w:bottom w:w="0" w:type="dxa"/>
              <w:right w:w="108" w:type="dxa"/>
            </w:tcMar>
          </w:tcPr>
          <w:p w14:paraId="28E3289E" w14:textId="77777777" w:rsidR="00B60ABE" w:rsidRDefault="00B60ABE" w:rsidP="00B60ABE">
            <w:pPr>
              <w:pStyle w:val="Standard"/>
              <w:spacing w:line="240" w:lineRule="auto"/>
              <w:rPr>
                <w:rFonts w:ascii="Times New Roman" w:eastAsia="Times New Roman" w:hAnsi="Times New Roman" w:cs="Times New Roman"/>
                <w:sz w:val="20"/>
                <w:szCs w:val="20"/>
              </w:rPr>
            </w:pPr>
          </w:p>
        </w:tc>
      </w:tr>
      <w:tr w:rsidR="00B60ABE" w14:paraId="1E19B69D" w14:textId="77777777" w:rsidTr="004A40B8">
        <w:trPr>
          <w:trHeight w:val="285"/>
        </w:trPr>
        <w:tc>
          <w:tcPr>
            <w:tcW w:w="1140" w:type="dxa"/>
            <w:vMerge/>
            <w:tcBorders>
              <w:right w:val="single" w:sz="4" w:space="0" w:color="7F7F7F"/>
            </w:tcBorders>
            <w:shd w:val="clear" w:color="auto" w:fill="FFFFFF"/>
            <w:tcMar>
              <w:top w:w="0" w:type="dxa"/>
              <w:left w:w="108" w:type="dxa"/>
              <w:bottom w:w="0" w:type="dxa"/>
              <w:right w:w="108" w:type="dxa"/>
            </w:tcMar>
          </w:tcPr>
          <w:p w14:paraId="060319FB" w14:textId="77777777" w:rsidR="00B60ABE" w:rsidRDefault="00B60ABE" w:rsidP="00B60ABE"/>
        </w:tc>
        <w:tc>
          <w:tcPr>
            <w:tcW w:w="1169" w:type="dxa"/>
            <w:tcMar>
              <w:top w:w="0" w:type="dxa"/>
              <w:left w:w="108" w:type="dxa"/>
              <w:bottom w:w="0" w:type="dxa"/>
              <w:right w:w="108" w:type="dxa"/>
            </w:tcMar>
          </w:tcPr>
          <w:p w14:paraId="40085E51" w14:textId="77777777" w:rsidR="00B60ABE" w:rsidRDefault="00B60ABE" w:rsidP="00B60ABE">
            <w:pPr>
              <w:pStyle w:val="Standard"/>
              <w:spacing w:line="240" w:lineRule="auto"/>
              <w:jc w:val="center"/>
            </w:pPr>
            <w:r>
              <w:rPr>
                <w:rFonts w:ascii="Liberation Sans" w:eastAsia="Times New Roman" w:hAnsi="Liberation Sans" w:cs="Times New Roman"/>
                <w:color w:val="000000"/>
              </w:rPr>
              <w:t>A2a</w:t>
            </w:r>
          </w:p>
        </w:tc>
        <w:tc>
          <w:tcPr>
            <w:tcW w:w="1399" w:type="dxa"/>
            <w:tcMar>
              <w:top w:w="0" w:type="dxa"/>
              <w:left w:w="108" w:type="dxa"/>
              <w:bottom w:w="0" w:type="dxa"/>
              <w:right w:w="108" w:type="dxa"/>
            </w:tcMar>
          </w:tcPr>
          <w:p w14:paraId="1C1722BE" w14:textId="03BE7C21" w:rsidR="00B60ABE" w:rsidRDefault="004A40B8" w:rsidP="00B60ABE">
            <w:pPr>
              <w:pStyle w:val="Standard"/>
              <w:spacing w:line="240" w:lineRule="auto"/>
              <w:jc w:val="center"/>
              <w:rPr>
                <w:rFonts w:ascii="Liberation Sans" w:eastAsia="Times New Roman" w:hAnsi="Liberation Sans" w:cs="Times New Roman"/>
                <w:color w:val="000000"/>
              </w:rPr>
            </w:pPr>
            <w:r>
              <w:rPr>
                <w:rFonts w:ascii="Liberation Sans" w:eastAsia="Times New Roman" w:hAnsi="Liberation Sans" w:cs="Times New Roman"/>
                <w:color w:val="000000"/>
              </w:rPr>
              <w:t>X</w:t>
            </w:r>
          </w:p>
        </w:tc>
        <w:tc>
          <w:tcPr>
            <w:tcW w:w="900" w:type="dxa"/>
            <w:tcMar>
              <w:top w:w="0" w:type="dxa"/>
              <w:left w:w="108" w:type="dxa"/>
              <w:bottom w:w="0" w:type="dxa"/>
              <w:right w:w="108" w:type="dxa"/>
            </w:tcMar>
          </w:tcPr>
          <w:p w14:paraId="3E9C9A48" w14:textId="51721E4F" w:rsidR="00B60ABE" w:rsidRDefault="00B60ABE" w:rsidP="00B60ABE">
            <w:pPr>
              <w:pStyle w:val="Standard"/>
              <w:spacing w:line="240" w:lineRule="auto"/>
              <w:jc w:val="center"/>
            </w:pPr>
          </w:p>
        </w:tc>
        <w:tc>
          <w:tcPr>
            <w:tcW w:w="810" w:type="dxa"/>
            <w:tcMar>
              <w:top w:w="0" w:type="dxa"/>
              <w:left w:w="108" w:type="dxa"/>
              <w:bottom w:w="0" w:type="dxa"/>
              <w:right w:w="108" w:type="dxa"/>
            </w:tcMar>
          </w:tcPr>
          <w:p w14:paraId="18D78C08"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1980" w:type="dxa"/>
            <w:tcMar>
              <w:top w:w="0" w:type="dxa"/>
              <w:left w:w="108" w:type="dxa"/>
              <w:bottom w:w="0" w:type="dxa"/>
              <w:right w:w="108" w:type="dxa"/>
            </w:tcMar>
          </w:tcPr>
          <w:p w14:paraId="2023DA83"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62" w:type="dxa"/>
            <w:tcMar>
              <w:top w:w="0" w:type="dxa"/>
              <w:left w:w="108" w:type="dxa"/>
              <w:bottom w:w="0" w:type="dxa"/>
              <w:right w:w="108" w:type="dxa"/>
            </w:tcMar>
          </w:tcPr>
          <w:p w14:paraId="1A8291A2"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r>
      <w:tr w:rsidR="00B60ABE" w14:paraId="46E34F36" w14:textId="77777777" w:rsidTr="004A40B8">
        <w:trPr>
          <w:trHeight w:val="285"/>
        </w:trPr>
        <w:tc>
          <w:tcPr>
            <w:tcW w:w="1140" w:type="dxa"/>
            <w:vMerge/>
            <w:tcBorders>
              <w:right w:val="single" w:sz="4" w:space="0" w:color="7F7F7F"/>
            </w:tcBorders>
            <w:shd w:val="clear" w:color="auto" w:fill="FFFFFF"/>
            <w:tcMar>
              <w:top w:w="0" w:type="dxa"/>
              <w:left w:w="108" w:type="dxa"/>
              <w:bottom w:w="0" w:type="dxa"/>
              <w:right w:w="108" w:type="dxa"/>
            </w:tcMar>
          </w:tcPr>
          <w:p w14:paraId="5B7F78CE" w14:textId="77777777" w:rsidR="00B60ABE" w:rsidRDefault="00B60ABE" w:rsidP="00B60ABE"/>
        </w:tc>
        <w:tc>
          <w:tcPr>
            <w:tcW w:w="1169" w:type="dxa"/>
            <w:shd w:val="clear" w:color="auto" w:fill="F2F2F2"/>
            <w:tcMar>
              <w:top w:w="0" w:type="dxa"/>
              <w:left w:w="108" w:type="dxa"/>
              <w:bottom w:w="0" w:type="dxa"/>
              <w:right w:w="108" w:type="dxa"/>
            </w:tcMar>
          </w:tcPr>
          <w:p w14:paraId="444A5386" w14:textId="77777777" w:rsidR="00B60ABE" w:rsidRDefault="00B60ABE" w:rsidP="00B60ABE">
            <w:pPr>
              <w:pStyle w:val="Standard"/>
              <w:spacing w:line="240" w:lineRule="auto"/>
              <w:jc w:val="center"/>
            </w:pPr>
            <w:r>
              <w:rPr>
                <w:rFonts w:ascii="Liberation Sans" w:eastAsia="Times New Roman" w:hAnsi="Liberation Sans" w:cs="Times New Roman"/>
                <w:color w:val="000000"/>
              </w:rPr>
              <w:t>A2b</w:t>
            </w:r>
          </w:p>
        </w:tc>
        <w:tc>
          <w:tcPr>
            <w:tcW w:w="1399" w:type="dxa"/>
            <w:shd w:val="clear" w:color="auto" w:fill="F2F2F2"/>
            <w:tcMar>
              <w:top w:w="0" w:type="dxa"/>
              <w:left w:w="108" w:type="dxa"/>
              <w:bottom w:w="0" w:type="dxa"/>
              <w:right w:w="108" w:type="dxa"/>
            </w:tcMar>
          </w:tcPr>
          <w:p w14:paraId="7273099A" w14:textId="77777777" w:rsidR="00B60ABE" w:rsidRDefault="00B60ABE" w:rsidP="00B60ABE">
            <w:pPr>
              <w:pStyle w:val="Standard"/>
              <w:spacing w:line="240" w:lineRule="auto"/>
              <w:jc w:val="center"/>
            </w:pPr>
            <w:r>
              <w:rPr>
                <w:rFonts w:ascii="Liberation Sans" w:eastAsia="Times New Roman" w:hAnsi="Liberation Sans" w:cs="Times New Roman"/>
                <w:color w:val="000000"/>
              </w:rPr>
              <w:t>X</w:t>
            </w:r>
          </w:p>
        </w:tc>
        <w:tc>
          <w:tcPr>
            <w:tcW w:w="900" w:type="dxa"/>
            <w:shd w:val="clear" w:color="auto" w:fill="F2F2F2"/>
            <w:tcMar>
              <w:top w:w="0" w:type="dxa"/>
              <w:left w:w="108" w:type="dxa"/>
              <w:bottom w:w="0" w:type="dxa"/>
              <w:right w:w="108" w:type="dxa"/>
            </w:tcMar>
          </w:tcPr>
          <w:p w14:paraId="4244558D" w14:textId="31D848EB" w:rsidR="00B60ABE" w:rsidRDefault="00B60ABE" w:rsidP="00B60ABE">
            <w:pPr>
              <w:pStyle w:val="Standard"/>
              <w:spacing w:line="240" w:lineRule="auto"/>
              <w:jc w:val="center"/>
            </w:pPr>
          </w:p>
        </w:tc>
        <w:tc>
          <w:tcPr>
            <w:tcW w:w="810" w:type="dxa"/>
            <w:shd w:val="clear" w:color="auto" w:fill="F2F2F2"/>
            <w:tcMar>
              <w:top w:w="0" w:type="dxa"/>
              <w:left w:w="108" w:type="dxa"/>
              <w:bottom w:w="0" w:type="dxa"/>
              <w:right w:w="108" w:type="dxa"/>
            </w:tcMar>
          </w:tcPr>
          <w:p w14:paraId="5292DEC2"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1980" w:type="dxa"/>
            <w:shd w:val="clear" w:color="auto" w:fill="F2F2F2"/>
            <w:tcMar>
              <w:top w:w="0" w:type="dxa"/>
              <w:left w:w="108" w:type="dxa"/>
              <w:bottom w:w="0" w:type="dxa"/>
              <w:right w:w="108" w:type="dxa"/>
            </w:tcMar>
          </w:tcPr>
          <w:p w14:paraId="67789ED4"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62" w:type="dxa"/>
            <w:shd w:val="clear" w:color="auto" w:fill="F2F2F2"/>
            <w:tcMar>
              <w:top w:w="0" w:type="dxa"/>
              <w:left w:w="108" w:type="dxa"/>
              <w:bottom w:w="0" w:type="dxa"/>
              <w:right w:w="108" w:type="dxa"/>
            </w:tcMar>
          </w:tcPr>
          <w:p w14:paraId="19720981"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r>
      <w:tr w:rsidR="00B60ABE" w14:paraId="237E68A9" w14:textId="77777777" w:rsidTr="004A40B8">
        <w:trPr>
          <w:trHeight w:val="285"/>
        </w:trPr>
        <w:tc>
          <w:tcPr>
            <w:tcW w:w="1140" w:type="dxa"/>
            <w:vMerge/>
            <w:tcBorders>
              <w:right w:val="single" w:sz="4" w:space="0" w:color="7F7F7F"/>
            </w:tcBorders>
            <w:shd w:val="clear" w:color="auto" w:fill="FFFFFF"/>
            <w:tcMar>
              <w:top w:w="0" w:type="dxa"/>
              <w:left w:w="108" w:type="dxa"/>
              <w:bottom w:w="0" w:type="dxa"/>
              <w:right w:w="108" w:type="dxa"/>
            </w:tcMar>
          </w:tcPr>
          <w:p w14:paraId="1962B10C" w14:textId="77777777" w:rsidR="00B60ABE" w:rsidRDefault="00B60ABE" w:rsidP="00B60ABE"/>
        </w:tc>
        <w:tc>
          <w:tcPr>
            <w:tcW w:w="1169" w:type="dxa"/>
            <w:tcMar>
              <w:top w:w="0" w:type="dxa"/>
              <w:left w:w="108" w:type="dxa"/>
              <w:bottom w:w="0" w:type="dxa"/>
              <w:right w:w="108" w:type="dxa"/>
            </w:tcMar>
          </w:tcPr>
          <w:p w14:paraId="7A2ED872" w14:textId="77777777" w:rsidR="00B60ABE" w:rsidRDefault="00B60ABE" w:rsidP="00B60ABE">
            <w:pPr>
              <w:pStyle w:val="Standard"/>
              <w:spacing w:line="240" w:lineRule="auto"/>
              <w:jc w:val="center"/>
            </w:pPr>
            <w:r>
              <w:rPr>
                <w:rFonts w:ascii="Liberation Sans" w:eastAsia="Times New Roman" w:hAnsi="Liberation Sans" w:cs="Times New Roman"/>
                <w:color w:val="000000"/>
              </w:rPr>
              <w:t>A3</w:t>
            </w:r>
          </w:p>
        </w:tc>
        <w:tc>
          <w:tcPr>
            <w:tcW w:w="1399" w:type="dxa"/>
            <w:tcMar>
              <w:top w:w="0" w:type="dxa"/>
              <w:left w:w="108" w:type="dxa"/>
              <w:bottom w:w="0" w:type="dxa"/>
              <w:right w:w="108" w:type="dxa"/>
            </w:tcMar>
          </w:tcPr>
          <w:p w14:paraId="72328B5E" w14:textId="3DACB6A2" w:rsidR="00B60ABE" w:rsidRDefault="004A40B8" w:rsidP="00B60ABE">
            <w:pPr>
              <w:pStyle w:val="Standard"/>
              <w:spacing w:line="240" w:lineRule="auto"/>
              <w:jc w:val="center"/>
              <w:rPr>
                <w:rFonts w:ascii="Liberation Sans" w:eastAsia="Times New Roman" w:hAnsi="Liberation Sans" w:cs="Times New Roman"/>
                <w:color w:val="000000"/>
              </w:rPr>
            </w:pPr>
            <w:r>
              <w:rPr>
                <w:rFonts w:ascii="Liberation Sans" w:eastAsia="Times New Roman" w:hAnsi="Liberation Sans" w:cs="Times New Roman"/>
                <w:color w:val="000000"/>
              </w:rPr>
              <w:t>X</w:t>
            </w:r>
          </w:p>
        </w:tc>
        <w:tc>
          <w:tcPr>
            <w:tcW w:w="900" w:type="dxa"/>
            <w:tcMar>
              <w:top w:w="0" w:type="dxa"/>
              <w:left w:w="108" w:type="dxa"/>
              <w:bottom w:w="0" w:type="dxa"/>
              <w:right w:w="108" w:type="dxa"/>
            </w:tcMar>
          </w:tcPr>
          <w:p w14:paraId="18197C07"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810" w:type="dxa"/>
            <w:tcMar>
              <w:top w:w="0" w:type="dxa"/>
              <w:left w:w="108" w:type="dxa"/>
              <w:bottom w:w="0" w:type="dxa"/>
              <w:right w:w="108" w:type="dxa"/>
            </w:tcMar>
          </w:tcPr>
          <w:p w14:paraId="24B7DB28" w14:textId="2201ACB8" w:rsidR="00B60ABE" w:rsidRDefault="00B60ABE" w:rsidP="00B60ABE">
            <w:pPr>
              <w:pStyle w:val="Standard"/>
              <w:spacing w:line="240" w:lineRule="auto"/>
              <w:jc w:val="center"/>
            </w:pPr>
          </w:p>
        </w:tc>
        <w:tc>
          <w:tcPr>
            <w:tcW w:w="1980" w:type="dxa"/>
            <w:tcMar>
              <w:top w:w="0" w:type="dxa"/>
              <w:left w:w="108" w:type="dxa"/>
              <w:bottom w:w="0" w:type="dxa"/>
              <w:right w:w="108" w:type="dxa"/>
            </w:tcMar>
          </w:tcPr>
          <w:p w14:paraId="3C5F535D"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1962" w:type="dxa"/>
            <w:tcMar>
              <w:top w:w="0" w:type="dxa"/>
              <w:left w:w="108" w:type="dxa"/>
              <w:bottom w:w="0" w:type="dxa"/>
              <w:right w:w="108" w:type="dxa"/>
            </w:tcMar>
          </w:tcPr>
          <w:p w14:paraId="300DFBB7"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r>
      <w:tr w:rsidR="00B60ABE" w14:paraId="15BE093D" w14:textId="77777777" w:rsidTr="004A40B8">
        <w:trPr>
          <w:trHeight w:val="285"/>
        </w:trPr>
        <w:tc>
          <w:tcPr>
            <w:tcW w:w="1140" w:type="dxa"/>
            <w:vMerge w:val="restart"/>
            <w:tcBorders>
              <w:right w:val="single" w:sz="4" w:space="0" w:color="7F7F7F"/>
            </w:tcBorders>
            <w:shd w:val="clear" w:color="auto" w:fill="FFFFFF"/>
            <w:tcMar>
              <w:top w:w="0" w:type="dxa"/>
              <w:left w:w="108" w:type="dxa"/>
              <w:bottom w:w="0" w:type="dxa"/>
              <w:right w:w="108" w:type="dxa"/>
            </w:tcMar>
          </w:tcPr>
          <w:p w14:paraId="4381D251" w14:textId="77777777" w:rsidR="00B60ABE" w:rsidRDefault="00B60ABE" w:rsidP="00B60ABE">
            <w:pPr>
              <w:pStyle w:val="Standard"/>
              <w:spacing w:line="240" w:lineRule="auto"/>
              <w:jc w:val="right"/>
              <w:rPr>
                <w:i/>
                <w:iCs/>
                <w:sz w:val="26"/>
              </w:rPr>
            </w:pPr>
            <w:r>
              <w:rPr>
                <w:rFonts w:ascii="Liberation Sans" w:eastAsia="Times New Roman" w:hAnsi="Liberation Sans" w:cs="Times New Roman"/>
                <w:i/>
                <w:iCs/>
                <w:color w:val="000000"/>
                <w:sz w:val="26"/>
              </w:rPr>
              <w:t>B</w:t>
            </w:r>
          </w:p>
        </w:tc>
        <w:tc>
          <w:tcPr>
            <w:tcW w:w="1169" w:type="dxa"/>
            <w:shd w:val="clear" w:color="auto" w:fill="F2F2F2"/>
            <w:tcMar>
              <w:top w:w="0" w:type="dxa"/>
              <w:left w:w="108" w:type="dxa"/>
              <w:bottom w:w="0" w:type="dxa"/>
              <w:right w:w="108" w:type="dxa"/>
            </w:tcMar>
          </w:tcPr>
          <w:p w14:paraId="666E4CBC" w14:textId="77777777" w:rsidR="00B60ABE" w:rsidRDefault="00B60ABE" w:rsidP="00B60ABE">
            <w:pPr>
              <w:pStyle w:val="Standard"/>
              <w:spacing w:line="240" w:lineRule="auto"/>
              <w:jc w:val="center"/>
            </w:pPr>
            <w:r>
              <w:rPr>
                <w:rFonts w:ascii="Liberation Sans" w:eastAsia="Times New Roman" w:hAnsi="Liberation Sans" w:cs="Times New Roman"/>
                <w:color w:val="000000"/>
              </w:rPr>
              <w:t>B1</w:t>
            </w:r>
          </w:p>
        </w:tc>
        <w:tc>
          <w:tcPr>
            <w:tcW w:w="1399" w:type="dxa"/>
            <w:shd w:val="clear" w:color="auto" w:fill="F2F2F2"/>
            <w:tcMar>
              <w:top w:w="0" w:type="dxa"/>
              <w:left w:w="108" w:type="dxa"/>
              <w:bottom w:w="0" w:type="dxa"/>
              <w:right w:w="108" w:type="dxa"/>
            </w:tcMar>
          </w:tcPr>
          <w:p w14:paraId="3082A3EF" w14:textId="25E74AFB" w:rsidR="00B60ABE" w:rsidRDefault="00B60ABE" w:rsidP="00B60ABE">
            <w:pPr>
              <w:pStyle w:val="Standard"/>
              <w:spacing w:line="240" w:lineRule="auto"/>
              <w:jc w:val="center"/>
            </w:pPr>
          </w:p>
        </w:tc>
        <w:tc>
          <w:tcPr>
            <w:tcW w:w="900" w:type="dxa"/>
            <w:shd w:val="clear" w:color="auto" w:fill="F2F2F2"/>
            <w:tcMar>
              <w:top w:w="0" w:type="dxa"/>
              <w:left w:w="108" w:type="dxa"/>
              <w:bottom w:w="0" w:type="dxa"/>
              <w:right w:w="108" w:type="dxa"/>
            </w:tcMar>
          </w:tcPr>
          <w:p w14:paraId="1ED7E749" w14:textId="353448C4" w:rsidR="00B60ABE" w:rsidRDefault="004A40B8" w:rsidP="00B60ABE">
            <w:pPr>
              <w:pStyle w:val="Standard"/>
              <w:spacing w:line="240" w:lineRule="auto"/>
              <w:jc w:val="center"/>
              <w:rPr>
                <w:rFonts w:ascii="Liberation Sans" w:eastAsia="Times New Roman" w:hAnsi="Liberation Sans" w:cs="Times New Roman"/>
                <w:color w:val="000000"/>
              </w:rPr>
            </w:pPr>
            <w:r>
              <w:rPr>
                <w:rFonts w:ascii="Liberation Sans" w:eastAsia="Times New Roman" w:hAnsi="Liberation Sans" w:cs="Times New Roman"/>
                <w:color w:val="000000"/>
              </w:rPr>
              <w:t>X</w:t>
            </w:r>
          </w:p>
        </w:tc>
        <w:tc>
          <w:tcPr>
            <w:tcW w:w="810" w:type="dxa"/>
            <w:shd w:val="clear" w:color="auto" w:fill="F2F2F2"/>
            <w:tcMar>
              <w:top w:w="0" w:type="dxa"/>
              <w:left w:w="108" w:type="dxa"/>
              <w:bottom w:w="0" w:type="dxa"/>
              <w:right w:w="108" w:type="dxa"/>
            </w:tcMar>
          </w:tcPr>
          <w:p w14:paraId="5BD09EBB"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80" w:type="dxa"/>
            <w:shd w:val="clear" w:color="auto" w:fill="F2F2F2"/>
            <w:tcMar>
              <w:top w:w="0" w:type="dxa"/>
              <w:left w:w="108" w:type="dxa"/>
              <w:bottom w:w="0" w:type="dxa"/>
              <w:right w:w="108" w:type="dxa"/>
            </w:tcMar>
          </w:tcPr>
          <w:p w14:paraId="6D664326"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62" w:type="dxa"/>
            <w:shd w:val="clear" w:color="auto" w:fill="F2F2F2"/>
            <w:tcMar>
              <w:top w:w="0" w:type="dxa"/>
              <w:left w:w="108" w:type="dxa"/>
              <w:bottom w:w="0" w:type="dxa"/>
              <w:right w:w="108" w:type="dxa"/>
            </w:tcMar>
          </w:tcPr>
          <w:p w14:paraId="072AF322"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r>
      <w:tr w:rsidR="00B60ABE" w14:paraId="03B8A119" w14:textId="77777777" w:rsidTr="004A40B8">
        <w:trPr>
          <w:trHeight w:val="285"/>
        </w:trPr>
        <w:tc>
          <w:tcPr>
            <w:tcW w:w="1140" w:type="dxa"/>
            <w:vMerge/>
            <w:tcBorders>
              <w:right w:val="single" w:sz="4" w:space="0" w:color="7F7F7F"/>
            </w:tcBorders>
            <w:shd w:val="clear" w:color="auto" w:fill="FFFFFF"/>
            <w:tcMar>
              <w:top w:w="0" w:type="dxa"/>
              <w:left w:w="108" w:type="dxa"/>
              <w:bottom w:w="0" w:type="dxa"/>
              <w:right w:w="108" w:type="dxa"/>
            </w:tcMar>
          </w:tcPr>
          <w:p w14:paraId="3675313E" w14:textId="77777777" w:rsidR="00B60ABE" w:rsidRDefault="00B60ABE" w:rsidP="00B60ABE"/>
        </w:tc>
        <w:tc>
          <w:tcPr>
            <w:tcW w:w="1169" w:type="dxa"/>
            <w:tcMar>
              <w:top w:w="0" w:type="dxa"/>
              <w:left w:w="108" w:type="dxa"/>
              <w:bottom w:w="0" w:type="dxa"/>
              <w:right w:w="108" w:type="dxa"/>
            </w:tcMar>
          </w:tcPr>
          <w:p w14:paraId="48EEE752" w14:textId="77777777" w:rsidR="00B60ABE" w:rsidRDefault="00B60ABE" w:rsidP="00B60ABE">
            <w:pPr>
              <w:pStyle w:val="Standard"/>
              <w:spacing w:line="240" w:lineRule="auto"/>
              <w:jc w:val="center"/>
            </w:pPr>
            <w:r>
              <w:rPr>
                <w:rFonts w:ascii="Liberation Sans" w:eastAsia="Times New Roman" w:hAnsi="Liberation Sans" w:cs="Times New Roman"/>
                <w:color w:val="000000"/>
              </w:rPr>
              <w:t>B2</w:t>
            </w:r>
          </w:p>
        </w:tc>
        <w:tc>
          <w:tcPr>
            <w:tcW w:w="1399" w:type="dxa"/>
            <w:tcMar>
              <w:top w:w="0" w:type="dxa"/>
              <w:left w:w="108" w:type="dxa"/>
              <w:bottom w:w="0" w:type="dxa"/>
              <w:right w:w="108" w:type="dxa"/>
            </w:tcMar>
          </w:tcPr>
          <w:p w14:paraId="102D1FCA" w14:textId="354BD786" w:rsidR="00B60ABE" w:rsidRDefault="00B60ABE" w:rsidP="00B60ABE">
            <w:pPr>
              <w:pStyle w:val="Standard"/>
              <w:spacing w:line="240" w:lineRule="auto"/>
              <w:jc w:val="center"/>
            </w:pPr>
          </w:p>
        </w:tc>
        <w:tc>
          <w:tcPr>
            <w:tcW w:w="900" w:type="dxa"/>
            <w:tcMar>
              <w:top w:w="0" w:type="dxa"/>
              <w:left w:w="108" w:type="dxa"/>
              <w:bottom w:w="0" w:type="dxa"/>
              <w:right w:w="108" w:type="dxa"/>
            </w:tcMar>
          </w:tcPr>
          <w:p w14:paraId="2E294A8C"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810" w:type="dxa"/>
            <w:tcMar>
              <w:top w:w="0" w:type="dxa"/>
              <w:left w:w="108" w:type="dxa"/>
              <w:bottom w:w="0" w:type="dxa"/>
              <w:right w:w="108" w:type="dxa"/>
            </w:tcMar>
          </w:tcPr>
          <w:p w14:paraId="011D9F40" w14:textId="138C7D1F" w:rsidR="00B60ABE" w:rsidRDefault="00C20CD4" w:rsidP="00B60ABE">
            <w:pPr>
              <w:pStyle w:val="Standard"/>
              <w:spacing w:line="240" w:lineRule="auto"/>
              <w:jc w:val="center"/>
              <w:rPr>
                <w:rFonts w:ascii="Times New Roman" w:eastAsia="Times New Roman" w:hAnsi="Times New Roman" w:cs="Times New Roman"/>
                <w:sz w:val="20"/>
                <w:szCs w:val="20"/>
              </w:rPr>
            </w:pPr>
            <w:r w:rsidRPr="00C20CD4">
              <w:rPr>
                <w:rFonts w:ascii="Liberation Sans" w:eastAsia="Times New Roman" w:hAnsi="Liberation Sans" w:cs="Times New Roman"/>
                <w:color w:val="000000"/>
              </w:rPr>
              <w:t>X</w:t>
            </w:r>
          </w:p>
        </w:tc>
        <w:tc>
          <w:tcPr>
            <w:tcW w:w="1980" w:type="dxa"/>
            <w:tcMar>
              <w:top w:w="0" w:type="dxa"/>
              <w:left w:w="108" w:type="dxa"/>
              <w:bottom w:w="0" w:type="dxa"/>
              <w:right w:w="108" w:type="dxa"/>
            </w:tcMar>
          </w:tcPr>
          <w:p w14:paraId="68730B2D"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62" w:type="dxa"/>
            <w:tcMar>
              <w:top w:w="0" w:type="dxa"/>
              <w:left w:w="108" w:type="dxa"/>
              <w:bottom w:w="0" w:type="dxa"/>
              <w:right w:w="108" w:type="dxa"/>
            </w:tcMar>
          </w:tcPr>
          <w:p w14:paraId="2080AEA5"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r>
      <w:tr w:rsidR="00B60ABE" w14:paraId="60FEFEFC" w14:textId="77777777" w:rsidTr="004A40B8">
        <w:trPr>
          <w:trHeight w:val="285"/>
        </w:trPr>
        <w:tc>
          <w:tcPr>
            <w:tcW w:w="1140" w:type="dxa"/>
            <w:vMerge/>
            <w:tcBorders>
              <w:right w:val="single" w:sz="4" w:space="0" w:color="7F7F7F"/>
            </w:tcBorders>
            <w:shd w:val="clear" w:color="auto" w:fill="FFFFFF"/>
            <w:tcMar>
              <w:top w:w="0" w:type="dxa"/>
              <w:left w:w="108" w:type="dxa"/>
              <w:bottom w:w="0" w:type="dxa"/>
              <w:right w:w="108" w:type="dxa"/>
            </w:tcMar>
          </w:tcPr>
          <w:p w14:paraId="5D08F58D" w14:textId="77777777" w:rsidR="00B60ABE" w:rsidRDefault="00B60ABE" w:rsidP="00B60ABE"/>
        </w:tc>
        <w:tc>
          <w:tcPr>
            <w:tcW w:w="1169" w:type="dxa"/>
            <w:shd w:val="clear" w:color="auto" w:fill="F2F2F2"/>
            <w:tcMar>
              <w:top w:w="0" w:type="dxa"/>
              <w:left w:w="108" w:type="dxa"/>
              <w:bottom w:w="0" w:type="dxa"/>
              <w:right w:w="108" w:type="dxa"/>
            </w:tcMar>
          </w:tcPr>
          <w:p w14:paraId="3BC10847" w14:textId="77777777" w:rsidR="00B60ABE" w:rsidRDefault="00B60ABE" w:rsidP="00B60ABE">
            <w:pPr>
              <w:pStyle w:val="Standard"/>
              <w:spacing w:line="240" w:lineRule="auto"/>
              <w:jc w:val="center"/>
            </w:pPr>
            <w:r>
              <w:rPr>
                <w:rFonts w:ascii="Liberation Sans" w:eastAsia="Times New Roman" w:hAnsi="Liberation Sans" w:cs="Times New Roman"/>
                <w:color w:val="000000"/>
              </w:rPr>
              <w:t>B3</w:t>
            </w:r>
          </w:p>
        </w:tc>
        <w:tc>
          <w:tcPr>
            <w:tcW w:w="1399" w:type="dxa"/>
            <w:shd w:val="clear" w:color="auto" w:fill="F2F2F2"/>
            <w:tcMar>
              <w:top w:w="0" w:type="dxa"/>
              <w:left w:w="108" w:type="dxa"/>
              <w:bottom w:w="0" w:type="dxa"/>
              <w:right w:w="108" w:type="dxa"/>
            </w:tcMar>
          </w:tcPr>
          <w:p w14:paraId="77674E67" w14:textId="19CBB851" w:rsidR="00B60ABE" w:rsidRDefault="00B60ABE" w:rsidP="00B60ABE">
            <w:pPr>
              <w:pStyle w:val="Standard"/>
              <w:spacing w:line="240" w:lineRule="auto"/>
              <w:jc w:val="center"/>
            </w:pPr>
          </w:p>
        </w:tc>
        <w:tc>
          <w:tcPr>
            <w:tcW w:w="900" w:type="dxa"/>
            <w:shd w:val="clear" w:color="auto" w:fill="F2F2F2"/>
            <w:tcMar>
              <w:top w:w="0" w:type="dxa"/>
              <w:left w:w="108" w:type="dxa"/>
              <w:bottom w:w="0" w:type="dxa"/>
              <w:right w:w="108" w:type="dxa"/>
            </w:tcMar>
          </w:tcPr>
          <w:p w14:paraId="5137B19D"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810" w:type="dxa"/>
            <w:shd w:val="clear" w:color="auto" w:fill="F2F2F2"/>
            <w:tcMar>
              <w:top w:w="0" w:type="dxa"/>
              <w:left w:w="108" w:type="dxa"/>
              <w:bottom w:w="0" w:type="dxa"/>
              <w:right w:w="108" w:type="dxa"/>
            </w:tcMar>
          </w:tcPr>
          <w:p w14:paraId="60A5B8F6"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80" w:type="dxa"/>
            <w:shd w:val="clear" w:color="auto" w:fill="F2F2F2"/>
            <w:tcMar>
              <w:top w:w="0" w:type="dxa"/>
              <w:left w:w="108" w:type="dxa"/>
              <w:bottom w:w="0" w:type="dxa"/>
              <w:right w:w="108" w:type="dxa"/>
            </w:tcMar>
          </w:tcPr>
          <w:p w14:paraId="50B5A8E8"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62" w:type="dxa"/>
            <w:shd w:val="clear" w:color="auto" w:fill="F2F2F2"/>
            <w:tcMar>
              <w:top w:w="0" w:type="dxa"/>
              <w:left w:w="108" w:type="dxa"/>
              <w:bottom w:w="0" w:type="dxa"/>
              <w:right w:w="108" w:type="dxa"/>
            </w:tcMar>
          </w:tcPr>
          <w:p w14:paraId="641DA991"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r>
      <w:tr w:rsidR="00B60ABE" w14:paraId="44EF6F0D" w14:textId="77777777" w:rsidTr="004A40B8">
        <w:trPr>
          <w:trHeight w:val="285"/>
        </w:trPr>
        <w:tc>
          <w:tcPr>
            <w:tcW w:w="1140" w:type="dxa"/>
            <w:vMerge w:val="restart"/>
            <w:tcBorders>
              <w:right w:val="single" w:sz="4" w:space="0" w:color="7F7F7F"/>
            </w:tcBorders>
            <w:shd w:val="clear" w:color="auto" w:fill="FFFFFF"/>
            <w:tcMar>
              <w:top w:w="0" w:type="dxa"/>
              <w:left w:w="108" w:type="dxa"/>
              <w:bottom w:w="0" w:type="dxa"/>
              <w:right w:w="108" w:type="dxa"/>
            </w:tcMar>
          </w:tcPr>
          <w:p w14:paraId="3188E52F" w14:textId="77777777" w:rsidR="00B60ABE" w:rsidRDefault="00B60ABE" w:rsidP="00B60ABE">
            <w:pPr>
              <w:pStyle w:val="Standard"/>
              <w:spacing w:line="240" w:lineRule="auto"/>
              <w:jc w:val="right"/>
              <w:rPr>
                <w:i/>
                <w:iCs/>
                <w:sz w:val="26"/>
              </w:rPr>
            </w:pPr>
            <w:r>
              <w:rPr>
                <w:rFonts w:ascii="Liberation Sans" w:eastAsia="Times New Roman" w:hAnsi="Liberation Sans" w:cs="Times New Roman"/>
                <w:i/>
                <w:iCs/>
                <w:color w:val="000000"/>
                <w:sz w:val="26"/>
              </w:rPr>
              <w:t>C</w:t>
            </w:r>
          </w:p>
        </w:tc>
        <w:tc>
          <w:tcPr>
            <w:tcW w:w="1169" w:type="dxa"/>
            <w:tcMar>
              <w:top w:w="0" w:type="dxa"/>
              <w:left w:w="108" w:type="dxa"/>
              <w:bottom w:w="0" w:type="dxa"/>
              <w:right w:w="108" w:type="dxa"/>
            </w:tcMar>
          </w:tcPr>
          <w:p w14:paraId="6BCD1B88" w14:textId="77777777" w:rsidR="00B60ABE" w:rsidRDefault="00B60ABE" w:rsidP="00B60ABE">
            <w:pPr>
              <w:pStyle w:val="Standard"/>
              <w:spacing w:line="240" w:lineRule="auto"/>
              <w:jc w:val="center"/>
            </w:pPr>
            <w:r>
              <w:rPr>
                <w:rFonts w:ascii="Liberation Sans" w:eastAsia="Times New Roman" w:hAnsi="Liberation Sans" w:cs="Times New Roman"/>
                <w:color w:val="000000"/>
              </w:rPr>
              <w:t>C1</w:t>
            </w:r>
          </w:p>
        </w:tc>
        <w:tc>
          <w:tcPr>
            <w:tcW w:w="1399" w:type="dxa"/>
            <w:tcMar>
              <w:top w:w="0" w:type="dxa"/>
              <w:left w:w="108" w:type="dxa"/>
              <w:bottom w:w="0" w:type="dxa"/>
              <w:right w:w="108" w:type="dxa"/>
            </w:tcMar>
          </w:tcPr>
          <w:p w14:paraId="36A619FB" w14:textId="376AC096" w:rsidR="00B60ABE" w:rsidRDefault="00B60ABE" w:rsidP="00B60ABE">
            <w:pPr>
              <w:pStyle w:val="Standard"/>
              <w:spacing w:line="240" w:lineRule="auto"/>
              <w:jc w:val="center"/>
            </w:pPr>
          </w:p>
        </w:tc>
        <w:tc>
          <w:tcPr>
            <w:tcW w:w="900" w:type="dxa"/>
            <w:tcMar>
              <w:top w:w="0" w:type="dxa"/>
              <w:left w:w="108" w:type="dxa"/>
              <w:bottom w:w="0" w:type="dxa"/>
              <w:right w:w="108" w:type="dxa"/>
            </w:tcMar>
          </w:tcPr>
          <w:p w14:paraId="1D3F897A"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810" w:type="dxa"/>
            <w:tcMar>
              <w:top w:w="0" w:type="dxa"/>
              <w:left w:w="108" w:type="dxa"/>
              <w:bottom w:w="0" w:type="dxa"/>
              <w:right w:w="108" w:type="dxa"/>
            </w:tcMar>
          </w:tcPr>
          <w:p w14:paraId="2989D840"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80" w:type="dxa"/>
            <w:tcMar>
              <w:top w:w="0" w:type="dxa"/>
              <w:left w:w="108" w:type="dxa"/>
              <w:bottom w:w="0" w:type="dxa"/>
              <w:right w:w="108" w:type="dxa"/>
            </w:tcMar>
          </w:tcPr>
          <w:p w14:paraId="2839DB4E" w14:textId="77777777" w:rsidR="00B60ABE" w:rsidRDefault="00B60ABE" w:rsidP="00B60ABE">
            <w:pPr>
              <w:pStyle w:val="Standard"/>
              <w:spacing w:line="240" w:lineRule="auto"/>
              <w:jc w:val="center"/>
            </w:pPr>
            <w:r>
              <w:rPr>
                <w:rFonts w:ascii="Liberation Sans" w:eastAsia="Times New Roman" w:hAnsi="Liberation Sans" w:cs="Times New Roman"/>
                <w:color w:val="000000"/>
              </w:rPr>
              <w:t>X</w:t>
            </w:r>
          </w:p>
        </w:tc>
        <w:tc>
          <w:tcPr>
            <w:tcW w:w="1962" w:type="dxa"/>
            <w:tcMar>
              <w:top w:w="0" w:type="dxa"/>
              <w:left w:w="108" w:type="dxa"/>
              <w:bottom w:w="0" w:type="dxa"/>
              <w:right w:w="108" w:type="dxa"/>
            </w:tcMar>
          </w:tcPr>
          <w:p w14:paraId="4E9F00D3"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r>
      <w:tr w:rsidR="00B60ABE" w14:paraId="7E64C123" w14:textId="77777777" w:rsidTr="004A40B8">
        <w:trPr>
          <w:trHeight w:val="285"/>
        </w:trPr>
        <w:tc>
          <w:tcPr>
            <w:tcW w:w="1140" w:type="dxa"/>
            <w:vMerge/>
            <w:tcBorders>
              <w:right w:val="single" w:sz="4" w:space="0" w:color="7F7F7F"/>
            </w:tcBorders>
            <w:shd w:val="clear" w:color="auto" w:fill="FFFFFF"/>
            <w:tcMar>
              <w:top w:w="0" w:type="dxa"/>
              <w:left w:w="108" w:type="dxa"/>
              <w:bottom w:w="0" w:type="dxa"/>
              <w:right w:w="108" w:type="dxa"/>
            </w:tcMar>
          </w:tcPr>
          <w:p w14:paraId="30841BBE" w14:textId="77777777" w:rsidR="00B60ABE" w:rsidRDefault="00B60ABE" w:rsidP="00B60ABE"/>
        </w:tc>
        <w:tc>
          <w:tcPr>
            <w:tcW w:w="1169" w:type="dxa"/>
            <w:shd w:val="clear" w:color="auto" w:fill="F2F2F2"/>
            <w:tcMar>
              <w:top w:w="0" w:type="dxa"/>
              <w:left w:w="108" w:type="dxa"/>
              <w:bottom w:w="0" w:type="dxa"/>
              <w:right w:w="108" w:type="dxa"/>
            </w:tcMar>
          </w:tcPr>
          <w:p w14:paraId="57290F94" w14:textId="77777777" w:rsidR="00B60ABE" w:rsidRDefault="00B60ABE" w:rsidP="00B60ABE">
            <w:pPr>
              <w:pStyle w:val="Standard"/>
              <w:spacing w:line="240" w:lineRule="auto"/>
              <w:jc w:val="center"/>
            </w:pPr>
            <w:r>
              <w:rPr>
                <w:rFonts w:ascii="Liberation Sans" w:eastAsia="Times New Roman" w:hAnsi="Liberation Sans" w:cs="Times New Roman"/>
                <w:color w:val="000000"/>
              </w:rPr>
              <w:t>C2</w:t>
            </w:r>
          </w:p>
        </w:tc>
        <w:tc>
          <w:tcPr>
            <w:tcW w:w="1399" w:type="dxa"/>
            <w:shd w:val="clear" w:color="auto" w:fill="F2F2F2"/>
            <w:tcMar>
              <w:top w:w="0" w:type="dxa"/>
              <w:left w:w="108" w:type="dxa"/>
              <w:bottom w:w="0" w:type="dxa"/>
              <w:right w:w="108" w:type="dxa"/>
            </w:tcMar>
          </w:tcPr>
          <w:p w14:paraId="5D478C83"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900" w:type="dxa"/>
            <w:shd w:val="clear" w:color="auto" w:fill="F2F2F2"/>
            <w:tcMar>
              <w:top w:w="0" w:type="dxa"/>
              <w:left w:w="108" w:type="dxa"/>
              <w:bottom w:w="0" w:type="dxa"/>
              <w:right w:w="108" w:type="dxa"/>
            </w:tcMar>
          </w:tcPr>
          <w:p w14:paraId="1CE65F13" w14:textId="156B0712" w:rsidR="00B60ABE" w:rsidRDefault="00B60ABE" w:rsidP="00B60ABE">
            <w:pPr>
              <w:pStyle w:val="Standard"/>
              <w:spacing w:line="240" w:lineRule="auto"/>
              <w:jc w:val="center"/>
            </w:pPr>
          </w:p>
        </w:tc>
        <w:tc>
          <w:tcPr>
            <w:tcW w:w="810" w:type="dxa"/>
            <w:shd w:val="clear" w:color="auto" w:fill="F2F2F2"/>
            <w:tcMar>
              <w:top w:w="0" w:type="dxa"/>
              <w:left w:w="108" w:type="dxa"/>
              <w:bottom w:w="0" w:type="dxa"/>
              <w:right w:w="108" w:type="dxa"/>
            </w:tcMar>
          </w:tcPr>
          <w:p w14:paraId="4CDA1B71"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1980" w:type="dxa"/>
            <w:shd w:val="clear" w:color="auto" w:fill="F2F2F2"/>
            <w:tcMar>
              <w:top w:w="0" w:type="dxa"/>
              <w:left w:w="108" w:type="dxa"/>
              <w:bottom w:w="0" w:type="dxa"/>
              <w:right w:w="108" w:type="dxa"/>
            </w:tcMar>
          </w:tcPr>
          <w:p w14:paraId="665B9916" w14:textId="77777777" w:rsidR="00B60ABE" w:rsidRDefault="00B60ABE" w:rsidP="00B60ABE">
            <w:pPr>
              <w:pStyle w:val="Standard"/>
              <w:spacing w:line="240" w:lineRule="auto"/>
              <w:jc w:val="center"/>
            </w:pPr>
            <w:r>
              <w:rPr>
                <w:rFonts w:ascii="Liberation Sans" w:eastAsia="Times New Roman" w:hAnsi="Liberation Sans" w:cs="Times New Roman"/>
                <w:color w:val="000000"/>
              </w:rPr>
              <w:t>X</w:t>
            </w:r>
          </w:p>
        </w:tc>
        <w:tc>
          <w:tcPr>
            <w:tcW w:w="1962" w:type="dxa"/>
            <w:shd w:val="clear" w:color="auto" w:fill="F2F2F2"/>
            <w:tcMar>
              <w:top w:w="0" w:type="dxa"/>
              <w:left w:w="108" w:type="dxa"/>
              <w:bottom w:w="0" w:type="dxa"/>
              <w:right w:w="108" w:type="dxa"/>
            </w:tcMar>
          </w:tcPr>
          <w:p w14:paraId="630CD56E"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r>
      <w:tr w:rsidR="00B60ABE" w14:paraId="305DD65C" w14:textId="77777777" w:rsidTr="004A40B8">
        <w:trPr>
          <w:trHeight w:val="285"/>
        </w:trPr>
        <w:tc>
          <w:tcPr>
            <w:tcW w:w="1140" w:type="dxa"/>
            <w:vMerge/>
            <w:tcBorders>
              <w:right w:val="single" w:sz="4" w:space="0" w:color="7F7F7F"/>
            </w:tcBorders>
            <w:shd w:val="clear" w:color="auto" w:fill="FFFFFF"/>
            <w:tcMar>
              <w:top w:w="0" w:type="dxa"/>
              <w:left w:w="108" w:type="dxa"/>
              <w:bottom w:w="0" w:type="dxa"/>
              <w:right w:w="108" w:type="dxa"/>
            </w:tcMar>
          </w:tcPr>
          <w:p w14:paraId="7A52564B" w14:textId="77777777" w:rsidR="00B60ABE" w:rsidRDefault="00B60ABE" w:rsidP="00B60ABE"/>
        </w:tc>
        <w:tc>
          <w:tcPr>
            <w:tcW w:w="1169" w:type="dxa"/>
            <w:tcMar>
              <w:top w:w="0" w:type="dxa"/>
              <w:left w:w="108" w:type="dxa"/>
              <w:bottom w:w="0" w:type="dxa"/>
              <w:right w:w="108" w:type="dxa"/>
            </w:tcMar>
          </w:tcPr>
          <w:p w14:paraId="43C581BE" w14:textId="77777777" w:rsidR="00B60ABE" w:rsidRDefault="00B60ABE" w:rsidP="00B60ABE">
            <w:pPr>
              <w:pStyle w:val="Standard"/>
              <w:spacing w:line="240" w:lineRule="auto"/>
              <w:jc w:val="center"/>
            </w:pPr>
            <w:r>
              <w:rPr>
                <w:rFonts w:ascii="Liberation Sans" w:eastAsia="Times New Roman" w:hAnsi="Liberation Sans" w:cs="Times New Roman"/>
                <w:color w:val="000000"/>
              </w:rPr>
              <w:t>C3</w:t>
            </w:r>
          </w:p>
        </w:tc>
        <w:tc>
          <w:tcPr>
            <w:tcW w:w="1399" w:type="dxa"/>
            <w:tcMar>
              <w:top w:w="0" w:type="dxa"/>
              <w:left w:w="108" w:type="dxa"/>
              <w:bottom w:w="0" w:type="dxa"/>
              <w:right w:w="108" w:type="dxa"/>
            </w:tcMar>
          </w:tcPr>
          <w:p w14:paraId="0B0F31AA"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900" w:type="dxa"/>
            <w:tcMar>
              <w:top w:w="0" w:type="dxa"/>
              <w:left w:w="108" w:type="dxa"/>
              <w:bottom w:w="0" w:type="dxa"/>
              <w:right w:w="108" w:type="dxa"/>
            </w:tcMar>
          </w:tcPr>
          <w:p w14:paraId="60F0FFDA"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810" w:type="dxa"/>
            <w:tcMar>
              <w:top w:w="0" w:type="dxa"/>
              <w:left w:w="108" w:type="dxa"/>
              <w:bottom w:w="0" w:type="dxa"/>
              <w:right w:w="108" w:type="dxa"/>
            </w:tcMar>
          </w:tcPr>
          <w:p w14:paraId="189437C6" w14:textId="45FB0971" w:rsidR="00B60ABE" w:rsidRDefault="00B60ABE" w:rsidP="00B60ABE">
            <w:pPr>
              <w:pStyle w:val="Standard"/>
              <w:spacing w:line="240" w:lineRule="auto"/>
              <w:jc w:val="center"/>
            </w:pPr>
          </w:p>
        </w:tc>
        <w:tc>
          <w:tcPr>
            <w:tcW w:w="1980" w:type="dxa"/>
            <w:tcMar>
              <w:top w:w="0" w:type="dxa"/>
              <w:left w:w="108" w:type="dxa"/>
              <w:bottom w:w="0" w:type="dxa"/>
              <w:right w:w="108" w:type="dxa"/>
            </w:tcMar>
          </w:tcPr>
          <w:p w14:paraId="092C57C9" w14:textId="77777777" w:rsidR="00B60ABE" w:rsidRDefault="00B60ABE" w:rsidP="00B60ABE">
            <w:pPr>
              <w:pStyle w:val="Standard"/>
              <w:spacing w:line="240" w:lineRule="auto"/>
              <w:jc w:val="center"/>
            </w:pPr>
            <w:r>
              <w:rPr>
                <w:rFonts w:ascii="Liberation Sans" w:eastAsia="Times New Roman" w:hAnsi="Liberation Sans" w:cs="Times New Roman"/>
                <w:color w:val="000000"/>
              </w:rPr>
              <w:t>X</w:t>
            </w:r>
          </w:p>
        </w:tc>
        <w:tc>
          <w:tcPr>
            <w:tcW w:w="1962" w:type="dxa"/>
            <w:tcMar>
              <w:top w:w="0" w:type="dxa"/>
              <w:left w:w="108" w:type="dxa"/>
              <w:bottom w:w="0" w:type="dxa"/>
              <w:right w:w="108" w:type="dxa"/>
            </w:tcMar>
          </w:tcPr>
          <w:p w14:paraId="05307DFC"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r>
      <w:tr w:rsidR="00B60ABE" w14:paraId="635FEC47" w14:textId="77777777" w:rsidTr="004A40B8">
        <w:trPr>
          <w:trHeight w:val="285"/>
        </w:trPr>
        <w:tc>
          <w:tcPr>
            <w:tcW w:w="1140" w:type="dxa"/>
            <w:vMerge w:val="restart"/>
            <w:tcBorders>
              <w:right w:val="single" w:sz="4" w:space="0" w:color="7F7F7F"/>
            </w:tcBorders>
            <w:shd w:val="clear" w:color="auto" w:fill="FFFFFF"/>
            <w:tcMar>
              <w:top w:w="0" w:type="dxa"/>
              <w:left w:w="108" w:type="dxa"/>
              <w:bottom w:w="0" w:type="dxa"/>
              <w:right w:w="108" w:type="dxa"/>
            </w:tcMar>
          </w:tcPr>
          <w:p w14:paraId="1AF5488A" w14:textId="77777777" w:rsidR="00B60ABE" w:rsidRDefault="00B60ABE" w:rsidP="00B60ABE">
            <w:pPr>
              <w:pStyle w:val="Standard"/>
              <w:spacing w:line="240" w:lineRule="auto"/>
              <w:jc w:val="right"/>
              <w:rPr>
                <w:i/>
                <w:iCs/>
                <w:sz w:val="26"/>
              </w:rPr>
            </w:pPr>
            <w:r>
              <w:rPr>
                <w:rFonts w:ascii="Liberation Sans" w:eastAsia="Times New Roman" w:hAnsi="Liberation Sans" w:cs="Times New Roman"/>
                <w:i/>
                <w:iCs/>
                <w:color w:val="000000"/>
                <w:sz w:val="26"/>
              </w:rPr>
              <w:t>D</w:t>
            </w:r>
          </w:p>
        </w:tc>
        <w:tc>
          <w:tcPr>
            <w:tcW w:w="1169" w:type="dxa"/>
            <w:shd w:val="clear" w:color="auto" w:fill="F2F2F2"/>
            <w:tcMar>
              <w:top w:w="0" w:type="dxa"/>
              <w:left w:w="108" w:type="dxa"/>
              <w:bottom w:w="0" w:type="dxa"/>
              <w:right w:w="108" w:type="dxa"/>
            </w:tcMar>
          </w:tcPr>
          <w:p w14:paraId="4EEC83B0" w14:textId="77777777" w:rsidR="00B60ABE" w:rsidRDefault="00B60ABE" w:rsidP="00B60ABE">
            <w:pPr>
              <w:pStyle w:val="Standard"/>
              <w:spacing w:line="240" w:lineRule="auto"/>
              <w:jc w:val="center"/>
            </w:pPr>
            <w:r>
              <w:rPr>
                <w:rFonts w:ascii="Liberation Sans" w:eastAsia="Times New Roman" w:hAnsi="Liberation Sans" w:cs="Times New Roman"/>
                <w:color w:val="000000"/>
              </w:rPr>
              <w:t>D1</w:t>
            </w:r>
          </w:p>
        </w:tc>
        <w:tc>
          <w:tcPr>
            <w:tcW w:w="1399" w:type="dxa"/>
            <w:shd w:val="clear" w:color="auto" w:fill="F2F2F2"/>
            <w:tcMar>
              <w:top w:w="0" w:type="dxa"/>
              <w:left w:w="108" w:type="dxa"/>
              <w:bottom w:w="0" w:type="dxa"/>
              <w:right w:w="108" w:type="dxa"/>
            </w:tcMar>
          </w:tcPr>
          <w:p w14:paraId="6284E18F" w14:textId="4AA60DF7" w:rsidR="00B60ABE" w:rsidRDefault="00B60ABE" w:rsidP="00B60ABE">
            <w:pPr>
              <w:pStyle w:val="Standard"/>
              <w:spacing w:line="240" w:lineRule="auto"/>
              <w:jc w:val="center"/>
            </w:pPr>
          </w:p>
        </w:tc>
        <w:tc>
          <w:tcPr>
            <w:tcW w:w="900" w:type="dxa"/>
            <w:shd w:val="clear" w:color="auto" w:fill="F2F2F2"/>
            <w:tcMar>
              <w:top w:w="0" w:type="dxa"/>
              <w:left w:w="108" w:type="dxa"/>
              <w:bottom w:w="0" w:type="dxa"/>
              <w:right w:w="108" w:type="dxa"/>
            </w:tcMar>
          </w:tcPr>
          <w:p w14:paraId="1ECE1700"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810" w:type="dxa"/>
            <w:shd w:val="clear" w:color="auto" w:fill="F2F2F2"/>
            <w:tcMar>
              <w:top w:w="0" w:type="dxa"/>
              <w:left w:w="108" w:type="dxa"/>
              <w:bottom w:w="0" w:type="dxa"/>
              <w:right w:w="108" w:type="dxa"/>
            </w:tcMar>
          </w:tcPr>
          <w:p w14:paraId="63550BA0"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80" w:type="dxa"/>
            <w:shd w:val="clear" w:color="auto" w:fill="F2F2F2"/>
            <w:tcMar>
              <w:top w:w="0" w:type="dxa"/>
              <w:left w:w="108" w:type="dxa"/>
              <w:bottom w:w="0" w:type="dxa"/>
              <w:right w:w="108" w:type="dxa"/>
            </w:tcMar>
          </w:tcPr>
          <w:p w14:paraId="50ABF4E8"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62" w:type="dxa"/>
            <w:shd w:val="clear" w:color="auto" w:fill="F2F2F2"/>
            <w:tcMar>
              <w:top w:w="0" w:type="dxa"/>
              <w:left w:w="108" w:type="dxa"/>
              <w:bottom w:w="0" w:type="dxa"/>
              <w:right w:w="108" w:type="dxa"/>
            </w:tcMar>
          </w:tcPr>
          <w:p w14:paraId="6FDF44D1" w14:textId="77777777" w:rsidR="00B60ABE" w:rsidRDefault="00B60ABE" w:rsidP="00B60ABE">
            <w:pPr>
              <w:pStyle w:val="Standard"/>
              <w:spacing w:line="240" w:lineRule="auto"/>
              <w:jc w:val="center"/>
            </w:pPr>
            <w:r>
              <w:rPr>
                <w:rFonts w:ascii="Liberation Sans" w:eastAsia="Times New Roman" w:hAnsi="Liberation Sans" w:cs="Times New Roman"/>
                <w:color w:val="000000"/>
              </w:rPr>
              <w:t>X</w:t>
            </w:r>
          </w:p>
        </w:tc>
      </w:tr>
      <w:tr w:rsidR="00B60ABE" w14:paraId="64CDA696" w14:textId="77777777" w:rsidTr="004A40B8">
        <w:trPr>
          <w:trHeight w:val="285"/>
        </w:trPr>
        <w:tc>
          <w:tcPr>
            <w:tcW w:w="1140" w:type="dxa"/>
            <w:vMerge/>
            <w:tcBorders>
              <w:right w:val="single" w:sz="4" w:space="0" w:color="7F7F7F"/>
            </w:tcBorders>
            <w:shd w:val="clear" w:color="auto" w:fill="FFFFFF"/>
            <w:tcMar>
              <w:top w:w="0" w:type="dxa"/>
              <w:left w:w="108" w:type="dxa"/>
              <w:bottom w:w="0" w:type="dxa"/>
              <w:right w:w="108" w:type="dxa"/>
            </w:tcMar>
          </w:tcPr>
          <w:p w14:paraId="71F83E6D" w14:textId="77777777" w:rsidR="00B60ABE" w:rsidRDefault="00B60ABE" w:rsidP="00B60ABE"/>
        </w:tc>
        <w:tc>
          <w:tcPr>
            <w:tcW w:w="1169" w:type="dxa"/>
            <w:tcMar>
              <w:top w:w="0" w:type="dxa"/>
              <w:left w:w="108" w:type="dxa"/>
              <w:bottom w:w="0" w:type="dxa"/>
              <w:right w:w="108" w:type="dxa"/>
            </w:tcMar>
          </w:tcPr>
          <w:p w14:paraId="5B7FC53F" w14:textId="77777777" w:rsidR="00B60ABE" w:rsidRDefault="00B60ABE" w:rsidP="00B60ABE">
            <w:pPr>
              <w:pStyle w:val="Standard"/>
              <w:spacing w:line="240" w:lineRule="auto"/>
              <w:jc w:val="center"/>
            </w:pPr>
            <w:r>
              <w:rPr>
                <w:rFonts w:ascii="Liberation Sans" w:eastAsia="Times New Roman" w:hAnsi="Liberation Sans" w:cs="Times New Roman"/>
                <w:color w:val="000000"/>
              </w:rPr>
              <w:t>D2</w:t>
            </w:r>
          </w:p>
        </w:tc>
        <w:tc>
          <w:tcPr>
            <w:tcW w:w="1399" w:type="dxa"/>
            <w:tcMar>
              <w:top w:w="0" w:type="dxa"/>
              <w:left w:w="108" w:type="dxa"/>
              <w:bottom w:w="0" w:type="dxa"/>
              <w:right w:w="108" w:type="dxa"/>
            </w:tcMar>
          </w:tcPr>
          <w:p w14:paraId="4FBEE039"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900" w:type="dxa"/>
            <w:tcMar>
              <w:top w:w="0" w:type="dxa"/>
              <w:left w:w="108" w:type="dxa"/>
              <w:bottom w:w="0" w:type="dxa"/>
              <w:right w:w="108" w:type="dxa"/>
            </w:tcMar>
          </w:tcPr>
          <w:p w14:paraId="68ACB87B" w14:textId="5F72955E" w:rsidR="00B60ABE" w:rsidRDefault="00B60ABE" w:rsidP="00B60ABE">
            <w:pPr>
              <w:pStyle w:val="Standard"/>
              <w:spacing w:line="240" w:lineRule="auto"/>
              <w:jc w:val="center"/>
            </w:pPr>
          </w:p>
        </w:tc>
        <w:tc>
          <w:tcPr>
            <w:tcW w:w="810" w:type="dxa"/>
            <w:tcMar>
              <w:top w:w="0" w:type="dxa"/>
              <w:left w:w="108" w:type="dxa"/>
              <w:bottom w:w="0" w:type="dxa"/>
              <w:right w:w="108" w:type="dxa"/>
            </w:tcMar>
          </w:tcPr>
          <w:p w14:paraId="452E355A"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1980" w:type="dxa"/>
            <w:tcMar>
              <w:top w:w="0" w:type="dxa"/>
              <w:left w:w="108" w:type="dxa"/>
              <w:bottom w:w="0" w:type="dxa"/>
              <w:right w:w="108" w:type="dxa"/>
            </w:tcMar>
          </w:tcPr>
          <w:p w14:paraId="18C1A267"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1962" w:type="dxa"/>
            <w:tcMar>
              <w:top w:w="0" w:type="dxa"/>
              <w:left w:w="108" w:type="dxa"/>
              <w:bottom w:w="0" w:type="dxa"/>
              <w:right w:w="108" w:type="dxa"/>
            </w:tcMar>
          </w:tcPr>
          <w:p w14:paraId="578001B0" w14:textId="77777777" w:rsidR="00B60ABE" w:rsidRDefault="00B60ABE" w:rsidP="00B60ABE">
            <w:pPr>
              <w:pStyle w:val="Standard"/>
              <w:spacing w:line="240" w:lineRule="auto"/>
              <w:jc w:val="center"/>
            </w:pPr>
            <w:r>
              <w:rPr>
                <w:rFonts w:ascii="Liberation Sans" w:eastAsia="Times New Roman" w:hAnsi="Liberation Sans" w:cs="Times New Roman"/>
                <w:color w:val="000000"/>
              </w:rPr>
              <w:t>X</w:t>
            </w:r>
          </w:p>
        </w:tc>
      </w:tr>
      <w:tr w:rsidR="00B60ABE" w14:paraId="519550CF" w14:textId="77777777" w:rsidTr="004A40B8">
        <w:trPr>
          <w:trHeight w:val="285"/>
        </w:trPr>
        <w:tc>
          <w:tcPr>
            <w:tcW w:w="1140" w:type="dxa"/>
            <w:vMerge/>
            <w:tcBorders>
              <w:right w:val="single" w:sz="4" w:space="0" w:color="7F7F7F"/>
            </w:tcBorders>
            <w:shd w:val="clear" w:color="auto" w:fill="FFFFFF"/>
            <w:tcMar>
              <w:top w:w="0" w:type="dxa"/>
              <w:left w:w="108" w:type="dxa"/>
              <w:bottom w:w="0" w:type="dxa"/>
              <w:right w:w="108" w:type="dxa"/>
            </w:tcMar>
          </w:tcPr>
          <w:p w14:paraId="407CA6AD" w14:textId="77777777" w:rsidR="00B60ABE" w:rsidRDefault="00B60ABE" w:rsidP="00B60ABE"/>
        </w:tc>
        <w:tc>
          <w:tcPr>
            <w:tcW w:w="1169" w:type="dxa"/>
            <w:shd w:val="clear" w:color="auto" w:fill="F2F2F2"/>
            <w:tcMar>
              <w:top w:w="0" w:type="dxa"/>
              <w:left w:w="108" w:type="dxa"/>
              <w:bottom w:w="0" w:type="dxa"/>
              <w:right w:w="108" w:type="dxa"/>
            </w:tcMar>
          </w:tcPr>
          <w:p w14:paraId="0913210E" w14:textId="77777777" w:rsidR="00B60ABE" w:rsidRDefault="00B60ABE" w:rsidP="00B60ABE">
            <w:pPr>
              <w:pStyle w:val="Standard"/>
              <w:spacing w:line="240" w:lineRule="auto"/>
              <w:jc w:val="center"/>
            </w:pPr>
            <w:r>
              <w:rPr>
                <w:rFonts w:ascii="Liberation Sans" w:eastAsia="Times New Roman" w:hAnsi="Liberation Sans" w:cs="Times New Roman"/>
                <w:color w:val="000000"/>
              </w:rPr>
              <w:t>D3</w:t>
            </w:r>
          </w:p>
        </w:tc>
        <w:tc>
          <w:tcPr>
            <w:tcW w:w="1399" w:type="dxa"/>
            <w:shd w:val="clear" w:color="auto" w:fill="F2F2F2"/>
            <w:tcMar>
              <w:top w:w="0" w:type="dxa"/>
              <w:left w:w="108" w:type="dxa"/>
              <w:bottom w:w="0" w:type="dxa"/>
              <w:right w:w="108" w:type="dxa"/>
            </w:tcMar>
          </w:tcPr>
          <w:p w14:paraId="3DE7C045"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900" w:type="dxa"/>
            <w:shd w:val="clear" w:color="auto" w:fill="F2F2F2"/>
            <w:tcMar>
              <w:top w:w="0" w:type="dxa"/>
              <w:left w:w="108" w:type="dxa"/>
              <w:bottom w:w="0" w:type="dxa"/>
              <w:right w:w="108" w:type="dxa"/>
            </w:tcMar>
          </w:tcPr>
          <w:p w14:paraId="7EC7FB04" w14:textId="77777777" w:rsidR="00B60ABE" w:rsidRDefault="00B60ABE" w:rsidP="00B60ABE">
            <w:pPr>
              <w:pStyle w:val="Standard"/>
              <w:spacing w:line="240" w:lineRule="auto"/>
              <w:jc w:val="center"/>
              <w:rPr>
                <w:rFonts w:ascii="Times New Roman" w:eastAsia="Times New Roman" w:hAnsi="Times New Roman" w:cs="Times New Roman"/>
                <w:sz w:val="20"/>
                <w:szCs w:val="20"/>
              </w:rPr>
            </w:pPr>
          </w:p>
        </w:tc>
        <w:tc>
          <w:tcPr>
            <w:tcW w:w="810" w:type="dxa"/>
            <w:shd w:val="clear" w:color="auto" w:fill="F2F2F2"/>
            <w:tcMar>
              <w:top w:w="0" w:type="dxa"/>
              <w:left w:w="108" w:type="dxa"/>
              <w:bottom w:w="0" w:type="dxa"/>
              <w:right w:w="108" w:type="dxa"/>
            </w:tcMar>
          </w:tcPr>
          <w:p w14:paraId="58F5D47E" w14:textId="49D932C8" w:rsidR="00B60ABE" w:rsidRDefault="00B60ABE" w:rsidP="00B60ABE">
            <w:pPr>
              <w:pStyle w:val="Standard"/>
              <w:spacing w:line="240" w:lineRule="auto"/>
              <w:jc w:val="center"/>
            </w:pPr>
          </w:p>
        </w:tc>
        <w:tc>
          <w:tcPr>
            <w:tcW w:w="1980" w:type="dxa"/>
            <w:shd w:val="clear" w:color="auto" w:fill="F2F2F2"/>
            <w:tcMar>
              <w:top w:w="0" w:type="dxa"/>
              <w:left w:w="108" w:type="dxa"/>
              <w:bottom w:w="0" w:type="dxa"/>
              <w:right w:w="108" w:type="dxa"/>
            </w:tcMar>
          </w:tcPr>
          <w:p w14:paraId="69E5D258" w14:textId="77777777" w:rsidR="00B60ABE" w:rsidRDefault="00B60ABE" w:rsidP="00B60ABE">
            <w:pPr>
              <w:pStyle w:val="Standard"/>
              <w:spacing w:line="240" w:lineRule="auto"/>
              <w:jc w:val="center"/>
              <w:rPr>
                <w:rFonts w:ascii="Liberation Sans" w:eastAsia="Times New Roman" w:hAnsi="Liberation Sans" w:cs="Times New Roman"/>
                <w:color w:val="000000"/>
              </w:rPr>
            </w:pPr>
          </w:p>
        </w:tc>
        <w:tc>
          <w:tcPr>
            <w:tcW w:w="1962" w:type="dxa"/>
            <w:shd w:val="clear" w:color="auto" w:fill="F2F2F2"/>
            <w:tcMar>
              <w:top w:w="0" w:type="dxa"/>
              <w:left w:w="108" w:type="dxa"/>
              <w:bottom w:w="0" w:type="dxa"/>
              <w:right w:w="108" w:type="dxa"/>
            </w:tcMar>
          </w:tcPr>
          <w:p w14:paraId="30C35B60" w14:textId="77777777" w:rsidR="00B60ABE" w:rsidRDefault="00B60ABE" w:rsidP="00B60ABE">
            <w:pPr>
              <w:pStyle w:val="Standard"/>
              <w:spacing w:line="240" w:lineRule="auto"/>
              <w:jc w:val="center"/>
            </w:pPr>
            <w:r>
              <w:rPr>
                <w:rFonts w:ascii="Liberation Sans" w:eastAsia="Times New Roman" w:hAnsi="Liberation Sans" w:cs="Times New Roman"/>
                <w:color w:val="000000"/>
              </w:rPr>
              <w:t>X</w:t>
            </w:r>
          </w:p>
        </w:tc>
      </w:tr>
    </w:tbl>
    <w:p w14:paraId="6849F45B" w14:textId="77777777" w:rsidR="00B60ABE" w:rsidRDefault="00B60ABE" w:rsidP="00B60ABE">
      <w:pPr>
        <w:pStyle w:val="Standard"/>
        <w:spacing w:after="0" w:line="240" w:lineRule="auto"/>
        <w:jc w:val="both"/>
        <w:rPr>
          <w:rFonts w:ascii="Bookman Old Style" w:hAnsi="Bookman Old Style"/>
          <w:sz w:val="24"/>
          <w:szCs w:val="24"/>
        </w:rPr>
      </w:pPr>
    </w:p>
    <w:p w14:paraId="1C1CF89D" w14:textId="3CBC6FF4" w:rsidR="00C20CD4" w:rsidRPr="0038643B" w:rsidRDefault="00B60ABE" w:rsidP="0038643B">
      <w:pPr>
        <w:pStyle w:val="Standard"/>
        <w:spacing w:after="0" w:line="240" w:lineRule="auto"/>
        <w:ind w:firstLine="720"/>
        <w:jc w:val="both"/>
      </w:pPr>
      <w:r>
        <w:rPr>
          <w:rFonts w:ascii="Bookman Old Style" w:hAnsi="Bookman Old Style"/>
          <w:sz w:val="24"/>
          <w:szCs w:val="24"/>
        </w:rPr>
        <w:t>In case of criterion C and D, the compiler should specify de type of “biotic” or “abiotic” disruption assessed.</w:t>
      </w:r>
    </w:p>
    <w:p w14:paraId="3B350821" w14:textId="77777777" w:rsidR="00C20CD4" w:rsidRDefault="00C20CD4" w:rsidP="00B60ABE">
      <w:pPr>
        <w:pStyle w:val="Standard"/>
        <w:spacing w:after="0" w:line="240" w:lineRule="auto"/>
        <w:jc w:val="both"/>
        <w:rPr>
          <w:rFonts w:ascii="Bookman Old Style" w:hAnsi="Bookman Old Style"/>
          <w:sz w:val="24"/>
          <w:szCs w:val="24"/>
          <w:u w:val="single"/>
        </w:rPr>
      </w:pPr>
    </w:p>
    <w:p w14:paraId="09C6F532" w14:textId="2B604371" w:rsidR="00B60ABE" w:rsidRDefault="00B60ABE" w:rsidP="00B60ABE">
      <w:pPr>
        <w:pStyle w:val="Standard"/>
        <w:spacing w:after="0" w:line="240" w:lineRule="auto"/>
        <w:jc w:val="both"/>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name</w:t>
      </w:r>
    </w:p>
    <w:p w14:paraId="39346DAC" w14:textId="77777777" w:rsidR="00B60ABE" w:rsidRDefault="00B60ABE" w:rsidP="00B60ABE">
      <w:pPr>
        <w:pStyle w:val="Standard"/>
        <w:spacing w:after="0" w:line="240" w:lineRule="auto"/>
        <w:jc w:val="both"/>
        <w:rPr>
          <w:rFonts w:ascii="Bookman Old Style" w:hAnsi="Bookman Old Style"/>
          <w:sz w:val="24"/>
          <w:szCs w:val="24"/>
        </w:rPr>
      </w:pPr>
    </w:p>
    <w:p w14:paraId="2708055E" w14:textId="49511EB6" w:rsidR="00B60ABE" w:rsidRDefault="00B60ABE" w:rsidP="00B60ABE">
      <w:pPr>
        <w:pStyle w:val="Standard"/>
        <w:spacing w:after="0" w:line="240" w:lineRule="auto"/>
        <w:jc w:val="both"/>
      </w:pPr>
      <w:r>
        <w:rPr>
          <w:rFonts w:ascii="Bookman Old Style" w:hAnsi="Bookman Old Style"/>
          <w:sz w:val="24"/>
          <w:szCs w:val="24"/>
        </w:rPr>
        <w:t xml:space="preserve">@name= it refers to the name of the indicator used to assess the ecosystem under the </w:t>
      </w:r>
      <w:r w:rsidR="009C5EB8">
        <w:rPr>
          <w:rFonts w:ascii="Bookman Old Style" w:hAnsi="Bookman Old Style"/>
          <w:sz w:val="24"/>
          <w:szCs w:val="24"/>
        </w:rPr>
        <w:t>specific sub-criterion.</w:t>
      </w:r>
      <w:r>
        <w:rPr>
          <w:rFonts w:ascii="Bookman Old Style" w:hAnsi="Bookman Old Style"/>
          <w:sz w:val="24"/>
          <w:szCs w:val="24"/>
        </w:rPr>
        <w:t xml:space="preserve"> </w:t>
      </w:r>
    </w:p>
    <w:p w14:paraId="30B93723" w14:textId="77777777" w:rsidR="00B60ABE" w:rsidRDefault="00B60ABE" w:rsidP="00B60ABE">
      <w:pPr>
        <w:pStyle w:val="Standard"/>
        <w:spacing w:after="0" w:line="240" w:lineRule="auto"/>
        <w:jc w:val="both"/>
        <w:rPr>
          <w:rFonts w:ascii="Bookman Old Style" w:hAnsi="Bookman Old Style"/>
          <w:sz w:val="24"/>
          <w:szCs w:val="24"/>
        </w:rPr>
      </w:pPr>
    </w:p>
    <w:p w14:paraId="1A77C71F" w14:textId="7F0CF629" w:rsidR="001D3F73" w:rsidRPr="00C20CD4" w:rsidRDefault="00B60ABE" w:rsidP="00B60ABE">
      <w:pPr>
        <w:pStyle w:val="Standard"/>
        <w:spacing w:after="0" w:line="240" w:lineRule="auto"/>
        <w:ind w:left="720" w:hanging="720"/>
        <w:jc w:val="both"/>
        <w:rPr>
          <w:rFonts w:ascii="Bookman Old Style" w:hAnsi="Bookman Old Style"/>
          <w:sz w:val="24"/>
          <w:szCs w:val="24"/>
        </w:rPr>
      </w:pPr>
      <w:r>
        <w:rPr>
          <w:rFonts w:ascii="Bookman Old Style" w:hAnsi="Bookman Old Style"/>
          <w:sz w:val="24"/>
          <w:szCs w:val="24"/>
          <w:u w:val="single"/>
        </w:rPr>
        <w:t>Example:</w:t>
      </w:r>
      <w:r w:rsidR="00C20CD4">
        <w:rPr>
          <w:rFonts w:ascii="Bookman Old Style" w:hAnsi="Bookman Old Style"/>
          <w:sz w:val="24"/>
          <w:szCs w:val="24"/>
          <w:u w:val="single"/>
        </w:rPr>
        <w:t xml:space="preserve"> </w:t>
      </w:r>
      <w:r w:rsidR="00C20CD4">
        <w:rPr>
          <w:rFonts w:ascii="Bookman Old Style" w:hAnsi="Bookman Old Style"/>
          <w:sz w:val="24"/>
          <w:szCs w:val="24"/>
        </w:rPr>
        <w:t>(from sub-criterion C1)</w:t>
      </w:r>
    </w:p>
    <w:p w14:paraId="3152B46A" w14:textId="77777777" w:rsidR="009C5EB8" w:rsidRDefault="009C5EB8" w:rsidP="00B60ABE">
      <w:pPr>
        <w:pStyle w:val="Standard"/>
        <w:spacing w:after="0" w:line="240" w:lineRule="auto"/>
        <w:ind w:left="720" w:hanging="720"/>
        <w:jc w:val="both"/>
        <w:rPr>
          <w:rFonts w:ascii="Bookman Old Style" w:hAnsi="Bookman Old Style"/>
          <w:sz w:val="24"/>
          <w:szCs w:val="24"/>
          <w:u w:val="single"/>
        </w:rPr>
      </w:pPr>
    </w:p>
    <w:p w14:paraId="7335CCF8" w14:textId="77777777" w:rsidR="00C20CD4" w:rsidRPr="00C20CD4" w:rsidRDefault="00C20CD4" w:rsidP="00C20CD4">
      <w:pPr>
        <w:pStyle w:val="Standard"/>
        <w:spacing w:after="0" w:line="240" w:lineRule="auto"/>
        <w:ind w:left="360"/>
        <w:rPr>
          <w:rFonts w:asciiTheme="minorHAnsi" w:hAnsiTheme="minorHAnsi" w:cstheme="minorHAnsi"/>
          <w:sz w:val="24"/>
        </w:rPr>
      </w:pPr>
      <w:r w:rsidRPr="00C20CD4">
        <w:rPr>
          <w:rFonts w:asciiTheme="minorHAnsi" w:hAnsiTheme="minorHAnsi" w:cstheme="minorHAnsi"/>
          <w:sz w:val="24"/>
        </w:rPr>
        <w:t>&lt;Key-indicator-variables&gt;</w:t>
      </w:r>
    </w:p>
    <w:p w14:paraId="519CB31B" w14:textId="77777777" w:rsidR="00E26A3C" w:rsidRDefault="00C20CD4" w:rsidP="00C20CD4">
      <w:pPr>
        <w:pStyle w:val="Standard"/>
        <w:spacing w:after="0" w:line="240" w:lineRule="auto"/>
        <w:ind w:left="360"/>
        <w:rPr>
          <w:rFonts w:asciiTheme="minorHAnsi" w:hAnsiTheme="minorHAnsi" w:cstheme="minorHAnsi"/>
          <w:sz w:val="24"/>
        </w:rPr>
      </w:pPr>
      <w:r w:rsidRPr="00C20CD4">
        <w:rPr>
          <w:rFonts w:asciiTheme="minorHAnsi" w:hAnsiTheme="minorHAnsi" w:cstheme="minorHAnsi"/>
          <w:sz w:val="24"/>
        </w:rPr>
        <w:t xml:space="preserve">   </w:t>
      </w:r>
      <w:r w:rsidRPr="00C20CD4">
        <w:rPr>
          <w:rFonts w:asciiTheme="minorHAnsi" w:hAnsiTheme="minorHAnsi" w:cstheme="minorHAnsi"/>
          <w:sz w:val="24"/>
        </w:rPr>
        <w:tab/>
        <w:t>&lt;</w:t>
      </w:r>
      <w:r w:rsidRPr="00C20CD4">
        <w:rPr>
          <w:rFonts w:asciiTheme="minorHAnsi" w:hAnsiTheme="minorHAnsi" w:cstheme="minorHAnsi"/>
          <w:color w:val="0070C0"/>
          <w:sz w:val="24"/>
        </w:rPr>
        <w:t xml:space="preserve">Key-indicator </w:t>
      </w:r>
      <w:r w:rsidRPr="00C20CD4">
        <w:rPr>
          <w:rFonts w:asciiTheme="minorHAnsi" w:hAnsiTheme="minorHAnsi" w:cstheme="minorHAnsi"/>
          <w:color w:val="FF0000"/>
          <w:sz w:val="24"/>
        </w:rPr>
        <w:t>name</w:t>
      </w:r>
      <w:r w:rsidRPr="00C20CD4">
        <w:rPr>
          <w:rFonts w:asciiTheme="minorHAnsi" w:hAnsiTheme="minorHAnsi" w:cstheme="minorHAnsi"/>
          <w:sz w:val="24"/>
        </w:rPr>
        <w:t>=Average salinity&gt;</w:t>
      </w:r>
    </w:p>
    <w:p w14:paraId="21E40690" w14:textId="39482780" w:rsidR="00E26A3C" w:rsidRDefault="00E26A3C" w:rsidP="00C20CD4">
      <w:pPr>
        <w:pStyle w:val="Standard"/>
        <w:spacing w:after="0" w:line="240" w:lineRule="auto"/>
        <w:ind w:left="36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&lt;Indicator-data&gt;&lt;/Indicator-data&gt;</w:t>
      </w:r>
    </w:p>
    <w:p w14:paraId="20203BE2" w14:textId="77CAD577" w:rsidR="00E26A3C" w:rsidRDefault="00E26A3C" w:rsidP="00C20CD4">
      <w:pPr>
        <w:pStyle w:val="Standard"/>
        <w:spacing w:after="0" w:line="240" w:lineRule="auto"/>
        <w:ind w:left="36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t>&lt;Collapse-threshold units=”</w:t>
      </w:r>
      <w:r w:rsidR="00ED49BE">
        <w:rPr>
          <w:rFonts w:asciiTheme="minorHAnsi" w:hAnsiTheme="minorHAnsi" w:cstheme="minorHAnsi"/>
          <w:sz w:val="24"/>
        </w:rPr>
        <w:t>gl-1</w:t>
      </w:r>
      <w:r>
        <w:rPr>
          <w:rFonts w:asciiTheme="minorHAnsi" w:hAnsiTheme="minorHAnsi" w:cstheme="minorHAnsi"/>
          <w:sz w:val="24"/>
        </w:rPr>
        <w:t>”&gt;</w:t>
      </w:r>
      <w:r w:rsidR="00ED49BE">
        <w:rPr>
          <w:rFonts w:asciiTheme="minorHAnsi" w:hAnsiTheme="minorHAnsi" w:cstheme="minorHAnsi"/>
          <w:sz w:val="24"/>
        </w:rPr>
        <w:t>117</w:t>
      </w:r>
      <w:r>
        <w:rPr>
          <w:rFonts w:asciiTheme="minorHAnsi" w:hAnsiTheme="minorHAnsi" w:cstheme="minorHAnsi"/>
          <w:sz w:val="24"/>
        </w:rPr>
        <w:t>&lt;/Collapse-threshold&gt;</w:t>
      </w:r>
    </w:p>
    <w:p w14:paraId="720528B2" w14:textId="03900155" w:rsidR="00C20CD4" w:rsidRPr="00C20CD4" w:rsidRDefault="00C20CD4" w:rsidP="00E26A3C">
      <w:pPr>
        <w:pStyle w:val="Standard"/>
        <w:spacing w:after="0" w:line="240" w:lineRule="auto"/>
        <w:ind w:left="360" w:firstLine="360"/>
        <w:rPr>
          <w:rFonts w:asciiTheme="minorHAnsi" w:hAnsiTheme="minorHAnsi" w:cstheme="minorHAnsi"/>
          <w:sz w:val="24"/>
        </w:rPr>
      </w:pPr>
      <w:r w:rsidRPr="00C20CD4">
        <w:rPr>
          <w:rFonts w:asciiTheme="minorHAnsi" w:hAnsiTheme="minorHAnsi" w:cstheme="minorHAnsi"/>
          <w:sz w:val="24"/>
        </w:rPr>
        <w:t>&lt;/</w:t>
      </w:r>
      <w:r w:rsidRPr="00C20CD4">
        <w:rPr>
          <w:rFonts w:asciiTheme="minorHAnsi" w:hAnsiTheme="minorHAnsi" w:cstheme="minorHAnsi"/>
          <w:color w:val="0070C0"/>
          <w:sz w:val="24"/>
        </w:rPr>
        <w:t>Key-indicator</w:t>
      </w:r>
      <w:r w:rsidRPr="00C20CD4">
        <w:rPr>
          <w:rFonts w:asciiTheme="minorHAnsi" w:hAnsiTheme="minorHAnsi" w:cstheme="minorHAnsi"/>
          <w:sz w:val="24"/>
        </w:rPr>
        <w:t>&gt;</w:t>
      </w:r>
    </w:p>
    <w:p w14:paraId="4AF7365D" w14:textId="1710A573" w:rsidR="00C20CD4" w:rsidRPr="00C20CD4" w:rsidRDefault="00C20CD4" w:rsidP="00C20CD4">
      <w:pPr>
        <w:pStyle w:val="Standard"/>
        <w:spacing w:after="0" w:line="240" w:lineRule="auto"/>
        <w:ind w:left="360"/>
        <w:rPr>
          <w:rFonts w:asciiTheme="minorHAnsi" w:hAnsiTheme="minorHAnsi" w:cstheme="minorHAnsi"/>
          <w:sz w:val="24"/>
        </w:rPr>
      </w:pPr>
      <w:r w:rsidRPr="00C20CD4">
        <w:rPr>
          <w:rFonts w:asciiTheme="minorHAnsi" w:hAnsiTheme="minorHAnsi" w:cstheme="minorHAnsi"/>
          <w:sz w:val="24"/>
        </w:rPr>
        <w:t xml:space="preserve">   </w:t>
      </w:r>
      <w:r w:rsidRPr="00C20CD4">
        <w:rPr>
          <w:rFonts w:asciiTheme="minorHAnsi" w:hAnsiTheme="minorHAnsi" w:cstheme="minorHAnsi"/>
          <w:sz w:val="24"/>
        </w:rPr>
        <w:tab/>
        <w:t>&lt;</w:t>
      </w:r>
      <w:r w:rsidRPr="00C20CD4">
        <w:rPr>
          <w:rFonts w:asciiTheme="minorHAnsi" w:hAnsiTheme="minorHAnsi" w:cstheme="minorHAnsi"/>
          <w:color w:val="0070C0"/>
          <w:sz w:val="24"/>
        </w:rPr>
        <w:t xml:space="preserve">Key-indicator </w:t>
      </w:r>
      <w:r w:rsidRPr="00C20CD4">
        <w:rPr>
          <w:rFonts w:asciiTheme="minorHAnsi" w:hAnsiTheme="minorHAnsi" w:cstheme="minorHAnsi"/>
          <w:color w:val="FF0000"/>
          <w:sz w:val="24"/>
        </w:rPr>
        <w:t>name</w:t>
      </w:r>
      <w:r w:rsidRPr="00C20CD4">
        <w:rPr>
          <w:rFonts w:asciiTheme="minorHAnsi" w:hAnsiTheme="minorHAnsi" w:cstheme="minorHAnsi"/>
          <w:sz w:val="24"/>
        </w:rPr>
        <w:t xml:space="preserve"> =Maximum salinity&gt;&lt;/</w:t>
      </w:r>
      <w:r w:rsidRPr="00C20CD4">
        <w:rPr>
          <w:rFonts w:asciiTheme="minorHAnsi" w:hAnsiTheme="minorHAnsi" w:cstheme="minorHAnsi"/>
          <w:color w:val="0070C0"/>
          <w:sz w:val="24"/>
        </w:rPr>
        <w:t>Key-indicator</w:t>
      </w:r>
      <w:r w:rsidRPr="00C20CD4">
        <w:rPr>
          <w:rFonts w:asciiTheme="minorHAnsi" w:hAnsiTheme="minorHAnsi" w:cstheme="minorHAnsi"/>
          <w:sz w:val="24"/>
        </w:rPr>
        <w:t>&gt;</w:t>
      </w:r>
    </w:p>
    <w:p w14:paraId="08ED77D0" w14:textId="572A7E37" w:rsidR="00C20CD4" w:rsidRPr="00C20CD4" w:rsidRDefault="00C20CD4" w:rsidP="00C20CD4">
      <w:pPr>
        <w:pStyle w:val="Standard"/>
        <w:spacing w:after="0" w:line="240" w:lineRule="auto"/>
        <w:ind w:left="360"/>
        <w:rPr>
          <w:rFonts w:asciiTheme="minorHAnsi" w:hAnsiTheme="minorHAnsi" w:cstheme="minorHAnsi"/>
          <w:sz w:val="24"/>
        </w:rPr>
      </w:pPr>
      <w:r w:rsidRPr="00C20CD4">
        <w:rPr>
          <w:rFonts w:asciiTheme="minorHAnsi" w:hAnsiTheme="minorHAnsi" w:cstheme="minorHAnsi"/>
          <w:sz w:val="24"/>
        </w:rPr>
        <w:t xml:space="preserve">   </w:t>
      </w:r>
      <w:r w:rsidRPr="00C20CD4">
        <w:rPr>
          <w:rFonts w:asciiTheme="minorHAnsi" w:hAnsiTheme="minorHAnsi" w:cstheme="minorHAnsi"/>
          <w:sz w:val="24"/>
        </w:rPr>
        <w:tab/>
      </w:r>
      <w:r>
        <w:rPr>
          <w:rFonts w:asciiTheme="minorHAnsi" w:hAnsiTheme="minorHAnsi" w:cstheme="minorHAnsi"/>
          <w:sz w:val="24"/>
        </w:rPr>
        <w:t>&lt;</w:t>
      </w:r>
      <w:r w:rsidRPr="00C20CD4">
        <w:rPr>
          <w:rFonts w:asciiTheme="minorHAnsi" w:hAnsiTheme="minorHAnsi" w:cstheme="minorHAnsi"/>
          <w:color w:val="0070C0"/>
          <w:sz w:val="24"/>
        </w:rPr>
        <w:t>Key-indicator</w:t>
      </w:r>
      <w:r>
        <w:rPr>
          <w:rFonts w:asciiTheme="minorHAnsi" w:hAnsiTheme="minorHAnsi" w:cstheme="minorHAnsi"/>
          <w:sz w:val="24"/>
        </w:rPr>
        <w:t xml:space="preserve"> </w:t>
      </w:r>
      <w:r w:rsidRPr="00C20CD4">
        <w:rPr>
          <w:rFonts w:asciiTheme="minorHAnsi" w:hAnsiTheme="minorHAnsi" w:cstheme="minorHAnsi"/>
          <w:color w:val="FF0000"/>
          <w:sz w:val="24"/>
        </w:rPr>
        <w:t>name</w:t>
      </w:r>
      <w:r w:rsidRPr="00C20CD4">
        <w:rPr>
          <w:rFonts w:asciiTheme="minorHAnsi" w:hAnsiTheme="minorHAnsi" w:cstheme="minorHAnsi"/>
          <w:sz w:val="24"/>
        </w:rPr>
        <w:t xml:space="preserve"> =Water volume&gt;&lt;/</w:t>
      </w:r>
      <w:r w:rsidRPr="00C20CD4">
        <w:rPr>
          <w:rFonts w:asciiTheme="minorHAnsi" w:hAnsiTheme="minorHAnsi" w:cstheme="minorHAnsi"/>
          <w:color w:val="0070C0"/>
          <w:sz w:val="24"/>
        </w:rPr>
        <w:t>Key-indicator</w:t>
      </w:r>
      <w:r w:rsidRPr="00C20CD4">
        <w:rPr>
          <w:rFonts w:asciiTheme="minorHAnsi" w:hAnsiTheme="minorHAnsi" w:cstheme="minorHAnsi"/>
          <w:sz w:val="24"/>
        </w:rPr>
        <w:t>&gt;</w:t>
      </w:r>
    </w:p>
    <w:p w14:paraId="191A1ADD" w14:textId="77777777" w:rsidR="00C20CD4" w:rsidRPr="00C20CD4" w:rsidRDefault="00C20CD4" w:rsidP="00C20CD4">
      <w:pPr>
        <w:pStyle w:val="Standard"/>
        <w:spacing w:after="0" w:line="240" w:lineRule="auto"/>
        <w:ind w:left="360"/>
        <w:rPr>
          <w:rFonts w:asciiTheme="minorHAnsi" w:hAnsiTheme="minorHAnsi" w:cstheme="minorHAnsi"/>
          <w:sz w:val="24"/>
        </w:rPr>
      </w:pPr>
      <w:r w:rsidRPr="00C20CD4">
        <w:rPr>
          <w:rFonts w:asciiTheme="minorHAnsi" w:hAnsiTheme="minorHAnsi" w:cstheme="minorHAnsi"/>
          <w:sz w:val="24"/>
        </w:rPr>
        <w:t>&lt;/Key-indicator-variables&gt;</w:t>
      </w:r>
    </w:p>
    <w:p w14:paraId="623401CD" w14:textId="77777777" w:rsidR="009C5EB8" w:rsidRDefault="009C5EB8" w:rsidP="00B60ABE">
      <w:pPr>
        <w:pStyle w:val="Standard"/>
        <w:spacing w:after="0" w:line="240" w:lineRule="auto"/>
        <w:ind w:left="720" w:hanging="720"/>
        <w:jc w:val="both"/>
        <w:rPr>
          <w:rFonts w:ascii="Bookman Old Style" w:hAnsi="Bookman Old Style"/>
          <w:sz w:val="24"/>
          <w:szCs w:val="24"/>
          <w:u w:val="single"/>
        </w:rPr>
      </w:pPr>
    </w:p>
    <w:p w14:paraId="4813F5EC" w14:textId="77777777" w:rsidR="009C5EB8" w:rsidRDefault="009C5EB8" w:rsidP="00B60ABE">
      <w:pPr>
        <w:pStyle w:val="Standard"/>
        <w:spacing w:after="0" w:line="240" w:lineRule="auto"/>
        <w:ind w:left="720" w:hanging="720"/>
        <w:jc w:val="both"/>
        <w:rPr>
          <w:rFonts w:ascii="Courier New" w:hAnsi="Courier New" w:cs="Courier New"/>
        </w:rPr>
      </w:pPr>
    </w:p>
    <w:p w14:paraId="001EA77D" w14:textId="17E79CAC" w:rsidR="001D3F73" w:rsidRPr="006C5611" w:rsidRDefault="00ED40AC" w:rsidP="006C5611">
      <w:pPr>
        <w:pStyle w:val="Ttulo1"/>
      </w:pPr>
      <w:bookmarkStart w:id="1105" w:name="_Toc10660056"/>
      <w:bookmarkStart w:id="1106" w:name="_Toc10989986"/>
      <w:r>
        <w:lastRenderedPageBreak/>
        <w:t>3.2.5.3.7</w:t>
      </w:r>
      <w:r w:rsidR="00B47955">
        <w:t>.1</w:t>
      </w:r>
      <w:r w:rsidR="00B47955" w:rsidRPr="006C5611">
        <w:t>.5.1.</w:t>
      </w:r>
      <w:r w:rsidR="00B47955">
        <w:t xml:space="preserve">5.1.1. </w:t>
      </w:r>
      <w:r w:rsidR="00FC6AF8" w:rsidRPr="006C5611">
        <w:t>Node: Indicator data</w:t>
      </w:r>
      <w:bookmarkEnd w:id="1105"/>
      <w:bookmarkEnd w:id="1106"/>
    </w:p>
    <w:p w14:paraId="330C14DE" w14:textId="77777777" w:rsidR="001D3F73" w:rsidRPr="008508DA" w:rsidRDefault="00FC6AF8">
      <w:pPr>
        <w:pStyle w:val="Standard"/>
        <w:spacing w:line="276" w:lineRule="auto"/>
        <w:rPr>
          <w:lang w:val="it-IT"/>
        </w:rPr>
      </w:pPr>
      <w:r w:rsidRPr="008508DA">
        <w:rPr>
          <w:rFonts w:ascii="Bookman Old Style" w:hAnsi="Bookman Old Style"/>
          <w:sz w:val="24"/>
          <w:szCs w:val="24"/>
          <w:u w:val="single"/>
          <w:lang w:val="it-IT"/>
        </w:rPr>
        <w:t>Tag:</w:t>
      </w:r>
      <w:r w:rsidRPr="008508DA">
        <w:rPr>
          <w:rFonts w:ascii="Bookman Old Style" w:hAnsi="Bookman Old Style"/>
          <w:sz w:val="24"/>
          <w:szCs w:val="24"/>
          <w:lang w:val="it-IT"/>
        </w:rPr>
        <w:t xml:space="preserve">   &lt;Indicator-data&gt;</w:t>
      </w:r>
    </w:p>
    <w:p w14:paraId="718953CD" w14:textId="455BA495" w:rsidR="001D3F73" w:rsidRDefault="00FC6AF8">
      <w:pPr>
        <w:pStyle w:val="Standard"/>
        <w:spacing w:line="276" w:lineRule="auto"/>
      </w:pPr>
      <w:r>
        <w:rPr>
          <w:rFonts w:ascii="Bookman Old Style" w:hAnsi="Bookman Old Style"/>
          <w:sz w:val="24"/>
          <w:szCs w:val="24"/>
          <w:u w:val="single"/>
        </w:rPr>
        <w:t>Parent:</w:t>
      </w:r>
      <w:r w:rsidR="00AB72F4">
        <w:rPr>
          <w:rFonts w:ascii="Bookman Old Style" w:hAnsi="Bookman Old Style"/>
          <w:sz w:val="24"/>
          <w:szCs w:val="24"/>
        </w:rPr>
        <w:t xml:space="preserve"> Key-indicator</w:t>
      </w:r>
    </w:p>
    <w:p w14:paraId="3C60CED1" w14:textId="16A85B54" w:rsidR="001D3F73" w:rsidRDefault="00FC6AF8">
      <w:pPr>
        <w:pStyle w:val="Standard"/>
        <w:spacing w:line="276" w:lineRule="auto"/>
      </w:pPr>
      <w:r>
        <w:rPr>
          <w:rFonts w:ascii="Bookman Old Style" w:hAnsi="Bookman Old Style"/>
          <w:sz w:val="24"/>
          <w:szCs w:val="24"/>
          <w:u w:val="single"/>
        </w:rPr>
        <w:t xml:space="preserve">Child: </w:t>
      </w:r>
      <w:r w:rsidR="00DE2049">
        <w:rPr>
          <w:rFonts w:ascii="Bookman Old Style" w:hAnsi="Bookman Old Style"/>
          <w:sz w:val="24"/>
          <w:szCs w:val="24"/>
        </w:rPr>
        <w:t>Data-</w:t>
      </w:r>
      <w:r>
        <w:rPr>
          <w:rFonts w:ascii="Bookman Old Style" w:hAnsi="Bookman Old Style"/>
          <w:sz w:val="24"/>
          <w:szCs w:val="24"/>
        </w:rPr>
        <w:t>source</w:t>
      </w:r>
      <w:r w:rsidR="00DE2049">
        <w:rPr>
          <w:rFonts w:ascii="Bookman Old Style" w:hAnsi="Bookman Old Style"/>
          <w:sz w:val="24"/>
          <w:szCs w:val="24"/>
        </w:rPr>
        <w:t>, Data-description, V</w:t>
      </w:r>
      <w:r w:rsidR="00B47955">
        <w:rPr>
          <w:rFonts w:ascii="Bookman Old Style" w:hAnsi="Bookman Old Style"/>
          <w:sz w:val="24"/>
          <w:szCs w:val="24"/>
        </w:rPr>
        <w:t xml:space="preserve">alues, </w:t>
      </w:r>
      <w:commentRangeStart w:id="1107"/>
      <w:r w:rsidR="00B47955">
        <w:rPr>
          <w:rFonts w:ascii="Bookman Old Style" w:hAnsi="Bookman Old Style"/>
          <w:sz w:val="24"/>
          <w:szCs w:val="24"/>
        </w:rPr>
        <w:t>Extent</w:t>
      </w:r>
      <w:commentRangeEnd w:id="1107"/>
      <w:r w:rsidR="00B47955">
        <w:rPr>
          <w:rStyle w:val="Refdecomentario"/>
        </w:rPr>
        <w:commentReference w:id="1107"/>
      </w:r>
      <w:r w:rsidR="00B47955">
        <w:rPr>
          <w:rFonts w:ascii="Bookman Old Style" w:hAnsi="Bookman Old Style"/>
          <w:sz w:val="24"/>
          <w:szCs w:val="24"/>
        </w:rPr>
        <w:t xml:space="preserve">, </w:t>
      </w:r>
      <w:commentRangeStart w:id="1108"/>
      <w:r w:rsidR="00B47955">
        <w:rPr>
          <w:rFonts w:ascii="Bookman Old Style" w:hAnsi="Bookman Old Style"/>
          <w:sz w:val="24"/>
          <w:szCs w:val="24"/>
        </w:rPr>
        <w:t>Severity</w:t>
      </w:r>
      <w:commentRangeEnd w:id="1108"/>
      <w:r w:rsidR="00B47955">
        <w:rPr>
          <w:rStyle w:val="Refdecomentario"/>
        </w:rPr>
        <w:commentReference w:id="1108"/>
      </w:r>
    </w:p>
    <w:p w14:paraId="68EAFEC4" w14:textId="3DF044C9" w:rsidR="001D3F73" w:rsidRDefault="00FC6AF8">
      <w:pPr>
        <w:pStyle w:val="Standard"/>
        <w:spacing w:line="276" w:lineRule="auto"/>
      </w:pPr>
      <w:r>
        <w:rPr>
          <w:rFonts w:ascii="Bookman Old Style" w:hAnsi="Bookman Old Style"/>
          <w:sz w:val="24"/>
          <w:szCs w:val="24"/>
          <w:u w:val="single"/>
        </w:rPr>
        <w:t>Content:</w:t>
      </w:r>
      <w:r>
        <w:rPr>
          <w:rFonts w:ascii="Bookman Old Style" w:hAnsi="Bookman Old Style"/>
          <w:sz w:val="24"/>
          <w:szCs w:val="24"/>
        </w:rPr>
        <w:t xml:space="preserve"> Element indicating the type and origin of indicator data provide</w:t>
      </w:r>
      <w:r w:rsidR="005932BF">
        <w:rPr>
          <w:rFonts w:ascii="Bookman Old Style" w:hAnsi="Bookman Old Style"/>
          <w:sz w:val="24"/>
          <w:szCs w:val="24"/>
        </w:rPr>
        <w:t>d</w:t>
      </w:r>
      <w:r>
        <w:rPr>
          <w:rFonts w:ascii="Bookman Old Style" w:hAnsi="Bookman Old Style"/>
          <w:sz w:val="24"/>
          <w:szCs w:val="24"/>
        </w:rPr>
        <w:t xml:space="preserve"> by assessment author(s) to criteria v</w:t>
      </w:r>
      <w:r w:rsidR="00ED38C1">
        <w:rPr>
          <w:rFonts w:ascii="Bookman Old Style" w:hAnsi="Bookman Old Style"/>
          <w:sz w:val="24"/>
          <w:szCs w:val="24"/>
        </w:rPr>
        <w:t>alidation. It contains the</w:t>
      </w:r>
      <w:r>
        <w:rPr>
          <w:rFonts w:ascii="Bookman Old Style" w:hAnsi="Bookman Old Style"/>
          <w:sz w:val="24"/>
          <w:szCs w:val="24"/>
        </w:rPr>
        <w:t xml:space="preserve"> data sou</w:t>
      </w:r>
      <w:r w:rsidR="00ED38C1">
        <w:rPr>
          <w:rFonts w:ascii="Bookman Old Style" w:hAnsi="Bookman Old Style"/>
          <w:sz w:val="24"/>
          <w:szCs w:val="24"/>
        </w:rPr>
        <w:t>rces referred by the authors,</w:t>
      </w:r>
      <w:r>
        <w:rPr>
          <w:rFonts w:ascii="Bookman Old Style" w:hAnsi="Bookman Old Style"/>
          <w:sz w:val="24"/>
          <w:szCs w:val="24"/>
        </w:rPr>
        <w:t xml:space="preserve"> a text description of indica</w:t>
      </w:r>
      <w:r w:rsidR="00ED38C1">
        <w:rPr>
          <w:rFonts w:ascii="Bookman Old Style" w:hAnsi="Bookman Old Style"/>
          <w:sz w:val="24"/>
          <w:szCs w:val="24"/>
        </w:rPr>
        <w:t>tor methods and characteristics, the values of the indictor in a single or in multiples times and the extent and severity effects according to the indicator.</w:t>
      </w:r>
    </w:p>
    <w:p w14:paraId="1A3C930D" w14:textId="458BBACC" w:rsidR="001D3F73" w:rsidRDefault="00FC6AF8">
      <w:pPr>
        <w:pStyle w:val="Standard"/>
        <w:spacing w:line="276" w:lineRule="auto"/>
      </w:pPr>
      <w:r>
        <w:rPr>
          <w:rFonts w:ascii="Bookman Old Style" w:hAnsi="Bookman Old Style"/>
          <w:sz w:val="24"/>
          <w:szCs w:val="24"/>
          <w:u w:val="single"/>
        </w:rPr>
        <w:t>Example</w:t>
      </w:r>
      <w:r w:rsidR="00ED38C1">
        <w:rPr>
          <w:rFonts w:ascii="Bookman Old Style" w:hAnsi="Bookman Old Style"/>
          <w:sz w:val="24"/>
          <w:szCs w:val="24"/>
          <w:u w:val="single"/>
        </w:rPr>
        <w:t>s</w:t>
      </w:r>
      <w:r>
        <w:rPr>
          <w:rFonts w:ascii="Bookman Old Style" w:hAnsi="Bookman Old Style"/>
          <w:sz w:val="24"/>
          <w:szCs w:val="24"/>
          <w:u w:val="single"/>
        </w:rPr>
        <w:t>:</w:t>
      </w:r>
    </w:p>
    <w:p w14:paraId="34FC6A54" w14:textId="31C53130" w:rsidR="007570F3" w:rsidRPr="007570F3" w:rsidRDefault="007570F3" w:rsidP="009367A7">
      <w:pPr>
        <w:pStyle w:val="Standard"/>
        <w:spacing w:after="0" w:line="240" w:lineRule="auto"/>
        <w:ind w:firstLine="720"/>
        <w:rPr>
          <w:rFonts w:ascii="Bookman Old Style" w:hAnsi="Bookman Old Style"/>
          <w:sz w:val="24"/>
          <w:szCs w:val="24"/>
        </w:rPr>
      </w:pPr>
      <w:r w:rsidRPr="007570F3">
        <w:rPr>
          <w:rFonts w:ascii="Bookman Old Style" w:hAnsi="Bookman Old Style"/>
          <w:sz w:val="24"/>
          <w:szCs w:val="24"/>
        </w:rPr>
        <w:t>From sub-criterion B1</w:t>
      </w:r>
      <w:r w:rsidR="0038643B">
        <w:rPr>
          <w:rFonts w:ascii="Bookman Old Style" w:hAnsi="Bookman Old Style"/>
          <w:sz w:val="24"/>
          <w:szCs w:val="24"/>
        </w:rPr>
        <w:t xml:space="preserve"> </w:t>
      </w:r>
      <w:ins w:id="1109" w:author="Michelle Castellanos" w:date="2019-09-04T00:45:00Z">
        <w:r w:rsidR="0038643B">
          <w:rPr>
            <w:rFonts w:ascii="Bookman Old Style" w:hAnsi="Bookman Old Style"/>
            <w:sz w:val="24"/>
            <w:szCs w:val="24"/>
          </w:rPr>
          <w:t>(without extent and severity nodes)</w:t>
        </w:r>
      </w:ins>
      <w:r w:rsidRPr="007570F3">
        <w:rPr>
          <w:rFonts w:ascii="Bookman Old Style" w:hAnsi="Bookman Old Style"/>
          <w:sz w:val="24"/>
          <w:szCs w:val="24"/>
        </w:rPr>
        <w:t>:</w:t>
      </w:r>
    </w:p>
    <w:p w14:paraId="244B7A34" w14:textId="77777777" w:rsidR="007570F3" w:rsidRDefault="007570F3" w:rsidP="009367A7">
      <w:pPr>
        <w:pStyle w:val="Standard"/>
        <w:spacing w:after="0" w:line="240" w:lineRule="auto"/>
        <w:ind w:firstLine="720"/>
        <w:rPr>
          <w:rFonts w:asciiTheme="minorHAnsi" w:hAnsiTheme="minorHAnsi" w:cstheme="minorHAnsi"/>
          <w:sz w:val="24"/>
        </w:rPr>
      </w:pPr>
    </w:p>
    <w:p w14:paraId="2EF5BADC" w14:textId="4BA14E53" w:rsidR="00FC05D9" w:rsidRDefault="00FC05D9" w:rsidP="009367A7">
      <w:pPr>
        <w:pStyle w:val="Standard"/>
        <w:spacing w:after="0" w:line="240" w:lineRule="auto"/>
        <w:ind w:firstLine="720"/>
        <w:rPr>
          <w:rFonts w:asciiTheme="minorHAnsi" w:hAnsiTheme="minorHAnsi" w:cstheme="minorHAnsi"/>
          <w:sz w:val="24"/>
        </w:rPr>
      </w:pPr>
      <w:r w:rsidRPr="00FC05D9">
        <w:rPr>
          <w:rFonts w:asciiTheme="minorHAnsi" w:hAnsiTheme="minorHAnsi" w:cstheme="minorHAnsi"/>
          <w:sz w:val="24"/>
        </w:rPr>
        <w:t xml:space="preserve">&lt;Key-indicator </w:t>
      </w:r>
      <w:r>
        <w:rPr>
          <w:rFonts w:asciiTheme="minorHAnsi" w:hAnsiTheme="minorHAnsi" w:cstheme="minorHAnsi"/>
          <w:sz w:val="24"/>
        </w:rPr>
        <w:t>name="EOO</w:t>
      </w:r>
      <w:r w:rsidRPr="00FC05D9">
        <w:rPr>
          <w:rFonts w:asciiTheme="minorHAnsi" w:hAnsiTheme="minorHAnsi" w:cstheme="minorHAnsi"/>
          <w:sz w:val="24"/>
        </w:rPr>
        <w:t>"&gt;</w:t>
      </w:r>
    </w:p>
    <w:p w14:paraId="3F73C65B" w14:textId="77777777" w:rsidR="00ED38C1" w:rsidRPr="00ED38C1" w:rsidRDefault="00ED38C1" w:rsidP="009367A7">
      <w:pPr>
        <w:pStyle w:val="Standard"/>
        <w:spacing w:after="0" w:line="240" w:lineRule="auto"/>
        <w:ind w:left="360" w:firstLine="720"/>
        <w:rPr>
          <w:rFonts w:asciiTheme="minorHAnsi" w:hAnsiTheme="minorHAnsi" w:cstheme="minorHAnsi"/>
          <w:sz w:val="24"/>
        </w:rPr>
      </w:pPr>
      <w:r w:rsidRPr="00ED38C1">
        <w:rPr>
          <w:rFonts w:asciiTheme="minorHAnsi" w:hAnsiTheme="minorHAnsi" w:cstheme="minorHAnsi"/>
          <w:sz w:val="24"/>
        </w:rPr>
        <w:t>&lt;</w:t>
      </w:r>
      <w:r w:rsidRPr="007570F3">
        <w:rPr>
          <w:rFonts w:asciiTheme="minorHAnsi" w:hAnsiTheme="minorHAnsi" w:cstheme="minorHAnsi"/>
          <w:color w:val="0070C0"/>
          <w:sz w:val="24"/>
        </w:rPr>
        <w:t>Indicator-data</w:t>
      </w:r>
      <w:r w:rsidRPr="00ED38C1">
        <w:rPr>
          <w:rFonts w:asciiTheme="minorHAnsi" w:hAnsiTheme="minorHAnsi" w:cstheme="minorHAnsi"/>
          <w:sz w:val="24"/>
        </w:rPr>
        <w:t>&gt;</w:t>
      </w:r>
    </w:p>
    <w:p w14:paraId="578D76CF" w14:textId="584EC755" w:rsidR="00ED38C1" w:rsidRPr="00ED38C1" w:rsidRDefault="00CA7F32" w:rsidP="009367A7">
      <w:pPr>
        <w:pStyle w:val="Standard"/>
        <w:spacing w:after="0" w:line="240" w:lineRule="auto"/>
        <w:ind w:left="1080" w:firstLine="360"/>
        <w:rPr>
          <w:rFonts w:asciiTheme="minorHAnsi" w:hAnsiTheme="minorHAnsi" w:cstheme="minorHAnsi"/>
          <w:sz w:val="24"/>
        </w:rPr>
      </w:pPr>
      <w:r>
        <w:rPr>
          <w:rFonts w:asciiTheme="minorHAnsi" w:hAnsiTheme="minorHAnsi" w:cstheme="minorHAnsi"/>
          <w:sz w:val="24"/>
        </w:rPr>
        <w:t>&lt;Data-source&gt;Pouli</w:t>
      </w:r>
      <w:r w:rsidR="00ED38C1" w:rsidRPr="00ED38C1">
        <w:rPr>
          <w:rFonts w:asciiTheme="minorHAnsi" w:hAnsiTheme="minorHAnsi" w:cstheme="minorHAnsi"/>
          <w:sz w:val="24"/>
        </w:rPr>
        <w:t>n, B. 2013&lt;/Data-source&gt;</w:t>
      </w:r>
    </w:p>
    <w:p w14:paraId="6913D6A9" w14:textId="34293DD3" w:rsidR="00ED38C1" w:rsidRPr="00ED38C1" w:rsidRDefault="00ED38C1" w:rsidP="009367A7">
      <w:pPr>
        <w:pStyle w:val="Standard"/>
        <w:spacing w:after="0" w:line="240" w:lineRule="auto"/>
        <w:ind w:left="720" w:firstLine="720"/>
        <w:rPr>
          <w:rFonts w:asciiTheme="minorHAnsi" w:hAnsiTheme="minorHAnsi" w:cstheme="minorHAnsi"/>
          <w:sz w:val="24"/>
        </w:rPr>
      </w:pPr>
      <w:r w:rsidRPr="00ED38C1">
        <w:rPr>
          <w:rFonts w:asciiTheme="minorHAnsi" w:hAnsiTheme="minorHAnsi" w:cstheme="minorHAnsi"/>
          <w:sz w:val="24"/>
        </w:rPr>
        <w:t>&lt;Data-description/&gt;</w:t>
      </w:r>
    </w:p>
    <w:p w14:paraId="70D306B2" w14:textId="65A90848" w:rsidR="00ED38C1" w:rsidRPr="00ED38C1" w:rsidRDefault="00ED38C1" w:rsidP="007570F3">
      <w:pPr>
        <w:pStyle w:val="Standard"/>
        <w:spacing w:after="0" w:line="240" w:lineRule="auto"/>
        <w:ind w:left="1080" w:firstLine="360"/>
        <w:rPr>
          <w:rFonts w:asciiTheme="minorHAnsi" w:hAnsiTheme="minorHAnsi" w:cstheme="minorHAnsi"/>
          <w:sz w:val="24"/>
        </w:rPr>
      </w:pPr>
      <w:r w:rsidRPr="00ED38C1">
        <w:rPr>
          <w:rFonts w:asciiTheme="minorHAnsi" w:hAnsiTheme="minorHAnsi" w:cstheme="minorHAnsi"/>
          <w:sz w:val="24"/>
        </w:rPr>
        <w:t>&lt;Values method="Mapped distribution"&gt;</w:t>
      </w:r>
      <w:r w:rsidR="009367A7">
        <w:rPr>
          <w:rFonts w:asciiTheme="minorHAnsi" w:hAnsiTheme="minorHAnsi" w:cstheme="minorHAnsi"/>
          <w:sz w:val="24"/>
        </w:rPr>
        <w:t>&lt;/</w:t>
      </w:r>
      <w:r w:rsidRPr="00ED38C1">
        <w:rPr>
          <w:rFonts w:asciiTheme="minorHAnsi" w:hAnsiTheme="minorHAnsi" w:cstheme="minorHAnsi"/>
          <w:sz w:val="24"/>
        </w:rPr>
        <w:t>Values&gt;</w:t>
      </w:r>
    </w:p>
    <w:p w14:paraId="064FC990" w14:textId="4CE8FF00" w:rsidR="001D3F73" w:rsidRDefault="00ED38C1" w:rsidP="009367A7">
      <w:pPr>
        <w:pStyle w:val="Standard"/>
        <w:spacing w:after="0" w:line="240" w:lineRule="auto"/>
        <w:ind w:left="360" w:firstLine="720"/>
        <w:rPr>
          <w:rFonts w:asciiTheme="minorHAnsi" w:hAnsiTheme="minorHAnsi" w:cstheme="minorHAnsi"/>
          <w:sz w:val="24"/>
        </w:rPr>
      </w:pPr>
      <w:r w:rsidRPr="00ED38C1">
        <w:rPr>
          <w:rFonts w:asciiTheme="minorHAnsi" w:hAnsiTheme="minorHAnsi" w:cstheme="minorHAnsi"/>
          <w:sz w:val="24"/>
        </w:rPr>
        <w:t>&lt;/</w:t>
      </w:r>
      <w:r w:rsidRPr="007570F3">
        <w:rPr>
          <w:rFonts w:asciiTheme="minorHAnsi" w:hAnsiTheme="minorHAnsi" w:cstheme="minorHAnsi"/>
          <w:color w:val="0070C0"/>
          <w:sz w:val="24"/>
        </w:rPr>
        <w:t>Indicator-data</w:t>
      </w:r>
      <w:r w:rsidRPr="00ED38C1">
        <w:rPr>
          <w:rFonts w:asciiTheme="minorHAnsi" w:hAnsiTheme="minorHAnsi" w:cstheme="minorHAnsi"/>
          <w:sz w:val="24"/>
        </w:rPr>
        <w:t>&gt;</w:t>
      </w:r>
    </w:p>
    <w:p w14:paraId="206ED33D" w14:textId="46CE8D7E" w:rsidR="009367A7" w:rsidRDefault="009367A7" w:rsidP="009367A7">
      <w:pPr>
        <w:pStyle w:val="Standard"/>
        <w:spacing w:after="0" w:line="240" w:lineRule="auto"/>
        <w:rPr>
          <w:rFonts w:asciiTheme="minorHAnsi" w:hAnsiTheme="minorHAnsi" w:cstheme="minorHAnsi"/>
          <w:sz w:val="24"/>
        </w:rPr>
      </w:pPr>
      <w:r>
        <w:rPr>
          <w:rFonts w:asciiTheme="minorHAnsi" w:hAnsiTheme="minorHAnsi" w:cstheme="minorHAnsi"/>
          <w:sz w:val="24"/>
        </w:rPr>
        <w:tab/>
        <w:t>&lt;/</w:t>
      </w:r>
      <w:r w:rsidRPr="00FC05D9">
        <w:rPr>
          <w:rFonts w:asciiTheme="minorHAnsi" w:hAnsiTheme="minorHAnsi" w:cstheme="minorHAnsi"/>
          <w:sz w:val="24"/>
        </w:rPr>
        <w:t>Key-indicator</w:t>
      </w:r>
      <w:r>
        <w:rPr>
          <w:rFonts w:asciiTheme="minorHAnsi" w:hAnsiTheme="minorHAnsi" w:cstheme="minorHAnsi"/>
          <w:sz w:val="24"/>
        </w:rPr>
        <w:t>&gt;</w:t>
      </w:r>
    </w:p>
    <w:p w14:paraId="218B6726" w14:textId="77777777" w:rsidR="00ED38C1" w:rsidRDefault="00ED38C1" w:rsidP="00ED38C1">
      <w:pPr>
        <w:pStyle w:val="Standard"/>
        <w:spacing w:after="0" w:line="240" w:lineRule="auto"/>
        <w:ind w:left="360"/>
        <w:rPr>
          <w:rFonts w:asciiTheme="minorHAnsi" w:hAnsiTheme="minorHAnsi" w:cstheme="minorHAnsi"/>
          <w:sz w:val="24"/>
        </w:rPr>
      </w:pPr>
    </w:p>
    <w:p w14:paraId="12D168AF" w14:textId="5F9A24A7" w:rsidR="007570F3" w:rsidRDefault="007570F3" w:rsidP="007570F3">
      <w:pPr>
        <w:pStyle w:val="Standard"/>
        <w:spacing w:after="0" w:line="240" w:lineRule="auto"/>
        <w:ind w:firstLine="720"/>
        <w:rPr>
          <w:rFonts w:ascii="Bookman Old Style" w:hAnsi="Bookman Old Style"/>
          <w:sz w:val="24"/>
          <w:szCs w:val="24"/>
        </w:rPr>
      </w:pPr>
      <w:r w:rsidRPr="007570F3">
        <w:rPr>
          <w:rFonts w:ascii="Bookman Old Style" w:hAnsi="Bookman Old Style"/>
          <w:sz w:val="24"/>
          <w:szCs w:val="24"/>
        </w:rPr>
        <w:t>From sub-criterion</w:t>
      </w:r>
      <w:r>
        <w:rPr>
          <w:rFonts w:ascii="Bookman Old Style" w:hAnsi="Bookman Old Style"/>
          <w:sz w:val="24"/>
          <w:szCs w:val="24"/>
        </w:rPr>
        <w:t xml:space="preserve"> C1</w:t>
      </w:r>
      <w:ins w:id="1110" w:author="Michelle Castellanos" w:date="2019-09-04T00:45:00Z">
        <w:r w:rsidR="0038643B">
          <w:rPr>
            <w:rFonts w:ascii="Bookman Old Style" w:hAnsi="Bookman Old Style"/>
            <w:sz w:val="24"/>
            <w:szCs w:val="24"/>
          </w:rPr>
          <w:t>(with extent and severity nodes)</w:t>
        </w:r>
      </w:ins>
      <w:r>
        <w:rPr>
          <w:rFonts w:ascii="Bookman Old Style" w:hAnsi="Bookman Old Style"/>
          <w:sz w:val="24"/>
          <w:szCs w:val="24"/>
        </w:rPr>
        <w:t>:</w:t>
      </w:r>
    </w:p>
    <w:p w14:paraId="1D014E9A" w14:textId="77777777" w:rsidR="007570F3" w:rsidRPr="007570F3" w:rsidRDefault="007570F3" w:rsidP="007570F3">
      <w:pPr>
        <w:pStyle w:val="Standard"/>
        <w:spacing w:after="0" w:line="240" w:lineRule="auto"/>
        <w:ind w:firstLine="720"/>
        <w:rPr>
          <w:rFonts w:ascii="Bookman Old Style" w:hAnsi="Bookman Old Style"/>
          <w:sz w:val="24"/>
          <w:szCs w:val="24"/>
        </w:rPr>
      </w:pPr>
    </w:p>
    <w:p w14:paraId="04A22AB6" w14:textId="258E344D" w:rsidR="007570F3" w:rsidRDefault="007570F3" w:rsidP="007570F3">
      <w:pPr>
        <w:pStyle w:val="Standard"/>
        <w:spacing w:after="0" w:line="240" w:lineRule="auto"/>
        <w:ind w:firstLine="720"/>
        <w:rPr>
          <w:rFonts w:asciiTheme="minorHAnsi" w:hAnsiTheme="minorHAnsi" w:cstheme="minorHAnsi"/>
          <w:sz w:val="24"/>
        </w:rPr>
      </w:pPr>
      <w:r w:rsidRPr="00FC05D9">
        <w:rPr>
          <w:rFonts w:asciiTheme="minorHAnsi" w:hAnsiTheme="minorHAnsi" w:cstheme="minorHAnsi"/>
          <w:sz w:val="24"/>
        </w:rPr>
        <w:t xml:space="preserve">&lt;Key-indicator </w:t>
      </w:r>
      <w:r>
        <w:rPr>
          <w:rFonts w:asciiTheme="minorHAnsi" w:hAnsiTheme="minorHAnsi" w:cstheme="minorHAnsi"/>
          <w:sz w:val="24"/>
        </w:rPr>
        <w:t>name="Annual average salinity</w:t>
      </w:r>
      <w:r w:rsidRPr="00FC05D9">
        <w:rPr>
          <w:rFonts w:asciiTheme="minorHAnsi" w:hAnsiTheme="minorHAnsi" w:cstheme="minorHAnsi"/>
          <w:sz w:val="24"/>
        </w:rPr>
        <w:t>"&gt;</w:t>
      </w:r>
    </w:p>
    <w:p w14:paraId="5C4D4B7A" w14:textId="77777777" w:rsidR="007570F3" w:rsidRPr="00ED38C1" w:rsidRDefault="007570F3" w:rsidP="007570F3">
      <w:pPr>
        <w:pStyle w:val="Standard"/>
        <w:spacing w:after="0" w:line="240" w:lineRule="auto"/>
        <w:ind w:left="360" w:firstLine="720"/>
        <w:rPr>
          <w:rFonts w:asciiTheme="minorHAnsi" w:hAnsiTheme="minorHAnsi" w:cstheme="minorHAnsi"/>
          <w:sz w:val="24"/>
        </w:rPr>
      </w:pPr>
      <w:r w:rsidRPr="00ED38C1">
        <w:rPr>
          <w:rFonts w:asciiTheme="minorHAnsi" w:hAnsiTheme="minorHAnsi" w:cstheme="minorHAnsi"/>
          <w:sz w:val="24"/>
        </w:rPr>
        <w:t>&lt;</w:t>
      </w:r>
      <w:r w:rsidRPr="007570F3">
        <w:rPr>
          <w:rFonts w:asciiTheme="minorHAnsi" w:hAnsiTheme="minorHAnsi" w:cstheme="minorHAnsi"/>
          <w:color w:val="0070C0"/>
          <w:sz w:val="24"/>
        </w:rPr>
        <w:t>Indicator-data</w:t>
      </w:r>
      <w:r w:rsidRPr="00ED38C1">
        <w:rPr>
          <w:rFonts w:asciiTheme="minorHAnsi" w:hAnsiTheme="minorHAnsi" w:cstheme="minorHAnsi"/>
          <w:sz w:val="24"/>
        </w:rPr>
        <w:t>&gt;</w:t>
      </w:r>
    </w:p>
    <w:p w14:paraId="1C556C7A" w14:textId="3A067FAD" w:rsidR="007570F3" w:rsidRPr="00ED38C1" w:rsidRDefault="007570F3" w:rsidP="007570F3">
      <w:pPr>
        <w:pStyle w:val="Standard"/>
        <w:spacing w:after="0" w:line="240" w:lineRule="auto"/>
        <w:ind w:left="1080" w:firstLine="360"/>
        <w:rPr>
          <w:rFonts w:asciiTheme="minorHAnsi" w:hAnsiTheme="minorHAnsi" w:cstheme="minorHAnsi"/>
          <w:sz w:val="24"/>
        </w:rPr>
      </w:pPr>
      <w:r>
        <w:rPr>
          <w:rFonts w:asciiTheme="minorHAnsi" w:hAnsiTheme="minorHAnsi" w:cstheme="minorHAnsi"/>
          <w:sz w:val="24"/>
        </w:rPr>
        <w:t>&lt;Data-source&gt;</w:t>
      </w:r>
      <w:r w:rsidRPr="00ED38C1">
        <w:rPr>
          <w:rFonts w:asciiTheme="minorHAnsi" w:hAnsiTheme="minorHAnsi" w:cstheme="minorHAnsi"/>
          <w:sz w:val="24"/>
        </w:rPr>
        <w:t>Lester and Fairweather, 2012&lt;/Data-source&gt;</w:t>
      </w:r>
    </w:p>
    <w:p w14:paraId="142F400B" w14:textId="77777777" w:rsidR="007570F3" w:rsidRPr="00ED38C1" w:rsidRDefault="007570F3" w:rsidP="007570F3">
      <w:pPr>
        <w:pStyle w:val="Standard"/>
        <w:spacing w:after="0" w:line="240" w:lineRule="auto"/>
        <w:ind w:left="720" w:firstLine="720"/>
        <w:rPr>
          <w:rFonts w:asciiTheme="minorHAnsi" w:hAnsiTheme="minorHAnsi" w:cstheme="minorHAnsi"/>
          <w:sz w:val="24"/>
        </w:rPr>
      </w:pPr>
      <w:r w:rsidRPr="00ED38C1">
        <w:rPr>
          <w:rFonts w:asciiTheme="minorHAnsi" w:hAnsiTheme="minorHAnsi" w:cstheme="minorHAnsi"/>
          <w:sz w:val="24"/>
        </w:rPr>
        <w:t>&lt;Data-description/&gt;</w:t>
      </w:r>
    </w:p>
    <w:p w14:paraId="73B8908D" w14:textId="3860BE87" w:rsidR="007570F3" w:rsidRDefault="007570F3" w:rsidP="007570F3">
      <w:pPr>
        <w:pStyle w:val="Standard"/>
        <w:spacing w:after="0" w:line="240" w:lineRule="auto"/>
        <w:ind w:left="1080" w:firstLine="360"/>
        <w:rPr>
          <w:rFonts w:asciiTheme="minorHAnsi" w:hAnsiTheme="minorHAnsi" w:cstheme="minorHAnsi"/>
          <w:sz w:val="24"/>
        </w:rPr>
      </w:pPr>
      <w:r w:rsidRPr="00ED38C1">
        <w:rPr>
          <w:rFonts w:asciiTheme="minorHAnsi" w:hAnsiTheme="minorHAnsi" w:cstheme="minorHAnsi"/>
          <w:sz w:val="24"/>
        </w:rPr>
        <w:t>&lt;Values method=""&gt;</w:t>
      </w:r>
      <w:r>
        <w:rPr>
          <w:rFonts w:asciiTheme="minorHAnsi" w:hAnsiTheme="minorHAnsi" w:cstheme="minorHAnsi"/>
          <w:sz w:val="24"/>
        </w:rPr>
        <w:t>&lt;/</w:t>
      </w:r>
      <w:r w:rsidRPr="00ED38C1">
        <w:rPr>
          <w:rFonts w:asciiTheme="minorHAnsi" w:hAnsiTheme="minorHAnsi" w:cstheme="minorHAnsi"/>
          <w:sz w:val="24"/>
        </w:rPr>
        <w:t>Values&gt;</w:t>
      </w:r>
    </w:p>
    <w:p w14:paraId="299D0BE5" w14:textId="77777777" w:rsidR="007570F3" w:rsidRPr="00ED38C1" w:rsidRDefault="007570F3" w:rsidP="007570F3">
      <w:pPr>
        <w:pStyle w:val="Standard"/>
        <w:spacing w:after="0" w:line="240" w:lineRule="auto"/>
        <w:ind w:left="720" w:firstLine="720"/>
        <w:rPr>
          <w:rFonts w:asciiTheme="minorHAnsi" w:hAnsiTheme="minorHAnsi" w:cstheme="minorHAnsi"/>
          <w:sz w:val="24"/>
        </w:rPr>
      </w:pPr>
      <w:r w:rsidRPr="00ED38C1">
        <w:rPr>
          <w:rFonts w:asciiTheme="minorHAnsi" w:hAnsiTheme="minorHAnsi" w:cstheme="minorHAnsi"/>
          <w:sz w:val="24"/>
        </w:rPr>
        <w:t>&lt;Extent units="%"&gt;30&lt;/Extent&gt;</w:t>
      </w:r>
    </w:p>
    <w:p w14:paraId="721F0456" w14:textId="5A7E7BCB" w:rsidR="007570F3" w:rsidRPr="00ED38C1" w:rsidRDefault="007570F3" w:rsidP="007570F3">
      <w:pPr>
        <w:pStyle w:val="Standard"/>
        <w:spacing w:after="0" w:line="240" w:lineRule="auto"/>
        <w:ind w:left="720" w:firstLine="720"/>
        <w:rPr>
          <w:rFonts w:asciiTheme="minorHAnsi" w:hAnsiTheme="minorHAnsi" w:cstheme="minorHAnsi"/>
          <w:sz w:val="24"/>
        </w:rPr>
      </w:pPr>
      <w:r w:rsidRPr="00ED38C1">
        <w:rPr>
          <w:rFonts w:asciiTheme="minorHAnsi" w:hAnsiTheme="minorHAnsi" w:cstheme="minorHAnsi"/>
          <w:sz w:val="24"/>
        </w:rPr>
        <w:t>&lt;Severity units="%"&gt;18&lt;/Severity&gt;</w:t>
      </w:r>
    </w:p>
    <w:p w14:paraId="0A8E7806" w14:textId="77777777" w:rsidR="007570F3" w:rsidRDefault="007570F3" w:rsidP="007570F3">
      <w:pPr>
        <w:pStyle w:val="Standard"/>
        <w:spacing w:after="0" w:line="240" w:lineRule="auto"/>
        <w:ind w:left="360" w:firstLine="720"/>
        <w:rPr>
          <w:rFonts w:asciiTheme="minorHAnsi" w:hAnsiTheme="minorHAnsi" w:cstheme="minorHAnsi"/>
          <w:sz w:val="24"/>
        </w:rPr>
      </w:pPr>
      <w:r w:rsidRPr="00ED38C1">
        <w:rPr>
          <w:rFonts w:asciiTheme="minorHAnsi" w:hAnsiTheme="minorHAnsi" w:cstheme="minorHAnsi"/>
          <w:sz w:val="24"/>
        </w:rPr>
        <w:t>&lt;/</w:t>
      </w:r>
      <w:r w:rsidRPr="007570F3">
        <w:rPr>
          <w:rFonts w:asciiTheme="minorHAnsi" w:hAnsiTheme="minorHAnsi" w:cstheme="minorHAnsi"/>
          <w:color w:val="0070C0"/>
          <w:sz w:val="24"/>
        </w:rPr>
        <w:t>Indicator-data</w:t>
      </w:r>
      <w:r w:rsidRPr="00ED38C1">
        <w:rPr>
          <w:rFonts w:asciiTheme="minorHAnsi" w:hAnsiTheme="minorHAnsi" w:cstheme="minorHAnsi"/>
          <w:sz w:val="24"/>
        </w:rPr>
        <w:t>&gt;</w:t>
      </w:r>
    </w:p>
    <w:p w14:paraId="169F28F7" w14:textId="708E58C6" w:rsidR="007570F3" w:rsidRDefault="007570F3" w:rsidP="007570F3">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&lt;/</w:t>
      </w:r>
      <w:r w:rsidRPr="00FC05D9">
        <w:rPr>
          <w:rFonts w:asciiTheme="minorHAnsi" w:hAnsiTheme="minorHAnsi" w:cstheme="minorHAnsi"/>
          <w:sz w:val="24"/>
        </w:rPr>
        <w:t>Key-indicator</w:t>
      </w:r>
      <w:r>
        <w:rPr>
          <w:rFonts w:asciiTheme="minorHAnsi" w:hAnsiTheme="minorHAnsi" w:cstheme="minorHAnsi"/>
          <w:sz w:val="24"/>
        </w:rPr>
        <w:t>&gt;</w:t>
      </w:r>
    </w:p>
    <w:p w14:paraId="61435A24" w14:textId="77777777" w:rsidR="009367A7" w:rsidRDefault="009367A7" w:rsidP="00FC05D9">
      <w:pPr>
        <w:pStyle w:val="Standard"/>
        <w:spacing w:after="0" w:line="240" w:lineRule="auto"/>
        <w:ind w:left="360"/>
        <w:rPr>
          <w:rFonts w:asciiTheme="minorHAnsi" w:hAnsiTheme="minorHAnsi" w:cstheme="minorHAnsi"/>
          <w:sz w:val="24"/>
        </w:rPr>
      </w:pPr>
    </w:p>
    <w:p w14:paraId="3DF458C7" w14:textId="2F6A7F96" w:rsidR="001D3F73" w:rsidRPr="006C5611" w:rsidRDefault="00ED40AC" w:rsidP="006C5611">
      <w:pPr>
        <w:pStyle w:val="Ttulo1"/>
      </w:pPr>
      <w:bookmarkStart w:id="1111" w:name="_Toc10660057"/>
      <w:bookmarkStart w:id="1112" w:name="_Toc10989987"/>
      <w:r>
        <w:t>3.2.5.3.7</w:t>
      </w:r>
      <w:r w:rsidR="00CA7F32">
        <w:t>.1</w:t>
      </w:r>
      <w:r w:rsidR="00CA7F32" w:rsidRPr="006C5611">
        <w:t>.5.1.</w:t>
      </w:r>
      <w:r w:rsidR="00CA7F32">
        <w:t xml:space="preserve">5.1.1.1. </w:t>
      </w:r>
      <w:r w:rsidR="00FC6AF8" w:rsidRPr="006C5611">
        <w:t>Node: Data source</w:t>
      </w:r>
      <w:bookmarkEnd w:id="1111"/>
      <w:bookmarkEnd w:id="1112"/>
    </w:p>
    <w:p w14:paraId="61FE9E5C" w14:textId="7537E2A0"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&lt;Data</w:t>
      </w:r>
      <w:r w:rsidR="00DB70CD">
        <w:rPr>
          <w:rFonts w:ascii="Bookman Old Style" w:hAnsi="Bookman Old Style"/>
          <w:sz w:val="24"/>
          <w:szCs w:val="24"/>
        </w:rPr>
        <w:t>-</w:t>
      </w:r>
      <w:r>
        <w:rPr>
          <w:rFonts w:ascii="Bookman Old Style" w:hAnsi="Bookman Old Style"/>
          <w:sz w:val="24"/>
          <w:szCs w:val="24"/>
        </w:rPr>
        <w:t>source&gt;</w:t>
      </w:r>
    </w:p>
    <w:p w14:paraId="000E27FC" w14:textId="5998D7B7" w:rsidR="001D3F73" w:rsidRDefault="00FC6AF8">
      <w:pPr>
        <w:pStyle w:val="Standard"/>
        <w:spacing w:after="0" w:line="276" w:lineRule="auto"/>
      </w:pPr>
      <w:r>
        <w:rPr>
          <w:rFonts w:ascii="Bookman Old Style" w:hAnsi="Bookman Old Style"/>
          <w:sz w:val="24"/>
          <w:szCs w:val="24"/>
          <w:u w:val="single"/>
        </w:rPr>
        <w:t>Parent:</w:t>
      </w:r>
      <w:r w:rsidR="00DE2049">
        <w:rPr>
          <w:rFonts w:ascii="Bookman Old Style" w:hAnsi="Bookman Old Style"/>
          <w:sz w:val="24"/>
          <w:szCs w:val="24"/>
        </w:rPr>
        <w:t xml:space="preserve"> Indicator-</w:t>
      </w:r>
      <w:r>
        <w:rPr>
          <w:rFonts w:ascii="Bookman Old Style" w:hAnsi="Bookman Old Style"/>
          <w:sz w:val="24"/>
          <w:szCs w:val="24"/>
        </w:rPr>
        <w:t>data</w:t>
      </w:r>
    </w:p>
    <w:p w14:paraId="3A20ABFD" w14:textId="77777777" w:rsidR="001D3F73" w:rsidRDefault="00FC6AF8">
      <w:pPr>
        <w:pStyle w:val="Standard"/>
        <w:spacing w:after="0" w:line="276" w:lineRule="auto"/>
      </w:pPr>
      <w:r>
        <w:rPr>
          <w:rFonts w:ascii="Bookman Old Style" w:hAnsi="Bookman Old Style"/>
          <w:sz w:val="24"/>
          <w:szCs w:val="24"/>
          <w:u w:val="single"/>
        </w:rPr>
        <w:t xml:space="preserve">Child: </w:t>
      </w:r>
      <w:r>
        <w:rPr>
          <w:rFonts w:ascii="Bookman Old Style" w:hAnsi="Bookman Old Style"/>
          <w:sz w:val="24"/>
          <w:szCs w:val="24"/>
        </w:rPr>
        <w:t>none</w:t>
      </w:r>
    </w:p>
    <w:p w14:paraId="1272E0A8" w14:textId="77777777" w:rsidR="001D3F73" w:rsidRDefault="001D3F73">
      <w:pPr>
        <w:pStyle w:val="Standard"/>
        <w:spacing w:after="0" w:line="276" w:lineRule="auto"/>
        <w:rPr>
          <w:rFonts w:ascii="Bookman Old Style" w:hAnsi="Bookman Old Style"/>
          <w:sz w:val="24"/>
          <w:szCs w:val="24"/>
        </w:rPr>
      </w:pPr>
    </w:p>
    <w:p w14:paraId="5C2142AE" w14:textId="77777777" w:rsidR="001D3F73" w:rsidRDefault="00FC6AF8">
      <w:pPr>
        <w:pStyle w:val="Standard"/>
        <w:spacing w:line="276" w:lineRule="auto"/>
      </w:pPr>
      <w:r>
        <w:rPr>
          <w:rFonts w:ascii="Bookman Old Style" w:hAnsi="Bookman Old Style"/>
          <w:sz w:val="24"/>
          <w:szCs w:val="24"/>
          <w:u w:val="single"/>
        </w:rPr>
        <w:lastRenderedPageBreak/>
        <w:t>Content:</w:t>
      </w:r>
      <w:r>
        <w:rPr>
          <w:rFonts w:ascii="Bookman Old Style" w:hAnsi="Bookman Old Style"/>
          <w:sz w:val="24"/>
          <w:szCs w:val="24"/>
        </w:rPr>
        <w:t xml:space="preserve"> Element containing each bibliographic reference cited by assessment authors and relevant for ecosystem risk analysis.</w:t>
      </w:r>
    </w:p>
    <w:p w14:paraId="0307E927" w14:textId="77777777" w:rsidR="001D3F73" w:rsidRPr="008508DA" w:rsidRDefault="00FC6AF8">
      <w:pPr>
        <w:pStyle w:val="Standard"/>
        <w:spacing w:line="276" w:lineRule="auto"/>
        <w:rPr>
          <w:lang w:val="fr-FR"/>
        </w:rPr>
      </w:pPr>
      <w:r w:rsidRPr="008508DA">
        <w:rPr>
          <w:rFonts w:ascii="Bookman Old Style" w:hAnsi="Bookman Old Style"/>
          <w:sz w:val="24"/>
          <w:szCs w:val="24"/>
          <w:u w:val="single"/>
          <w:lang w:val="fr-FR"/>
        </w:rPr>
        <w:t>Example:</w:t>
      </w:r>
    </w:p>
    <w:p w14:paraId="0907A0D7" w14:textId="77777777" w:rsidR="00CA7F32" w:rsidRDefault="00CA7F32" w:rsidP="00CA7F32">
      <w:pPr>
        <w:pStyle w:val="Standard"/>
        <w:spacing w:after="0" w:line="240" w:lineRule="auto"/>
        <w:ind w:firstLine="720"/>
        <w:rPr>
          <w:rFonts w:asciiTheme="minorHAnsi" w:hAnsiTheme="minorHAnsi" w:cstheme="minorHAnsi"/>
          <w:sz w:val="24"/>
        </w:rPr>
      </w:pPr>
      <w:r w:rsidRPr="00FC05D9">
        <w:rPr>
          <w:rFonts w:asciiTheme="minorHAnsi" w:hAnsiTheme="minorHAnsi" w:cstheme="minorHAnsi"/>
          <w:sz w:val="24"/>
        </w:rPr>
        <w:t xml:space="preserve">&lt;Key-indicator </w:t>
      </w:r>
      <w:r>
        <w:rPr>
          <w:rFonts w:asciiTheme="minorHAnsi" w:hAnsiTheme="minorHAnsi" w:cstheme="minorHAnsi"/>
          <w:sz w:val="24"/>
        </w:rPr>
        <w:t>name="Annual average salinity</w:t>
      </w:r>
      <w:r w:rsidRPr="00FC05D9">
        <w:rPr>
          <w:rFonts w:asciiTheme="minorHAnsi" w:hAnsiTheme="minorHAnsi" w:cstheme="minorHAnsi"/>
          <w:sz w:val="24"/>
        </w:rPr>
        <w:t>"&gt;</w:t>
      </w:r>
    </w:p>
    <w:p w14:paraId="04B20511" w14:textId="77777777" w:rsidR="00CA7F32" w:rsidRPr="00CA7F32" w:rsidRDefault="00CA7F32" w:rsidP="00CA7F32">
      <w:pPr>
        <w:pStyle w:val="Standard"/>
        <w:spacing w:after="0" w:line="240" w:lineRule="auto"/>
        <w:ind w:left="360" w:firstLine="720"/>
        <w:rPr>
          <w:rFonts w:asciiTheme="minorHAnsi" w:hAnsiTheme="minorHAnsi" w:cstheme="minorHAnsi"/>
          <w:sz w:val="24"/>
        </w:rPr>
      </w:pPr>
      <w:r w:rsidRPr="00CA7F32">
        <w:rPr>
          <w:rFonts w:asciiTheme="minorHAnsi" w:hAnsiTheme="minorHAnsi" w:cstheme="minorHAnsi"/>
          <w:sz w:val="24"/>
        </w:rPr>
        <w:t>&lt;Indicator-data&gt;</w:t>
      </w:r>
    </w:p>
    <w:p w14:paraId="3C79100D" w14:textId="77777777" w:rsidR="00CA7F32" w:rsidRPr="00CA7F32" w:rsidRDefault="00CA7F32" w:rsidP="00CA7F32">
      <w:pPr>
        <w:pStyle w:val="Standard"/>
        <w:spacing w:after="0" w:line="240" w:lineRule="auto"/>
        <w:ind w:left="1080" w:firstLine="360"/>
        <w:rPr>
          <w:rFonts w:asciiTheme="minorHAnsi" w:hAnsiTheme="minorHAnsi" w:cstheme="minorHAnsi"/>
          <w:sz w:val="24"/>
        </w:rPr>
      </w:pPr>
      <w:r w:rsidRPr="00CA7F32">
        <w:rPr>
          <w:rFonts w:asciiTheme="minorHAnsi" w:hAnsiTheme="minorHAnsi" w:cstheme="minorHAnsi"/>
          <w:sz w:val="24"/>
        </w:rPr>
        <w:t>&lt;</w:t>
      </w:r>
      <w:r w:rsidRPr="00CA7F32">
        <w:rPr>
          <w:rFonts w:asciiTheme="minorHAnsi" w:hAnsiTheme="minorHAnsi" w:cstheme="minorHAnsi"/>
          <w:color w:val="0070C0"/>
          <w:sz w:val="24"/>
        </w:rPr>
        <w:t>Data-source</w:t>
      </w:r>
      <w:r w:rsidRPr="00CA7F32">
        <w:rPr>
          <w:rFonts w:asciiTheme="minorHAnsi" w:hAnsiTheme="minorHAnsi" w:cstheme="minorHAnsi"/>
          <w:sz w:val="24"/>
        </w:rPr>
        <w:t>&gt;Lester and Fairweather, 2012&lt;/</w:t>
      </w:r>
      <w:r w:rsidRPr="00CA7F32">
        <w:rPr>
          <w:rFonts w:asciiTheme="minorHAnsi" w:hAnsiTheme="minorHAnsi" w:cstheme="minorHAnsi"/>
          <w:color w:val="0070C0"/>
          <w:sz w:val="24"/>
        </w:rPr>
        <w:t>Data-source</w:t>
      </w:r>
      <w:r w:rsidRPr="00CA7F32">
        <w:rPr>
          <w:rFonts w:asciiTheme="minorHAnsi" w:hAnsiTheme="minorHAnsi" w:cstheme="minorHAnsi"/>
          <w:sz w:val="24"/>
        </w:rPr>
        <w:t>&gt;</w:t>
      </w:r>
    </w:p>
    <w:p w14:paraId="0B69A961" w14:textId="77777777" w:rsidR="00CA7F32" w:rsidRPr="00CA7F32" w:rsidRDefault="00CA7F32" w:rsidP="00CA7F32">
      <w:pPr>
        <w:pStyle w:val="Standard"/>
        <w:spacing w:after="0" w:line="240" w:lineRule="auto"/>
        <w:ind w:left="720" w:firstLine="720"/>
        <w:rPr>
          <w:rFonts w:asciiTheme="minorHAnsi" w:hAnsiTheme="minorHAnsi" w:cstheme="minorHAnsi"/>
          <w:sz w:val="24"/>
        </w:rPr>
      </w:pPr>
      <w:r w:rsidRPr="00CA7F32">
        <w:rPr>
          <w:rFonts w:asciiTheme="minorHAnsi" w:hAnsiTheme="minorHAnsi" w:cstheme="minorHAnsi"/>
          <w:sz w:val="24"/>
        </w:rPr>
        <w:t>&lt;Data-description/&gt;</w:t>
      </w:r>
    </w:p>
    <w:p w14:paraId="6F939BDE" w14:textId="77777777" w:rsidR="00CA7F32" w:rsidRPr="00CA7F32" w:rsidRDefault="00CA7F32" w:rsidP="00CA7F32">
      <w:pPr>
        <w:pStyle w:val="Standard"/>
        <w:spacing w:after="0" w:line="240" w:lineRule="auto"/>
        <w:ind w:left="1080" w:firstLine="360"/>
        <w:rPr>
          <w:rFonts w:asciiTheme="minorHAnsi" w:hAnsiTheme="minorHAnsi" w:cstheme="minorHAnsi"/>
          <w:sz w:val="24"/>
        </w:rPr>
      </w:pPr>
      <w:r w:rsidRPr="00CA7F32">
        <w:rPr>
          <w:rFonts w:asciiTheme="minorHAnsi" w:hAnsiTheme="minorHAnsi" w:cstheme="minorHAnsi"/>
          <w:sz w:val="24"/>
        </w:rPr>
        <w:t>&lt;Values method=""&gt;&lt;/Values&gt;</w:t>
      </w:r>
    </w:p>
    <w:p w14:paraId="0CCF853E" w14:textId="77777777" w:rsidR="00CA7F32" w:rsidRPr="00CA7F32" w:rsidRDefault="00CA7F32" w:rsidP="00CA7F32">
      <w:pPr>
        <w:pStyle w:val="Standard"/>
        <w:spacing w:after="0" w:line="240" w:lineRule="auto"/>
        <w:ind w:left="720" w:firstLine="720"/>
        <w:rPr>
          <w:rFonts w:asciiTheme="minorHAnsi" w:hAnsiTheme="minorHAnsi" w:cstheme="minorHAnsi"/>
          <w:sz w:val="24"/>
        </w:rPr>
      </w:pPr>
      <w:r w:rsidRPr="00CA7F32">
        <w:rPr>
          <w:rFonts w:asciiTheme="minorHAnsi" w:hAnsiTheme="minorHAnsi" w:cstheme="minorHAnsi"/>
          <w:sz w:val="24"/>
        </w:rPr>
        <w:t>&lt;Extent units="%"&gt;30&lt;/Extent&gt;</w:t>
      </w:r>
    </w:p>
    <w:p w14:paraId="10375D17" w14:textId="77777777" w:rsidR="00CA7F32" w:rsidRPr="00CA7F32" w:rsidRDefault="00CA7F32" w:rsidP="00CA7F32">
      <w:pPr>
        <w:pStyle w:val="Standard"/>
        <w:spacing w:after="0" w:line="240" w:lineRule="auto"/>
        <w:ind w:left="720" w:firstLine="720"/>
        <w:rPr>
          <w:rFonts w:asciiTheme="minorHAnsi" w:hAnsiTheme="minorHAnsi" w:cstheme="minorHAnsi"/>
          <w:sz w:val="24"/>
        </w:rPr>
      </w:pPr>
      <w:r w:rsidRPr="00CA7F32">
        <w:rPr>
          <w:rFonts w:asciiTheme="minorHAnsi" w:hAnsiTheme="minorHAnsi" w:cstheme="minorHAnsi"/>
          <w:sz w:val="24"/>
        </w:rPr>
        <w:t>&lt;Severity units="%"&gt;18&lt;/Severity&gt;</w:t>
      </w:r>
    </w:p>
    <w:p w14:paraId="36FAEC5C" w14:textId="77777777" w:rsidR="00CA7F32" w:rsidRPr="00CA7F32" w:rsidRDefault="00CA7F32" w:rsidP="00CA7F32">
      <w:pPr>
        <w:pStyle w:val="Standard"/>
        <w:spacing w:after="0" w:line="240" w:lineRule="auto"/>
        <w:ind w:left="360" w:firstLine="720"/>
        <w:rPr>
          <w:rFonts w:asciiTheme="minorHAnsi" w:hAnsiTheme="minorHAnsi" w:cstheme="minorHAnsi"/>
          <w:sz w:val="24"/>
        </w:rPr>
      </w:pPr>
      <w:r w:rsidRPr="00CA7F32">
        <w:rPr>
          <w:rFonts w:asciiTheme="minorHAnsi" w:hAnsiTheme="minorHAnsi" w:cstheme="minorHAnsi"/>
          <w:sz w:val="24"/>
        </w:rPr>
        <w:t>&lt;/Indicator-data&gt;</w:t>
      </w:r>
    </w:p>
    <w:p w14:paraId="534A5751" w14:textId="77777777" w:rsidR="00CA7F32" w:rsidRDefault="00CA7F32" w:rsidP="00CA7F32">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&lt;/</w:t>
      </w:r>
      <w:r w:rsidRPr="00FC05D9">
        <w:rPr>
          <w:rFonts w:asciiTheme="minorHAnsi" w:hAnsiTheme="minorHAnsi" w:cstheme="minorHAnsi"/>
          <w:sz w:val="24"/>
        </w:rPr>
        <w:t>Key-indicator</w:t>
      </w:r>
      <w:r>
        <w:rPr>
          <w:rFonts w:asciiTheme="minorHAnsi" w:hAnsiTheme="minorHAnsi" w:cstheme="minorHAnsi"/>
          <w:sz w:val="24"/>
        </w:rPr>
        <w:t>&gt;</w:t>
      </w:r>
    </w:p>
    <w:p w14:paraId="79E6C388" w14:textId="77777777" w:rsidR="001D3F73" w:rsidRPr="008508DA" w:rsidRDefault="001D3F73">
      <w:pPr>
        <w:pStyle w:val="Standard"/>
        <w:tabs>
          <w:tab w:val="left" w:pos="2610"/>
        </w:tabs>
        <w:spacing w:after="0" w:line="240" w:lineRule="auto"/>
        <w:rPr>
          <w:rFonts w:ascii="Courier New" w:hAnsi="Courier New" w:cs="Courier New"/>
          <w:lang w:val="fr-FR"/>
        </w:rPr>
      </w:pPr>
    </w:p>
    <w:p w14:paraId="24E831F1" w14:textId="77777777" w:rsidR="001D3F73" w:rsidRPr="008508DA" w:rsidRDefault="001D3F73">
      <w:pPr>
        <w:pStyle w:val="Standard"/>
        <w:tabs>
          <w:tab w:val="left" w:pos="2610"/>
        </w:tabs>
        <w:spacing w:after="0" w:line="240" w:lineRule="auto"/>
        <w:rPr>
          <w:rFonts w:ascii="Courier New" w:hAnsi="Courier New" w:cs="Courier New"/>
          <w:lang w:val="fr-FR"/>
        </w:rPr>
      </w:pPr>
    </w:p>
    <w:p w14:paraId="7AD0B600" w14:textId="09E880F7" w:rsidR="001D3F73" w:rsidRPr="006C5611" w:rsidRDefault="00ED40AC" w:rsidP="006C5611">
      <w:pPr>
        <w:pStyle w:val="Ttulo1"/>
      </w:pPr>
      <w:bookmarkStart w:id="1113" w:name="_Toc10660058"/>
      <w:bookmarkStart w:id="1114" w:name="_Toc10989988"/>
      <w:r>
        <w:t>3.2.5.3.7</w:t>
      </w:r>
      <w:r w:rsidR="00CA7F32">
        <w:t>.1</w:t>
      </w:r>
      <w:r w:rsidR="00CA7F32" w:rsidRPr="006C5611">
        <w:t>.5.1.</w:t>
      </w:r>
      <w:r w:rsidR="00CA7F32">
        <w:t xml:space="preserve">5.1.1.2. </w:t>
      </w:r>
      <w:r w:rsidR="00FC6AF8" w:rsidRPr="006C5611">
        <w:t>Node: Data description</w:t>
      </w:r>
      <w:bookmarkEnd w:id="1113"/>
      <w:bookmarkEnd w:id="1114"/>
    </w:p>
    <w:p w14:paraId="33E31AD5" w14:textId="0F5F67A0" w:rsidR="001D3F73" w:rsidRDefault="00FC6AF8">
      <w:pPr>
        <w:pStyle w:val="Standard"/>
        <w:spacing w:after="0" w:line="276" w:lineRule="auto"/>
      </w:pPr>
      <w:r>
        <w:rPr>
          <w:rFonts w:ascii="Bookman Old Style" w:hAnsi="Bookman Old Style"/>
          <w:sz w:val="24"/>
          <w:szCs w:val="24"/>
          <w:u w:val="single"/>
        </w:rPr>
        <w:t>Tag:</w:t>
      </w:r>
      <w:r w:rsidR="00DE2049">
        <w:rPr>
          <w:rFonts w:ascii="Bookman Old Style" w:hAnsi="Bookman Old Style"/>
          <w:sz w:val="24"/>
          <w:szCs w:val="24"/>
        </w:rPr>
        <w:t xml:space="preserve">   &lt;Data-description</w:t>
      </w:r>
      <w:r>
        <w:rPr>
          <w:rFonts w:ascii="Bookman Old Style" w:hAnsi="Bookman Old Style"/>
          <w:sz w:val="24"/>
          <w:szCs w:val="24"/>
        </w:rPr>
        <w:t>&gt;</w:t>
      </w:r>
    </w:p>
    <w:p w14:paraId="2A892889" w14:textId="35BD030B" w:rsidR="001D3F73" w:rsidRDefault="00FC6AF8">
      <w:pPr>
        <w:pStyle w:val="Standard"/>
        <w:spacing w:after="0" w:line="276" w:lineRule="auto"/>
      </w:pPr>
      <w:r>
        <w:rPr>
          <w:rFonts w:ascii="Bookman Old Style" w:hAnsi="Bookman Old Style"/>
          <w:sz w:val="24"/>
          <w:szCs w:val="24"/>
          <w:u w:val="single"/>
        </w:rPr>
        <w:t>Parent:</w:t>
      </w:r>
      <w:r w:rsidR="00DE2049">
        <w:rPr>
          <w:rFonts w:ascii="Bookman Old Style" w:hAnsi="Bookman Old Style"/>
          <w:sz w:val="24"/>
          <w:szCs w:val="24"/>
        </w:rPr>
        <w:t xml:space="preserve"> Indicator-</w:t>
      </w:r>
      <w:r>
        <w:rPr>
          <w:rFonts w:ascii="Bookman Old Style" w:hAnsi="Bookman Old Style"/>
          <w:sz w:val="24"/>
          <w:szCs w:val="24"/>
        </w:rPr>
        <w:t>data</w:t>
      </w:r>
    </w:p>
    <w:p w14:paraId="6AE4CA5C" w14:textId="31EB4249" w:rsidR="001D3F73" w:rsidRDefault="00FC6AF8">
      <w:pPr>
        <w:pStyle w:val="Standard"/>
        <w:spacing w:after="0" w:line="276" w:lineRule="auto"/>
      </w:pPr>
      <w:r>
        <w:rPr>
          <w:rFonts w:ascii="Bookman Old Style" w:hAnsi="Bookman Old Style"/>
          <w:sz w:val="24"/>
          <w:szCs w:val="24"/>
          <w:u w:val="single"/>
        </w:rPr>
        <w:t>Child</w:t>
      </w:r>
      <w:r w:rsidR="005932BF">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66342D45" w14:textId="77777777" w:rsidR="001D3F73" w:rsidRDefault="001D3F73">
      <w:pPr>
        <w:pStyle w:val="Standard"/>
        <w:spacing w:after="0" w:line="276" w:lineRule="auto"/>
        <w:rPr>
          <w:rFonts w:ascii="Bookman Old Style" w:hAnsi="Bookman Old Style"/>
          <w:sz w:val="24"/>
          <w:szCs w:val="24"/>
        </w:rPr>
      </w:pPr>
    </w:p>
    <w:p w14:paraId="7AB9A806" w14:textId="77777777" w:rsidR="001D3F73" w:rsidRDefault="00FC6AF8">
      <w:pPr>
        <w:pStyle w:val="Standard"/>
        <w:spacing w:line="276" w:lineRule="auto"/>
      </w:pPr>
      <w:r>
        <w:rPr>
          <w:rFonts w:ascii="Bookman Old Style" w:hAnsi="Bookman Old Style"/>
          <w:sz w:val="24"/>
          <w:szCs w:val="24"/>
          <w:u w:val="single"/>
        </w:rPr>
        <w:t>Content:</w:t>
      </w:r>
      <w:r>
        <w:rPr>
          <w:rFonts w:ascii="Bookman Old Style" w:hAnsi="Bookman Old Style"/>
          <w:sz w:val="24"/>
          <w:szCs w:val="24"/>
        </w:rPr>
        <w:t xml:space="preserve"> Element containing a text description of indicator methods and characteristics.</w:t>
      </w:r>
    </w:p>
    <w:p w14:paraId="3F6FE6F7" w14:textId="77777777" w:rsidR="001D3F73" w:rsidRDefault="00FC6AF8">
      <w:pPr>
        <w:pStyle w:val="Standard"/>
        <w:spacing w:line="276" w:lineRule="auto"/>
      </w:pPr>
      <w:r>
        <w:rPr>
          <w:rFonts w:ascii="Bookman Old Style" w:hAnsi="Bookman Old Style"/>
          <w:sz w:val="24"/>
          <w:szCs w:val="24"/>
          <w:u w:val="single"/>
        </w:rPr>
        <w:t>Example:</w:t>
      </w:r>
    </w:p>
    <w:p w14:paraId="42FC6414" w14:textId="77777777" w:rsidR="001D3F73" w:rsidRPr="00D33DD0" w:rsidRDefault="00FC6AF8">
      <w:pPr>
        <w:pStyle w:val="Standard"/>
        <w:tabs>
          <w:tab w:val="left" w:pos="4410"/>
        </w:tabs>
        <w:spacing w:after="0" w:line="240" w:lineRule="auto"/>
        <w:ind w:left="1800"/>
        <w:rPr>
          <w:rFonts w:asciiTheme="minorHAnsi" w:hAnsiTheme="minorHAnsi" w:cstheme="minorHAnsi"/>
          <w:sz w:val="24"/>
        </w:rPr>
      </w:pPr>
      <w:r w:rsidRPr="00D33DD0">
        <w:rPr>
          <w:rFonts w:asciiTheme="minorHAnsi" w:hAnsiTheme="minorHAnsi" w:cstheme="minorHAnsi"/>
          <w:sz w:val="24"/>
        </w:rPr>
        <w:t>&lt;</w:t>
      </w:r>
      <w:r w:rsidRPr="00D33DD0">
        <w:rPr>
          <w:rFonts w:asciiTheme="minorHAnsi" w:hAnsiTheme="minorHAnsi" w:cstheme="minorHAnsi"/>
          <w:color w:val="0070C0"/>
          <w:sz w:val="24"/>
        </w:rPr>
        <w:t>Data-description</w:t>
      </w:r>
      <w:r w:rsidRPr="00D33DD0">
        <w:rPr>
          <w:rFonts w:asciiTheme="minorHAnsi" w:hAnsiTheme="minorHAnsi" w:cstheme="minorHAnsi"/>
          <w:sz w:val="24"/>
        </w:rPr>
        <w:t>&gt;Estimates calculated from Landsat and radar images&lt;/</w:t>
      </w:r>
      <w:r w:rsidRPr="00D33DD0">
        <w:rPr>
          <w:rFonts w:asciiTheme="minorHAnsi" w:hAnsiTheme="minorHAnsi" w:cstheme="minorHAnsi"/>
          <w:color w:val="0070C0"/>
          <w:sz w:val="24"/>
        </w:rPr>
        <w:t>Data-description</w:t>
      </w:r>
      <w:r w:rsidRPr="00D33DD0">
        <w:rPr>
          <w:rFonts w:asciiTheme="minorHAnsi" w:hAnsiTheme="minorHAnsi" w:cstheme="minorHAnsi"/>
          <w:sz w:val="24"/>
        </w:rPr>
        <w:t>&gt;</w:t>
      </w:r>
    </w:p>
    <w:p w14:paraId="67981EA4" w14:textId="77777777" w:rsidR="001D3F73" w:rsidRDefault="001D3F73">
      <w:pPr>
        <w:pStyle w:val="Standard"/>
        <w:spacing w:line="276" w:lineRule="auto"/>
        <w:rPr>
          <w:rFonts w:ascii="Bookman Old Style" w:hAnsi="Bookman Old Style"/>
          <w:sz w:val="24"/>
          <w:szCs w:val="24"/>
        </w:rPr>
      </w:pPr>
    </w:p>
    <w:p w14:paraId="51DC6F71" w14:textId="2E26F8AD" w:rsidR="001D3F73" w:rsidRPr="006C5611" w:rsidRDefault="00D33DD0" w:rsidP="006C5611">
      <w:pPr>
        <w:pStyle w:val="Ttulo1"/>
      </w:pPr>
      <w:bookmarkStart w:id="1115" w:name="_Toc10660059"/>
      <w:bookmarkStart w:id="1116" w:name="_Toc10989989"/>
      <w:r>
        <w:t>3.2.5.</w:t>
      </w:r>
      <w:r w:rsidR="00ED40AC">
        <w:t>3.7</w:t>
      </w:r>
      <w:r>
        <w:t>.1</w:t>
      </w:r>
      <w:r w:rsidRPr="006C5611">
        <w:t>.5.1.</w:t>
      </w:r>
      <w:r>
        <w:t xml:space="preserve">5.1.1.3. </w:t>
      </w:r>
      <w:r w:rsidR="00AB72F4" w:rsidRPr="006C5611">
        <w:t xml:space="preserve">Nodes: </w:t>
      </w:r>
      <w:r w:rsidR="00DB70CD" w:rsidRPr="006C5611">
        <w:t>Values</w:t>
      </w:r>
      <w:bookmarkEnd w:id="1115"/>
      <w:bookmarkEnd w:id="1116"/>
    </w:p>
    <w:p w14:paraId="10AC112E" w14:textId="36F7588E"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w:t>
      </w:r>
      <w:r w:rsidR="00DB70CD">
        <w:rPr>
          <w:rFonts w:ascii="Bookman Old Style" w:hAnsi="Bookman Old Style"/>
          <w:sz w:val="24"/>
          <w:szCs w:val="24"/>
        </w:rPr>
        <w:t>Values</w:t>
      </w:r>
      <w:r>
        <w:rPr>
          <w:rFonts w:ascii="Bookman Old Style" w:hAnsi="Bookman Old Style"/>
          <w:sz w:val="24"/>
          <w:szCs w:val="24"/>
        </w:rPr>
        <w:t>&gt;</w:t>
      </w:r>
    </w:p>
    <w:p w14:paraId="2754A087" w14:textId="25837EC6" w:rsidR="001D3F73" w:rsidRDefault="00FC6AF8">
      <w:pPr>
        <w:pStyle w:val="Standard"/>
        <w:spacing w:after="0" w:line="276" w:lineRule="auto"/>
      </w:pPr>
      <w:r>
        <w:rPr>
          <w:rFonts w:ascii="Bookman Old Style" w:hAnsi="Bookman Old Style"/>
          <w:sz w:val="24"/>
          <w:szCs w:val="24"/>
        </w:rPr>
        <w:tab/>
      </w:r>
    </w:p>
    <w:p w14:paraId="749F1A0E" w14:textId="7A290F33"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w:t>
      </w:r>
      <w:r w:rsidR="00D156DB">
        <w:rPr>
          <w:rFonts w:ascii="Bookman Old Style" w:hAnsi="Bookman Old Style"/>
          <w:sz w:val="24"/>
          <w:szCs w:val="24"/>
        </w:rPr>
        <w:t>Indicator</w:t>
      </w:r>
      <w:r w:rsidR="00DB70CD">
        <w:rPr>
          <w:rFonts w:ascii="Bookman Old Style" w:hAnsi="Bookman Old Style"/>
          <w:sz w:val="24"/>
          <w:szCs w:val="24"/>
        </w:rPr>
        <w:t>-data</w:t>
      </w:r>
    </w:p>
    <w:p w14:paraId="16B78213" w14:textId="4F0F8ABE" w:rsidR="001D3F73" w:rsidRDefault="00FC6AF8">
      <w:pPr>
        <w:pStyle w:val="Standard"/>
        <w:spacing w:after="0" w:line="276" w:lineRule="auto"/>
      </w:pPr>
      <w:r>
        <w:rPr>
          <w:rFonts w:ascii="Bookman Old Style" w:hAnsi="Bookman Old Style"/>
          <w:sz w:val="24"/>
          <w:szCs w:val="24"/>
          <w:u w:val="single"/>
        </w:rPr>
        <w:t>Child</w:t>
      </w:r>
      <w:r w:rsidR="005932BF">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sidR="00DB70CD">
        <w:rPr>
          <w:rFonts w:ascii="Bookman Old Style" w:hAnsi="Bookman Old Style"/>
          <w:sz w:val="24"/>
          <w:szCs w:val="24"/>
        </w:rPr>
        <w:t>Value</w:t>
      </w:r>
    </w:p>
    <w:p w14:paraId="1905D777" w14:textId="4B764E38" w:rsidR="001D3F73" w:rsidRDefault="00FC6AF8">
      <w:pPr>
        <w:pStyle w:val="Standard"/>
        <w:spacing w:line="276" w:lineRule="auto"/>
      </w:pPr>
      <w:r>
        <w:rPr>
          <w:rFonts w:ascii="Bookman Old Style" w:hAnsi="Bookman Old Style"/>
          <w:sz w:val="24"/>
          <w:szCs w:val="24"/>
          <w:u w:val="single"/>
        </w:rPr>
        <w:t>Content:</w:t>
      </w:r>
      <w:r>
        <w:rPr>
          <w:rFonts w:ascii="Bookman Old Style" w:hAnsi="Bookman Old Style"/>
          <w:sz w:val="24"/>
          <w:szCs w:val="24"/>
        </w:rPr>
        <w:t xml:space="preserve"> </w:t>
      </w:r>
      <w:r w:rsidR="00D156DB">
        <w:rPr>
          <w:rFonts w:ascii="Bookman Old Style" w:hAnsi="Bookman Old Style"/>
          <w:sz w:val="24"/>
          <w:szCs w:val="24"/>
        </w:rPr>
        <w:t xml:space="preserve">Element containing </w:t>
      </w:r>
      <w:r w:rsidR="00D156DB" w:rsidRPr="00D33DD0">
        <w:rPr>
          <w:rFonts w:ascii="Bookman Old Style" w:hAnsi="Bookman Old Style"/>
          <w:b/>
          <w:sz w:val="24"/>
          <w:szCs w:val="24"/>
        </w:rPr>
        <w:t>quantitative</w:t>
      </w:r>
      <w:r w:rsidR="00D156DB">
        <w:rPr>
          <w:rFonts w:ascii="Bookman Old Style" w:hAnsi="Bookman Old Style"/>
          <w:sz w:val="24"/>
          <w:szCs w:val="24"/>
        </w:rPr>
        <w:t xml:space="preserve"> values from the assessment, this node will provide the values that support the threat threshold analysis. IUCN RLE recommends </w:t>
      </w:r>
      <w:r w:rsidR="00D156DB" w:rsidRPr="009F29E2">
        <w:rPr>
          <w:rFonts w:ascii="Bookman Old Style" w:hAnsi="Bookman Old Style"/>
          <w:sz w:val="24"/>
          <w:szCs w:val="24"/>
        </w:rPr>
        <w:t>at least</w:t>
      </w:r>
      <w:r w:rsidR="00D156DB">
        <w:rPr>
          <w:rFonts w:ascii="Bookman Old Style" w:hAnsi="Bookman Old Style"/>
          <w:sz w:val="24"/>
          <w:szCs w:val="24"/>
        </w:rPr>
        <w:t xml:space="preserve"> three measures or scenarios projected to obtain values for each sub-criterion. The compiler could include as much scenarios as the assessors provide.</w:t>
      </w:r>
    </w:p>
    <w:p w14:paraId="1027AB6D" w14:textId="77777777" w:rsidR="001D3F73" w:rsidRDefault="00FC6AF8">
      <w:pPr>
        <w:pStyle w:val="Standard"/>
        <w:spacing w:line="276" w:lineRule="auto"/>
      </w:pPr>
      <w:r>
        <w:rPr>
          <w:rFonts w:ascii="Bookman Old Style" w:hAnsi="Bookman Old Style"/>
          <w:sz w:val="24"/>
          <w:szCs w:val="24"/>
          <w:u w:val="single"/>
        </w:rPr>
        <w:t>Attributes:</w:t>
      </w:r>
      <w:r w:rsidRPr="0086663B">
        <w:rPr>
          <w:rFonts w:ascii="Bookman Old Style" w:hAnsi="Bookman Old Style"/>
          <w:sz w:val="24"/>
          <w:szCs w:val="24"/>
        </w:rPr>
        <w:t xml:space="preserve"> </w:t>
      </w:r>
      <w:r>
        <w:rPr>
          <w:rFonts w:ascii="Bookman Old Style" w:hAnsi="Bookman Old Style"/>
          <w:sz w:val="24"/>
          <w:szCs w:val="24"/>
        </w:rPr>
        <w:t>method</w:t>
      </w:r>
    </w:p>
    <w:p w14:paraId="5CE83B1B" w14:textId="560B83D2" w:rsidR="001D3F73" w:rsidRDefault="00FC6AF8">
      <w:pPr>
        <w:pStyle w:val="Prrafodelista"/>
        <w:numPr>
          <w:ilvl w:val="0"/>
          <w:numId w:val="7"/>
        </w:numPr>
        <w:suppressAutoHyphens w:val="0"/>
        <w:spacing w:line="276" w:lineRule="auto"/>
      </w:pPr>
      <w:r>
        <w:rPr>
          <w:rFonts w:ascii="Bookman Old Style" w:hAnsi="Bookman Old Style"/>
          <w:sz w:val="24"/>
          <w:szCs w:val="24"/>
        </w:rPr>
        <w:lastRenderedPageBreak/>
        <w:t>@method: this attribute can be used to declare the methodology for indicator variable calculation. Po</w:t>
      </w:r>
      <w:r w:rsidR="005932BF">
        <w:rPr>
          <w:rFonts w:ascii="Bookman Old Style" w:hAnsi="Bookman Old Style"/>
          <w:sz w:val="24"/>
          <w:szCs w:val="24"/>
        </w:rPr>
        <w:t>s</w:t>
      </w:r>
      <w:r w:rsidR="00D33DD0">
        <w:rPr>
          <w:rFonts w:ascii="Bookman Old Style" w:hAnsi="Bookman Old Style"/>
          <w:sz w:val="24"/>
          <w:szCs w:val="24"/>
        </w:rPr>
        <w:t>sible values can be</w:t>
      </w:r>
      <w:ins w:id="1117" w:author="Michelle Castellanos" w:date="2019-09-04T00:48:00Z">
        <w:r w:rsidR="0038643B">
          <w:rPr>
            <w:rFonts w:ascii="Bookman Old Style" w:hAnsi="Bookman Old Style"/>
            <w:sz w:val="24"/>
            <w:szCs w:val="24"/>
          </w:rPr>
          <w:t xml:space="preserve"> “mapped distribution”,</w:t>
        </w:r>
      </w:ins>
      <w:r w:rsidR="00D33DD0">
        <w:rPr>
          <w:rFonts w:ascii="Bookman Old Style" w:hAnsi="Bookman Old Style"/>
          <w:sz w:val="24"/>
          <w:szCs w:val="24"/>
        </w:rPr>
        <w:t xml:space="preserve"> “observed</w:t>
      </w:r>
      <w:r>
        <w:rPr>
          <w:rFonts w:ascii="Bookman Old Style" w:hAnsi="Bookman Old Style"/>
          <w:sz w:val="24"/>
          <w:szCs w:val="24"/>
        </w:rPr>
        <w:t>”</w:t>
      </w:r>
      <w:r w:rsidR="00D33DD0">
        <w:rPr>
          <w:rFonts w:ascii="Bookman Old Style" w:hAnsi="Bookman Old Style"/>
          <w:sz w:val="24"/>
          <w:szCs w:val="24"/>
        </w:rPr>
        <w:t>, “estimated”, “inferred”, “projected”.</w:t>
      </w:r>
      <w:r>
        <w:rPr>
          <w:rFonts w:ascii="Bookman Old Style" w:hAnsi="Bookman Old Style"/>
          <w:sz w:val="24"/>
          <w:szCs w:val="24"/>
        </w:rPr>
        <w:t xml:space="preserve"> </w:t>
      </w:r>
    </w:p>
    <w:p w14:paraId="5CBC1B05" w14:textId="7B42ECE2" w:rsidR="001D3F73" w:rsidRDefault="00FC6AF8" w:rsidP="00D156DB">
      <w:pPr>
        <w:pStyle w:val="Standard"/>
        <w:spacing w:line="276" w:lineRule="auto"/>
      </w:pPr>
      <w:r>
        <w:rPr>
          <w:rFonts w:ascii="Bookman Old Style" w:hAnsi="Bookman Old Style"/>
          <w:sz w:val="24"/>
          <w:szCs w:val="24"/>
          <w:u w:val="single"/>
        </w:rPr>
        <w:t>Example:</w:t>
      </w:r>
    </w:p>
    <w:p w14:paraId="37656F7A" w14:textId="1AF51430" w:rsidR="001D3F73" w:rsidRPr="00D33DD0" w:rsidRDefault="00D33DD0" w:rsidP="00D33DD0">
      <w:pPr>
        <w:pStyle w:val="Standard"/>
        <w:spacing w:after="0" w:line="240" w:lineRule="auto"/>
        <w:rPr>
          <w:rFonts w:asciiTheme="minorHAnsi" w:hAnsiTheme="minorHAnsi" w:cstheme="minorHAnsi"/>
          <w:sz w:val="24"/>
        </w:rPr>
      </w:pPr>
      <w:r>
        <w:rPr>
          <w:rFonts w:asciiTheme="minorHAnsi" w:hAnsiTheme="minorHAnsi" w:cstheme="minorHAnsi"/>
          <w:sz w:val="24"/>
        </w:rPr>
        <w:tab/>
      </w:r>
      <w:r w:rsidR="00FC6AF8" w:rsidRPr="00D33DD0">
        <w:rPr>
          <w:rFonts w:asciiTheme="minorHAnsi" w:hAnsiTheme="minorHAnsi" w:cstheme="minorHAnsi"/>
          <w:sz w:val="24"/>
        </w:rPr>
        <w:t>&lt;</w:t>
      </w:r>
      <w:r w:rsidR="00D156DB" w:rsidRPr="00D33DD0">
        <w:rPr>
          <w:rFonts w:asciiTheme="minorHAnsi" w:hAnsiTheme="minorHAnsi" w:cstheme="minorHAnsi"/>
          <w:color w:val="0070C0"/>
          <w:sz w:val="24"/>
        </w:rPr>
        <w:t>V</w:t>
      </w:r>
      <w:r w:rsidR="00FC6AF8" w:rsidRPr="00D33DD0">
        <w:rPr>
          <w:rFonts w:asciiTheme="minorHAnsi" w:hAnsiTheme="minorHAnsi" w:cstheme="minorHAnsi"/>
          <w:color w:val="0070C0"/>
          <w:sz w:val="24"/>
        </w:rPr>
        <w:t>alue</w:t>
      </w:r>
      <w:r w:rsidR="00D156DB" w:rsidRPr="00D33DD0">
        <w:rPr>
          <w:rFonts w:asciiTheme="minorHAnsi" w:hAnsiTheme="minorHAnsi" w:cstheme="minorHAnsi"/>
          <w:color w:val="0070C0"/>
          <w:sz w:val="24"/>
        </w:rPr>
        <w:t>s</w:t>
      </w:r>
      <w:r w:rsidR="00FC6AF8" w:rsidRPr="00D33DD0">
        <w:rPr>
          <w:rFonts w:asciiTheme="minorHAnsi" w:hAnsiTheme="minorHAnsi" w:cstheme="minorHAnsi"/>
          <w:sz w:val="24"/>
        </w:rPr>
        <w:t xml:space="preserve"> </w:t>
      </w:r>
      <w:r w:rsidR="00FC6AF8" w:rsidRPr="00D33DD0">
        <w:rPr>
          <w:rFonts w:asciiTheme="minorHAnsi" w:hAnsiTheme="minorHAnsi" w:cstheme="minorHAnsi"/>
          <w:color w:val="FF0000"/>
          <w:sz w:val="24"/>
        </w:rPr>
        <w:t>method</w:t>
      </w:r>
      <w:r w:rsidRPr="00D33DD0">
        <w:rPr>
          <w:rFonts w:asciiTheme="minorHAnsi" w:hAnsiTheme="minorHAnsi" w:cstheme="minorHAnsi"/>
          <w:sz w:val="24"/>
        </w:rPr>
        <w:t>="estimated</w:t>
      </w:r>
      <w:r w:rsidR="00FC6AF8" w:rsidRPr="00D33DD0">
        <w:rPr>
          <w:rFonts w:asciiTheme="minorHAnsi" w:hAnsiTheme="minorHAnsi" w:cstheme="minorHAnsi"/>
          <w:sz w:val="24"/>
        </w:rPr>
        <w:t>"&gt;</w:t>
      </w:r>
    </w:p>
    <w:p w14:paraId="496F8564" w14:textId="77777777" w:rsidR="00D156DB" w:rsidRPr="00D33DD0" w:rsidRDefault="00D156DB" w:rsidP="00D156DB">
      <w:pPr>
        <w:pStyle w:val="Standard"/>
        <w:tabs>
          <w:tab w:val="left" w:pos="4410"/>
        </w:tabs>
        <w:spacing w:after="0" w:line="240" w:lineRule="auto"/>
        <w:ind w:left="1800"/>
        <w:rPr>
          <w:rFonts w:asciiTheme="minorHAnsi" w:hAnsiTheme="minorHAnsi" w:cstheme="minorHAnsi"/>
          <w:sz w:val="24"/>
        </w:rPr>
      </w:pPr>
      <w:r w:rsidRPr="00D33DD0">
        <w:rPr>
          <w:rFonts w:asciiTheme="minorHAnsi" w:hAnsiTheme="minorHAnsi" w:cstheme="minorHAnsi"/>
          <w:sz w:val="24"/>
        </w:rPr>
        <w:t>&lt;Value level=1&gt;&lt;/Value&gt;</w:t>
      </w:r>
    </w:p>
    <w:p w14:paraId="565D201F" w14:textId="77777777" w:rsidR="00D156DB" w:rsidRPr="00D33DD0" w:rsidRDefault="00D156DB" w:rsidP="00D156DB">
      <w:pPr>
        <w:pStyle w:val="Standard"/>
        <w:tabs>
          <w:tab w:val="left" w:pos="4410"/>
        </w:tabs>
        <w:spacing w:after="0" w:line="240" w:lineRule="auto"/>
        <w:ind w:left="1800"/>
        <w:rPr>
          <w:rFonts w:asciiTheme="minorHAnsi" w:hAnsiTheme="minorHAnsi" w:cstheme="minorHAnsi"/>
          <w:sz w:val="24"/>
        </w:rPr>
      </w:pPr>
      <w:r w:rsidRPr="00D33DD0">
        <w:rPr>
          <w:rFonts w:asciiTheme="minorHAnsi" w:hAnsiTheme="minorHAnsi" w:cstheme="minorHAnsi"/>
          <w:sz w:val="24"/>
        </w:rPr>
        <w:t>&lt;Value level=2&gt;&lt;/Value&gt;</w:t>
      </w:r>
    </w:p>
    <w:p w14:paraId="4DA63A73" w14:textId="77777777" w:rsidR="00D156DB" w:rsidRPr="00D33DD0" w:rsidRDefault="00D156DB" w:rsidP="00D156DB">
      <w:pPr>
        <w:pStyle w:val="Standard"/>
        <w:tabs>
          <w:tab w:val="left" w:pos="4410"/>
        </w:tabs>
        <w:spacing w:after="0" w:line="240" w:lineRule="auto"/>
        <w:ind w:left="1800"/>
        <w:rPr>
          <w:rFonts w:asciiTheme="minorHAnsi" w:hAnsiTheme="minorHAnsi" w:cstheme="minorHAnsi"/>
          <w:sz w:val="24"/>
        </w:rPr>
      </w:pPr>
      <w:r w:rsidRPr="00D33DD0">
        <w:rPr>
          <w:rFonts w:asciiTheme="minorHAnsi" w:hAnsiTheme="minorHAnsi" w:cstheme="minorHAnsi"/>
          <w:sz w:val="24"/>
        </w:rPr>
        <w:t>&lt;Value level=3&gt;&lt;/Value&gt;</w:t>
      </w:r>
    </w:p>
    <w:p w14:paraId="77ACE6F8" w14:textId="14D2B457" w:rsidR="001D3F73" w:rsidRPr="00D33DD0" w:rsidRDefault="00D33DD0" w:rsidP="00D33DD0">
      <w:pPr>
        <w:pStyle w:val="Standard"/>
        <w:spacing w:after="0" w:line="240" w:lineRule="auto"/>
        <w:rPr>
          <w:rFonts w:asciiTheme="minorHAnsi" w:hAnsiTheme="minorHAnsi" w:cstheme="minorHAnsi"/>
          <w:sz w:val="24"/>
        </w:rPr>
      </w:pPr>
      <w:r>
        <w:rPr>
          <w:rFonts w:asciiTheme="minorHAnsi" w:hAnsiTheme="minorHAnsi" w:cstheme="minorHAnsi"/>
          <w:sz w:val="24"/>
        </w:rPr>
        <w:tab/>
      </w:r>
      <w:r w:rsidR="00FC6AF8" w:rsidRPr="00D33DD0">
        <w:rPr>
          <w:rFonts w:asciiTheme="minorHAnsi" w:hAnsiTheme="minorHAnsi" w:cstheme="minorHAnsi"/>
          <w:sz w:val="24"/>
        </w:rPr>
        <w:t>&lt;</w:t>
      </w:r>
      <w:r w:rsidR="00D156DB" w:rsidRPr="00D33DD0">
        <w:rPr>
          <w:rFonts w:asciiTheme="minorHAnsi" w:hAnsiTheme="minorHAnsi" w:cstheme="minorHAnsi"/>
          <w:sz w:val="24"/>
        </w:rPr>
        <w:t>/</w:t>
      </w:r>
      <w:r w:rsidR="00D156DB" w:rsidRPr="00D33DD0">
        <w:rPr>
          <w:rFonts w:asciiTheme="minorHAnsi" w:hAnsiTheme="minorHAnsi" w:cstheme="minorHAnsi"/>
          <w:color w:val="0070C0"/>
          <w:sz w:val="24"/>
        </w:rPr>
        <w:t>Values</w:t>
      </w:r>
      <w:r w:rsidR="00FC6AF8" w:rsidRPr="00D33DD0">
        <w:rPr>
          <w:rFonts w:asciiTheme="minorHAnsi" w:hAnsiTheme="minorHAnsi" w:cstheme="minorHAnsi"/>
          <w:sz w:val="24"/>
        </w:rPr>
        <w:t>&gt;</w:t>
      </w:r>
    </w:p>
    <w:p w14:paraId="3F25A62A" w14:textId="77777777" w:rsidR="001D3F73" w:rsidRDefault="001D3F73">
      <w:pPr>
        <w:pStyle w:val="Standard"/>
        <w:spacing w:after="0" w:line="240" w:lineRule="auto"/>
        <w:ind w:left="720" w:hanging="720"/>
        <w:jc w:val="both"/>
        <w:rPr>
          <w:rFonts w:ascii="Courier New" w:hAnsi="Courier New" w:cs="Courier New"/>
        </w:rPr>
      </w:pPr>
    </w:p>
    <w:p w14:paraId="390AB275" w14:textId="335412A3" w:rsidR="00DB70CD" w:rsidRDefault="00ED40AC">
      <w:pPr>
        <w:pStyle w:val="Standard"/>
        <w:spacing w:after="0" w:line="240" w:lineRule="auto"/>
        <w:ind w:left="720" w:hanging="720"/>
        <w:jc w:val="both"/>
        <w:rPr>
          <w:rFonts w:ascii="Bookman Old Style" w:hAnsi="Bookman Old Style"/>
          <w:b/>
          <w:color w:val="00000A"/>
          <w:sz w:val="28"/>
          <w:szCs w:val="28"/>
        </w:rPr>
      </w:pPr>
      <w:r>
        <w:rPr>
          <w:rFonts w:ascii="Bookman Old Style" w:hAnsi="Bookman Old Style"/>
          <w:b/>
          <w:color w:val="00000A"/>
          <w:sz w:val="28"/>
          <w:szCs w:val="28"/>
          <w:lang w:val="it-IT"/>
        </w:rPr>
        <w:t>3.2.5.3.7</w:t>
      </w:r>
      <w:r w:rsidR="00B97E18">
        <w:rPr>
          <w:rFonts w:ascii="Bookman Old Style" w:hAnsi="Bookman Old Style"/>
          <w:b/>
          <w:color w:val="00000A"/>
          <w:sz w:val="28"/>
          <w:szCs w:val="28"/>
          <w:lang w:val="it-IT"/>
        </w:rPr>
        <w:t>.1.5.1.5.1.1.3</w:t>
      </w:r>
      <w:r w:rsidR="00D33DD0" w:rsidRPr="00D33DD0">
        <w:rPr>
          <w:rFonts w:ascii="Bookman Old Style" w:hAnsi="Bookman Old Style"/>
          <w:b/>
          <w:color w:val="00000A"/>
          <w:sz w:val="28"/>
          <w:szCs w:val="28"/>
          <w:lang w:val="it-IT"/>
        </w:rPr>
        <w:t>.</w:t>
      </w:r>
      <w:r w:rsidR="00B97E18">
        <w:rPr>
          <w:rFonts w:ascii="Bookman Old Style" w:hAnsi="Bookman Old Style"/>
          <w:b/>
          <w:color w:val="00000A"/>
          <w:sz w:val="28"/>
          <w:szCs w:val="28"/>
          <w:lang w:val="it-IT"/>
        </w:rPr>
        <w:t>1</w:t>
      </w:r>
      <w:r w:rsidR="00D33DD0" w:rsidRPr="00D33DD0">
        <w:rPr>
          <w:rFonts w:ascii="Bookman Old Style" w:hAnsi="Bookman Old Style"/>
          <w:b/>
          <w:color w:val="00000A"/>
          <w:sz w:val="28"/>
          <w:szCs w:val="28"/>
          <w:lang w:val="it-IT"/>
        </w:rPr>
        <w:t xml:space="preserve"> </w:t>
      </w:r>
      <w:r w:rsidR="00DB70CD">
        <w:rPr>
          <w:rFonts w:ascii="Bookman Old Style" w:hAnsi="Bookman Old Style"/>
          <w:b/>
          <w:color w:val="00000A"/>
          <w:sz w:val="28"/>
          <w:szCs w:val="28"/>
        </w:rPr>
        <w:t>Node: Value</w:t>
      </w:r>
    </w:p>
    <w:p w14:paraId="1868776B" w14:textId="77777777" w:rsidR="008C7307" w:rsidRDefault="008C7307" w:rsidP="008C7307">
      <w:pPr>
        <w:pStyle w:val="Standard"/>
        <w:spacing w:after="0" w:line="276" w:lineRule="auto"/>
        <w:rPr>
          <w:rFonts w:ascii="Bookman Old Style" w:hAnsi="Bookman Old Style"/>
          <w:sz w:val="24"/>
          <w:szCs w:val="24"/>
          <w:u w:val="single"/>
        </w:rPr>
      </w:pPr>
    </w:p>
    <w:p w14:paraId="66E867D6" w14:textId="32343881" w:rsidR="008C7307" w:rsidRDefault="008C7307" w:rsidP="008C7307">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&lt;Value&gt;</w:t>
      </w:r>
    </w:p>
    <w:p w14:paraId="634CB096" w14:textId="0037D13B" w:rsidR="008C7307" w:rsidRDefault="008C7307" w:rsidP="008C7307">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Values</w:t>
      </w:r>
    </w:p>
    <w:p w14:paraId="66B265E9" w14:textId="6FD8D5C2" w:rsidR="008C7307" w:rsidRPr="008C7307" w:rsidRDefault="008C7307" w:rsidP="008C7307">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 xml:space="preserve">Year, </w:t>
      </w:r>
      <w:r w:rsidR="00D33DD0">
        <w:rPr>
          <w:rFonts w:ascii="Bookman Old Style" w:hAnsi="Bookman Old Style"/>
          <w:sz w:val="24"/>
          <w:szCs w:val="24"/>
        </w:rPr>
        <w:t>Indicator-value</w:t>
      </w:r>
    </w:p>
    <w:p w14:paraId="1D28248D" w14:textId="7BBE5461" w:rsidR="008C7307" w:rsidRDefault="008C7307" w:rsidP="008C7307">
      <w:pPr>
        <w:pStyle w:val="Standard"/>
        <w:spacing w:line="276" w:lineRule="auto"/>
      </w:pPr>
      <w:r>
        <w:rPr>
          <w:rFonts w:ascii="Bookman Old Style" w:hAnsi="Bookman Old Style"/>
          <w:sz w:val="24"/>
          <w:szCs w:val="24"/>
          <w:u w:val="single"/>
        </w:rPr>
        <w:t>Content:</w:t>
      </w:r>
      <w:r>
        <w:rPr>
          <w:rFonts w:ascii="Bookman Old Style" w:hAnsi="Bookman Old Style"/>
          <w:sz w:val="24"/>
          <w:szCs w:val="24"/>
        </w:rPr>
        <w:t xml:space="preserve"> Element containing one quantitative value from the assessment that support the threat threshold analysis. </w:t>
      </w:r>
    </w:p>
    <w:p w14:paraId="280EEB3F" w14:textId="600E5AA5" w:rsidR="008C7307" w:rsidRDefault="008C7307" w:rsidP="008C7307">
      <w:pPr>
        <w:pStyle w:val="Standard"/>
        <w:spacing w:line="276" w:lineRule="auto"/>
      </w:pPr>
      <w:r>
        <w:rPr>
          <w:rFonts w:ascii="Bookman Old Style" w:hAnsi="Bookman Old Style"/>
          <w:sz w:val="24"/>
          <w:szCs w:val="24"/>
          <w:u w:val="single"/>
        </w:rPr>
        <w:t>Attributes:</w:t>
      </w:r>
      <w:r w:rsidRPr="0086663B">
        <w:rPr>
          <w:rFonts w:ascii="Bookman Old Style" w:hAnsi="Bookman Old Style"/>
          <w:sz w:val="24"/>
          <w:szCs w:val="24"/>
        </w:rPr>
        <w:t xml:space="preserve"> </w:t>
      </w:r>
      <w:r>
        <w:rPr>
          <w:rFonts w:ascii="Bookman Old Style" w:hAnsi="Bookman Old Style"/>
          <w:sz w:val="24"/>
          <w:szCs w:val="24"/>
        </w:rPr>
        <w:t>level</w:t>
      </w:r>
    </w:p>
    <w:p w14:paraId="5F63A84D" w14:textId="53B81D85" w:rsidR="008C7307" w:rsidRDefault="008C7307" w:rsidP="008C7307">
      <w:pPr>
        <w:pStyle w:val="Prrafodelista"/>
        <w:numPr>
          <w:ilvl w:val="0"/>
          <w:numId w:val="7"/>
        </w:numPr>
        <w:suppressAutoHyphens w:val="0"/>
        <w:spacing w:line="276" w:lineRule="auto"/>
      </w:pPr>
      <w:r>
        <w:rPr>
          <w:rFonts w:ascii="Bookman Old Style" w:hAnsi="Bookman Old Style"/>
          <w:sz w:val="24"/>
          <w:szCs w:val="24"/>
        </w:rPr>
        <w:t>@level: levels should be consecutive numbers that represent the chronological order of the values.</w:t>
      </w:r>
    </w:p>
    <w:p w14:paraId="4E136474" w14:textId="6A16895C" w:rsidR="00D33DD0" w:rsidRPr="00B97E18" w:rsidRDefault="008C7307" w:rsidP="008C7307">
      <w:pPr>
        <w:pStyle w:val="Standard"/>
        <w:spacing w:line="276" w:lineRule="auto"/>
        <w:rPr>
          <w:rFonts w:ascii="Bookman Old Style" w:hAnsi="Bookman Old Style"/>
          <w:sz w:val="24"/>
          <w:szCs w:val="24"/>
          <w:u w:val="single"/>
        </w:rPr>
      </w:pPr>
      <w:r>
        <w:rPr>
          <w:rFonts w:ascii="Bookman Old Style" w:hAnsi="Bookman Old Style"/>
          <w:sz w:val="24"/>
          <w:szCs w:val="24"/>
          <w:u w:val="single"/>
        </w:rPr>
        <w:t>Example:</w:t>
      </w:r>
    </w:p>
    <w:p w14:paraId="679C3561" w14:textId="3A369D88" w:rsidR="00D33DD0" w:rsidRDefault="00D33DD0" w:rsidP="00D33DD0">
      <w:pPr>
        <w:pStyle w:val="Standard"/>
        <w:spacing w:after="0" w:line="240" w:lineRule="auto"/>
        <w:rPr>
          <w:rFonts w:asciiTheme="minorHAnsi" w:hAnsiTheme="minorHAnsi" w:cstheme="minorHAnsi"/>
          <w:sz w:val="24"/>
        </w:rPr>
      </w:pPr>
      <w:r>
        <w:rPr>
          <w:rFonts w:asciiTheme="minorHAnsi" w:hAnsiTheme="minorHAnsi" w:cstheme="minorHAnsi"/>
          <w:sz w:val="24"/>
        </w:rPr>
        <w:t>&lt;Values method=”estimated”&gt;</w:t>
      </w:r>
    </w:p>
    <w:p w14:paraId="1B9D3028" w14:textId="4530FCAD" w:rsidR="008C7307" w:rsidRPr="00D33DD0" w:rsidRDefault="008C7307" w:rsidP="00D33DD0">
      <w:pPr>
        <w:pStyle w:val="Standard"/>
        <w:spacing w:after="0" w:line="240" w:lineRule="auto"/>
        <w:rPr>
          <w:rFonts w:asciiTheme="minorHAnsi" w:hAnsiTheme="minorHAnsi" w:cstheme="minorHAnsi"/>
          <w:sz w:val="24"/>
        </w:rPr>
      </w:pPr>
      <w:r w:rsidRPr="00D33DD0">
        <w:rPr>
          <w:rFonts w:asciiTheme="minorHAnsi" w:hAnsiTheme="minorHAnsi" w:cstheme="minorHAnsi"/>
          <w:sz w:val="24"/>
        </w:rPr>
        <w:t xml:space="preserve">          &lt;</w:t>
      </w:r>
      <w:r w:rsidRPr="00B97E18">
        <w:rPr>
          <w:rFonts w:asciiTheme="minorHAnsi" w:hAnsiTheme="minorHAnsi" w:cstheme="minorHAnsi"/>
          <w:color w:val="0070C0"/>
          <w:sz w:val="24"/>
        </w:rPr>
        <w:t xml:space="preserve">Value </w:t>
      </w:r>
      <w:r w:rsidRPr="00B97E18">
        <w:rPr>
          <w:rFonts w:asciiTheme="minorHAnsi" w:hAnsiTheme="minorHAnsi" w:cstheme="minorHAnsi"/>
          <w:color w:val="FF0000"/>
          <w:sz w:val="24"/>
        </w:rPr>
        <w:t>level</w:t>
      </w:r>
      <w:r w:rsidRPr="00D33DD0">
        <w:rPr>
          <w:rFonts w:asciiTheme="minorHAnsi" w:hAnsiTheme="minorHAnsi" w:cstheme="minorHAnsi"/>
          <w:sz w:val="24"/>
        </w:rPr>
        <w:t>=1&gt;</w:t>
      </w:r>
    </w:p>
    <w:p w14:paraId="6081D1CB" w14:textId="01E638F6" w:rsidR="008C7307" w:rsidRPr="00D33DD0" w:rsidRDefault="008C7307" w:rsidP="00D33DD0">
      <w:pPr>
        <w:pStyle w:val="Standard"/>
        <w:spacing w:after="0" w:line="240" w:lineRule="auto"/>
        <w:ind w:left="720" w:firstLine="720"/>
        <w:rPr>
          <w:rFonts w:asciiTheme="minorHAnsi" w:hAnsiTheme="minorHAnsi" w:cstheme="minorHAnsi"/>
          <w:sz w:val="24"/>
        </w:rPr>
      </w:pPr>
      <w:r w:rsidRPr="00D33DD0">
        <w:rPr>
          <w:rFonts w:asciiTheme="minorHAnsi" w:hAnsiTheme="minorHAnsi" w:cstheme="minorHAnsi"/>
          <w:sz w:val="24"/>
        </w:rPr>
        <w:t>&lt;Year&gt;1987&lt;/Year&gt;</w:t>
      </w:r>
    </w:p>
    <w:p w14:paraId="4786E3EB" w14:textId="60F50FB0" w:rsidR="00D33DD0" w:rsidRPr="00D33DD0" w:rsidRDefault="00D33DD0" w:rsidP="00D33DD0">
      <w:pPr>
        <w:pStyle w:val="Standard"/>
        <w:spacing w:after="0" w:line="240" w:lineRule="auto"/>
        <w:ind w:left="720" w:firstLine="720"/>
        <w:rPr>
          <w:rFonts w:asciiTheme="minorHAnsi" w:hAnsiTheme="minorHAnsi" w:cstheme="minorHAnsi"/>
          <w:sz w:val="24"/>
        </w:rPr>
      </w:pPr>
      <w:r w:rsidRPr="00D33DD0">
        <w:rPr>
          <w:rFonts w:asciiTheme="minorHAnsi" w:hAnsiTheme="minorHAnsi" w:cstheme="minorHAnsi"/>
          <w:sz w:val="24"/>
        </w:rPr>
        <w:t>&lt;Indicator-value units=km2&gt;357000&lt;/Indicator-value&gt;</w:t>
      </w:r>
    </w:p>
    <w:p w14:paraId="6D5CE861" w14:textId="07B97208" w:rsidR="008C7307" w:rsidRPr="00D33DD0" w:rsidRDefault="008C7307" w:rsidP="00D33DD0">
      <w:pPr>
        <w:pStyle w:val="Standard"/>
        <w:spacing w:after="0" w:line="240" w:lineRule="auto"/>
        <w:rPr>
          <w:rFonts w:asciiTheme="minorHAnsi" w:hAnsiTheme="minorHAnsi" w:cstheme="minorHAnsi"/>
          <w:sz w:val="24"/>
        </w:rPr>
      </w:pPr>
      <w:r w:rsidRPr="00D33DD0">
        <w:rPr>
          <w:rFonts w:asciiTheme="minorHAnsi" w:hAnsiTheme="minorHAnsi" w:cstheme="minorHAnsi"/>
          <w:sz w:val="24"/>
        </w:rPr>
        <w:t xml:space="preserve">          &lt;/</w:t>
      </w:r>
      <w:r w:rsidRPr="00B97E18">
        <w:rPr>
          <w:rFonts w:asciiTheme="minorHAnsi" w:hAnsiTheme="minorHAnsi" w:cstheme="minorHAnsi"/>
          <w:color w:val="0070C0"/>
          <w:sz w:val="24"/>
        </w:rPr>
        <w:t>Value</w:t>
      </w:r>
      <w:r w:rsidRPr="00D33DD0">
        <w:rPr>
          <w:rFonts w:asciiTheme="minorHAnsi" w:hAnsiTheme="minorHAnsi" w:cstheme="minorHAnsi"/>
          <w:sz w:val="24"/>
        </w:rPr>
        <w:t>&gt;</w:t>
      </w:r>
    </w:p>
    <w:p w14:paraId="17E73B88" w14:textId="6A84E7B1" w:rsidR="008C7307" w:rsidRPr="00D33DD0" w:rsidRDefault="008C7307" w:rsidP="00D33DD0">
      <w:pPr>
        <w:pStyle w:val="Standard"/>
        <w:spacing w:after="0" w:line="240" w:lineRule="auto"/>
        <w:rPr>
          <w:rFonts w:asciiTheme="minorHAnsi" w:hAnsiTheme="minorHAnsi" w:cstheme="minorHAnsi"/>
          <w:sz w:val="24"/>
        </w:rPr>
      </w:pPr>
      <w:r w:rsidRPr="00D33DD0">
        <w:rPr>
          <w:rFonts w:asciiTheme="minorHAnsi" w:hAnsiTheme="minorHAnsi" w:cstheme="minorHAnsi"/>
          <w:sz w:val="24"/>
        </w:rPr>
        <w:t xml:space="preserve">          &lt;</w:t>
      </w:r>
      <w:r w:rsidRPr="00B97E18">
        <w:rPr>
          <w:rFonts w:asciiTheme="minorHAnsi" w:hAnsiTheme="minorHAnsi" w:cstheme="minorHAnsi"/>
          <w:color w:val="0070C0"/>
          <w:sz w:val="24"/>
        </w:rPr>
        <w:t>Value</w:t>
      </w:r>
      <w:r w:rsidRPr="00D33DD0">
        <w:rPr>
          <w:rFonts w:asciiTheme="minorHAnsi" w:hAnsiTheme="minorHAnsi" w:cstheme="minorHAnsi"/>
          <w:sz w:val="24"/>
        </w:rPr>
        <w:t xml:space="preserve"> </w:t>
      </w:r>
      <w:r w:rsidRPr="00B97E18">
        <w:rPr>
          <w:rFonts w:asciiTheme="minorHAnsi" w:hAnsiTheme="minorHAnsi" w:cstheme="minorHAnsi"/>
          <w:color w:val="FF0000"/>
          <w:sz w:val="24"/>
        </w:rPr>
        <w:t>level</w:t>
      </w:r>
      <w:r w:rsidRPr="00D33DD0">
        <w:rPr>
          <w:rFonts w:asciiTheme="minorHAnsi" w:hAnsiTheme="minorHAnsi" w:cstheme="minorHAnsi"/>
          <w:sz w:val="24"/>
        </w:rPr>
        <w:t>=2&gt;</w:t>
      </w:r>
    </w:p>
    <w:p w14:paraId="50256B8A" w14:textId="7CE4B4C2" w:rsidR="00972F34" w:rsidRPr="00D33DD0" w:rsidRDefault="00972F34" w:rsidP="00D33DD0">
      <w:pPr>
        <w:pStyle w:val="Standard"/>
        <w:spacing w:after="0" w:line="240" w:lineRule="auto"/>
        <w:ind w:left="720" w:firstLine="720"/>
        <w:rPr>
          <w:rFonts w:asciiTheme="minorHAnsi" w:hAnsiTheme="minorHAnsi" w:cstheme="minorHAnsi"/>
          <w:sz w:val="24"/>
        </w:rPr>
      </w:pPr>
      <w:r w:rsidRPr="00D33DD0">
        <w:rPr>
          <w:rFonts w:asciiTheme="minorHAnsi" w:hAnsiTheme="minorHAnsi" w:cstheme="minorHAnsi"/>
          <w:sz w:val="24"/>
        </w:rPr>
        <w:t>&lt;Year&gt;2004&lt;/Year&gt;</w:t>
      </w:r>
    </w:p>
    <w:p w14:paraId="3D454EA0" w14:textId="12E7513C" w:rsidR="00D33DD0" w:rsidRPr="00D33DD0" w:rsidRDefault="00D33DD0" w:rsidP="00D33DD0">
      <w:pPr>
        <w:pStyle w:val="Standard"/>
        <w:spacing w:after="0" w:line="240" w:lineRule="auto"/>
        <w:ind w:left="720" w:firstLine="720"/>
        <w:rPr>
          <w:rFonts w:asciiTheme="minorHAnsi" w:hAnsiTheme="minorHAnsi" w:cstheme="minorHAnsi"/>
          <w:sz w:val="24"/>
        </w:rPr>
      </w:pPr>
      <w:r w:rsidRPr="00D33DD0">
        <w:rPr>
          <w:rFonts w:asciiTheme="minorHAnsi" w:hAnsiTheme="minorHAnsi" w:cstheme="minorHAnsi"/>
          <w:sz w:val="24"/>
        </w:rPr>
        <w:t>&lt;Indicator-value units=km2&gt;180000&lt;/Indicator-value&gt;</w:t>
      </w:r>
    </w:p>
    <w:p w14:paraId="77E645AE" w14:textId="705852A1" w:rsidR="008C7307" w:rsidRDefault="008C7307" w:rsidP="00D33DD0">
      <w:pPr>
        <w:pStyle w:val="Standard"/>
        <w:spacing w:after="0" w:line="240" w:lineRule="auto"/>
        <w:rPr>
          <w:rFonts w:asciiTheme="minorHAnsi" w:hAnsiTheme="minorHAnsi" w:cstheme="minorHAnsi"/>
          <w:sz w:val="24"/>
        </w:rPr>
      </w:pPr>
      <w:r w:rsidRPr="00D33DD0">
        <w:rPr>
          <w:rFonts w:asciiTheme="minorHAnsi" w:hAnsiTheme="minorHAnsi" w:cstheme="minorHAnsi"/>
          <w:sz w:val="24"/>
        </w:rPr>
        <w:t xml:space="preserve">          &lt;/</w:t>
      </w:r>
      <w:r w:rsidRPr="00B97E18">
        <w:rPr>
          <w:rFonts w:asciiTheme="minorHAnsi" w:hAnsiTheme="minorHAnsi" w:cstheme="minorHAnsi"/>
          <w:color w:val="0070C0"/>
          <w:sz w:val="24"/>
        </w:rPr>
        <w:t>Value</w:t>
      </w:r>
      <w:r w:rsidRPr="00D33DD0">
        <w:rPr>
          <w:rFonts w:asciiTheme="minorHAnsi" w:hAnsiTheme="minorHAnsi" w:cstheme="minorHAnsi"/>
          <w:sz w:val="24"/>
        </w:rPr>
        <w:t>&gt;</w:t>
      </w:r>
    </w:p>
    <w:p w14:paraId="5C463BB4" w14:textId="42D5B8A5" w:rsidR="00D33DD0" w:rsidRPr="00D33DD0" w:rsidRDefault="00D33DD0" w:rsidP="00D33DD0">
      <w:pPr>
        <w:pStyle w:val="Standard"/>
        <w:spacing w:after="0" w:line="240" w:lineRule="auto"/>
        <w:rPr>
          <w:rFonts w:asciiTheme="minorHAnsi" w:hAnsiTheme="minorHAnsi" w:cstheme="minorHAnsi"/>
          <w:sz w:val="24"/>
        </w:rPr>
      </w:pPr>
      <w:r>
        <w:rPr>
          <w:rFonts w:asciiTheme="minorHAnsi" w:hAnsiTheme="minorHAnsi" w:cstheme="minorHAnsi"/>
          <w:sz w:val="24"/>
        </w:rPr>
        <w:t>&lt;/Values&gt;</w:t>
      </w:r>
    </w:p>
    <w:p w14:paraId="7A8F4F76" w14:textId="77777777" w:rsidR="008C7307" w:rsidRDefault="008C7307">
      <w:pPr>
        <w:pStyle w:val="Standard"/>
        <w:spacing w:after="0" w:line="240" w:lineRule="auto"/>
        <w:ind w:left="720" w:hanging="720"/>
        <w:jc w:val="both"/>
        <w:rPr>
          <w:rFonts w:ascii="Bookman Old Style" w:hAnsi="Bookman Old Style"/>
          <w:b/>
          <w:color w:val="00000A"/>
          <w:sz w:val="28"/>
          <w:szCs w:val="28"/>
        </w:rPr>
      </w:pPr>
    </w:p>
    <w:p w14:paraId="6AD5CA53" w14:textId="77777777" w:rsidR="00DB70CD" w:rsidRDefault="00DB70CD">
      <w:pPr>
        <w:pStyle w:val="Standard"/>
        <w:spacing w:after="0" w:line="240" w:lineRule="auto"/>
        <w:ind w:left="720" w:hanging="720"/>
        <w:jc w:val="both"/>
        <w:rPr>
          <w:rFonts w:ascii="Courier New" w:hAnsi="Courier New" w:cs="Courier New"/>
        </w:rPr>
      </w:pPr>
    </w:p>
    <w:p w14:paraId="22646CA8" w14:textId="5A7E7F0F" w:rsidR="001D3F73" w:rsidRPr="006C5611" w:rsidRDefault="00ED40AC" w:rsidP="006C5611">
      <w:pPr>
        <w:pStyle w:val="Ttulo1"/>
      </w:pPr>
      <w:bookmarkStart w:id="1118" w:name="_Toc10660060"/>
      <w:bookmarkStart w:id="1119" w:name="_Toc10989990"/>
      <w:r>
        <w:t>3.2.5.3.7</w:t>
      </w:r>
      <w:r w:rsidR="00B97E18" w:rsidRPr="00B97E18">
        <w:t>.1.5.1.5.1.1.3.1</w:t>
      </w:r>
      <w:r w:rsidR="00B97E18">
        <w:t xml:space="preserve">.1. Node: </w:t>
      </w:r>
      <w:r w:rsidR="00FC6AF8" w:rsidRPr="006C5611">
        <w:t>Year</w:t>
      </w:r>
      <w:bookmarkEnd w:id="1118"/>
      <w:bookmarkEnd w:id="1119"/>
    </w:p>
    <w:p w14:paraId="01A922E1"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&lt;Year&gt;</w:t>
      </w:r>
    </w:p>
    <w:p w14:paraId="50ABCDE8" w14:textId="469166B9"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w:t>
      </w:r>
      <w:r w:rsidR="00DB70CD">
        <w:rPr>
          <w:rFonts w:ascii="Bookman Old Style" w:hAnsi="Bookman Old Style"/>
          <w:sz w:val="24"/>
          <w:szCs w:val="24"/>
        </w:rPr>
        <w:t>Value</w:t>
      </w:r>
    </w:p>
    <w:p w14:paraId="2C3D06D7" w14:textId="3ABBB090" w:rsidR="001D3F73" w:rsidRPr="00B97E18" w:rsidRDefault="00FC6AF8">
      <w:pPr>
        <w:pStyle w:val="Standard"/>
        <w:spacing w:after="0" w:line="276" w:lineRule="auto"/>
      </w:pPr>
      <w:r>
        <w:rPr>
          <w:rFonts w:ascii="Bookman Old Style" w:hAnsi="Bookman Old Style"/>
          <w:sz w:val="24"/>
          <w:szCs w:val="24"/>
          <w:u w:val="single"/>
        </w:rPr>
        <w:t>Child</w:t>
      </w:r>
      <w:r w:rsidR="005932BF">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4B5EA046" w14:textId="03E30772" w:rsidR="00B97E18" w:rsidRPr="00B97E18" w:rsidRDefault="00FC6AF8" w:rsidP="00B97E18">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w:t>
      </w:r>
      <w:commentRangeStart w:id="1120"/>
      <w:r>
        <w:rPr>
          <w:rFonts w:ascii="Bookman Old Style" w:hAnsi="Bookman Old Style"/>
          <w:sz w:val="24"/>
          <w:szCs w:val="24"/>
        </w:rPr>
        <w:t>Element containi</w:t>
      </w:r>
      <w:r w:rsidR="00B97E18">
        <w:rPr>
          <w:rFonts w:ascii="Bookman Old Style" w:hAnsi="Bookman Old Style"/>
          <w:sz w:val="24"/>
          <w:szCs w:val="24"/>
        </w:rPr>
        <w:t xml:space="preserve">ng the year taken to obtain </w:t>
      </w:r>
      <w:r w:rsidR="00D920ED">
        <w:rPr>
          <w:rFonts w:ascii="Bookman Old Style" w:hAnsi="Bookman Old Style"/>
          <w:sz w:val="24"/>
          <w:szCs w:val="24"/>
        </w:rPr>
        <w:t>the indicator variables.</w:t>
      </w:r>
      <w:commentRangeEnd w:id="1120"/>
      <w:r w:rsidR="00A20E36">
        <w:rPr>
          <w:rStyle w:val="Refdecomentario"/>
        </w:rPr>
        <w:commentReference w:id="1120"/>
      </w:r>
    </w:p>
    <w:p w14:paraId="699EA2F7" w14:textId="3B5696C6" w:rsidR="00B97E18" w:rsidRPr="00B97E18" w:rsidRDefault="00B97E18">
      <w:pPr>
        <w:pStyle w:val="Standard"/>
        <w:spacing w:line="276" w:lineRule="auto"/>
        <w:rPr>
          <w:rFonts w:ascii="Bookman Old Style" w:hAnsi="Bookman Old Style"/>
          <w:sz w:val="24"/>
          <w:szCs w:val="24"/>
        </w:rPr>
      </w:pPr>
      <w:r>
        <w:rPr>
          <w:rFonts w:ascii="Bookman Old Style" w:hAnsi="Bookman Old Style"/>
          <w:sz w:val="24"/>
          <w:szCs w:val="24"/>
          <w:u w:val="single"/>
        </w:rPr>
        <w:lastRenderedPageBreak/>
        <w:t>Attributes:</w:t>
      </w:r>
      <w:r>
        <w:rPr>
          <w:rFonts w:ascii="Bookman Old Style" w:hAnsi="Bookman Old Style"/>
          <w:sz w:val="24"/>
          <w:szCs w:val="24"/>
        </w:rPr>
        <w:t xml:space="preserve"> none</w:t>
      </w:r>
    </w:p>
    <w:p w14:paraId="6C4051AC" w14:textId="77777777" w:rsidR="001D3F73" w:rsidRDefault="00FC6AF8">
      <w:pPr>
        <w:pStyle w:val="Standard"/>
        <w:spacing w:line="276" w:lineRule="auto"/>
      </w:pPr>
      <w:r>
        <w:rPr>
          <w:rFonts w:ascii="Bookman Old Style" w:hAnsi="Bookman Old Style"/>
          <w:sz w:val="24"/>
          <w:szCs w:val="24"/>
          <w:u w:val="single"/>
        </w:rPr>
        <w:t>Example:</w:t>
      </w:r>
    </w:p>
    <w:p w14:paraId="24294B5E" w14:textId="77777777" w:rsidR="00B97E18" w:rsidRPr="00B97E18" w:rsidRDefault="00B97E18" w:rsidP="00B97E18">
      <w:pPr>
        <w:pStyle w:val="Standard"/>
        <w:spacing w:after="0" w:line="240" w:lineRule="auto"/>
        <w:ind w:firstLine="720"/>
        <w:rPr>
          <w:rFonts w:asciiTheme="minorHAnsi" w:hAnsiTheme="minorHAnsi" w:cstheme="minorHAnsi"/>
          <w:sz w:val="24"/>
        </w:rPr>
      </w:pPr>
      <w:r w:rsidRPr="00B97E18">
        <w:rPr>
          <w:rFonts w:asciiTheme="minorHAnsi" w:hAnsiTheme="minorHAnsi" w:cstheme="minorHAnsi"/>
          <w:sz w:val="24"/>
        </w:rPr>
        <w:t>&lt;Value level=1&gt;</w:t>
      </w:r>
    </w:p>
    <w:p w14:paraId="5F3D1775" w14:textId="77777777" w:rsidR="00B97E18" w:rsidRPr="00B97E18" w:rsidRDefault="00B97E18" w:rsidP="00B97E18">
      <w:pPr>
        <w:pStyle w:val="Standard"/>
        <w:spacing w:after="0" w:line="240" w:lineRule="auto"/>
        <w:ind w:left="720" w:firstLine="720"/>
        <w:rPr>
          <w:rFonts w:asciiTheme="minorHAnsi" w:hAnsiTheme="minorHAnsi" w:cstheme="minorHAnsi"/>
          <w:sz w:val="24"/>
        </w:rPr>
      </w:pPr>
      <w:r w:rsidRPr="00B97E18">
        <w:rPr>
          <w:rFonts w:asciiTheme="minorHAnsi" w:hAnsiTheme="minorHAnsi" w:cstheme="minorHAnsi"/>
          <w:sz w:val="24"/>
        </w:rPr>
        <w:t>&lt;</w:t>
      </w:r>
      <w:r w:rsidRPr="00B97E18">
        <w:rPr>
          <w:rFonts w:asciiTheme="minorHAnsi" w:hAnsiTheme="minorHAnsi" w:cstheme="minorHAnsi"/>
          <w:color w:val="0070C0"/>
          <w:sz w:val="24"/>
        </w:rPr>
        <w:t>Year</w:t>
      </w:r>
      <w:r w:rsidRPr="00B97E18">
        <w:rPr>
          <w:rFonts w:asciiTheme="minorHAnsi" w:hAnsiTheme="minorHAnsi" w:cstheme="minorHAnsi"/>
          <w:sz w:val="24"/>
        </w:rPr>
        <w:t>&gt;1987&lt;/</w:t>
      </w:r>
      <w:r w:rsidRPr="00B97E18">
        <w:rPr>
          <w:rFonts w:asciiTheme="minorHAnsi" w:hAnsiTheme="minorHAnsi" w:cstheme="minorHAnsi"/>
          <w:color w:val="0070C0"/>
          <w:sz w:val="24"/>
        </w:rPr>
        <w:t>Year</w:t>
      </w:r>
      <w:r w:rsidRPr="00B97E18">
        <w:rPr>
          <w:rFonts w:asciiTheme="minorHAnsi" w:hAnsiTheme="minorHAnsi" w:cstheme="minorHAnsi"/>
          <w:sz w:val="24"/>
        </w:rPr>
        <w:t>&gt;</w:t>
      </w:r>
    </w:p>
    <w:p w14:paraId="45B9DA31" w14:textId="77777777" w:rsidR="00B97E18" w:rsidRPr="00B97E18" w:rsidRDefault="00B97E18" w:rsidP="00B97E18">
      <w:pPr>
        <w:pStyle w:val="Standard"/>
        <w:spacing w:after="0" w:line="240" w:lineRule="auto"/>
        <w:ind w:left="720" w:firstLine="720"/>
        <w:rPr>
          <w:rFonts w:asciiTheme="minorHAnsi" w:hAnsiTheme="minorHAnsi" w:cstheme="minorHAnsi"/>
          <w:sz w:val="24"/>
        </w:rPr>
      </w:pPr>
      <w:r w:rsidRPr="00B97E18">
        <w:rPr>
          <w:rFonts w:asciiTheme="minorHAnsi" w:hAnsiTheme="minorHAnsi" w:cstheme="minorHAnsi"/>
          <w:sz w:val="24"/>
        </w:rPr>
        <w:t>&lt;Indicator-value units=km2&gt;357000&lt;/Indicator-value&gt;</w:t>
      </w:r>
    </w:p>
    <w:p w14:paraId="05F458DB" w14:textId="438A1488" w:rsidR="00B97E18" w:rsidRPr="00B97E18" w:rsidRDefault="00B97E18" w:rsidP="00B97E18">
      <w:pPr>
        <w:pStyle w:val="Standard"/>
        <w:spacing w:after="0" w:line="240" w:lineRule="auto"/>
        <w:rPr>
          <w:rFonts w:asciiTheme="minorHAnsi" w:hAnsiTheme="minorHAnsi" w:cstheme="minorHAnsi"/>
          <w:sz w:val="24"/>
        </w:rPr>
      </w:pPr>
      <w:r w:rsidRPr="00B97E18">
        <w:rPr>
          <w:rFonts w:asciiTheme="minorHAnsi" w:hAnsiTheme="minorHAnsi" w:cstheme="minorHAnsi"/>
          <w:sz w:val="24"/>
        </w:rPr>
        <w:t xml:space="preserve">         </w:t>
      </w:r>
      <w:r w:rsidRPr="00B97E18">
        <w:rPr>
          <w:rFonts w:asciiTheme="minorHAnsi" w:hAnsiTheme="minorHAnsi" w:cstheme="minorHAnsi"/>
          <w:sz w:val="24"/>
        </w:rPr>
        <w:tab/>
        <w:t xml:space="preserve"> &lt;/Value&gt;</w:t>
      </w:r>
    </w:p>
    <w:p w14:paraId="21F0C411" w14:textId="77777777" w:rsidR="001D3F73" w:rsidRDefault="001D3F73">
      <w:pPr>
        <w:pStyle w:val="Standard"/>
        <w:spacing w:after="0" w:line="240" w:lineRule="auto"/>
        <w:jc w:val="both"/>
        <w:rPr>
          <w:rFonts w:ascii="Courier New" w:hAnsi="Courier New" w:cs="Courier New"/>
        </w:rPr>
      </w:pPr>
    </w:p>
    <w:p w14:paraId="25457BE4" w14:textId="77777777" w:rsidR="00B97E18" w:rsidRDefault="00B97E18">
      <w:pPr>
        <w:pStyle w:val="Standard"/>
        <w:spacing w:after="0" w:line="240" w:lineRule="auto"/>
        <w:jc w:val="both"/>
        <w:rPr>
          <w:rFonts w:ascii="Courier New" w:hAnsi="Courier New" w:cs="Courier New"/>
        </w:rPr>
      </w:pPr>
    </w:p>
    <w:p w14:paraId="48AFDE0D" w14:textId="2BCE2EFB" w:rsidR="00B97E18" w:rsidRDefault="00ED40AC">
      <w:pPr>
        <w:pStyle w:val="Ttulo1"/>
      </w:pPr>
      <w:bookmarkStart w:id="1121" w:name="_Toc10660061"/>
      <w:bookmarkStart w:id="1122" w:name="_Toc10989991"/>
      <w:r>
        <w:t>3.2.5.3.7</w:t>
      </w:r>
      <w:r w:rsidR="00B97E18" w:rsidRPr="00B97E18">
        <w:t>.1.5.1.5.1.1.3.1</w:t>
      </w:r>
      <w:r w:rsidR="00B97E18">
        <w:t>.2. Node: Indicator value</w:t>
      </w:r>
    </w:p>
    <w:p w14:paraId="059F703F" w14:textId="69D7EEEC" w:rsidR="00B97E18" w:rsidRDefault="00B97E18" w:rsidP="00B97E1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&lt;Indicator-value&gt;</w:t>
      </w:r>
    </w:p>
    <w:p w14:paraId="50A1C779" w14:textId="77777777" w:rsidR="00B97E18" w:rsidRDefault="00B97E18" w:rsidP="00B97E1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Value</w:t>
      </w:r>
    </w:p>
    <w:p w14:paraId="696E5BB3" w14:textId="77777777" w:rsidR="00B97E18" w:rsidRPr="00B97E18" w:rsidRDefault="00B97E18" w:rsidP="00B97E18">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49C0CDB3" w14:textId="1E2E90C0" w:rsidR="00B97E18" w:rsidRPr="00B97E18" w:rsidRDefault="00B97E18" w:rsidP="00B97E18">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Element containing the </w:t>
      </w:r>
      <w:commentRangeStart w:id="1123"/>
      <w:r>
        <w:rPr>
          <w:rFonts w:ascii="Bookman Old Style" w:hAnsi="Bookman Old Style"/>
          <w:sz w:val="24"/>
          <w:szCs w:val="24"/>
        </w:rPr>
        <w:t xml:space="preserve">quantitative value of the key indicator </w:t>
      </w:r>
      <w:commentRangeEnd w:id="1123"/>
      <w:r w:rsidR="00A20E36">
        <w:rPr>
          <w:rStyle w:val="Refdecomentario"/>
        </w:rPr>
        <w:commentReference w:id="1123"/>
      </w:r>
      <w:r>
        <w:rPr>
          <w:rFonts w:ascii="Bookman Old Style" w:hAnsi="Bookman Old Style"/>
          <w:sz w:val="24"/>
          <w:szCs w:val="24"/>
        </w:rPr>
        <w:t>that is used to calculate the extent and severity of the decline.</w:t>
      </w:r>
      <w:ins w:id="1124" w:author="Utility" w:date="2019-08-21T08:24:00Z">
        <w:r w:rsidR="00E35683">
          <w:rPr>
            <w:rFonts w:ascii="Bookman Old Style" w:hAnsi="Bookman Old Style"/>
            <w:sz w:val="24"/>
            <w:szCs w:val="24"/>
          </w:rPr>
          <w:t xml:space="preserve"> Values must be represented using “.” </w:t>
        </w:r>
      </w:ins>
      <w:ins w:id="1125" w:author="Utility" w:date="2019-08-21T08:25:00Z">
        <w:r w:rsidR="00E35683">
          <w:rPr>
            <w:rFonts w:ascii="Bookman Old Style" w:hAnsi="Bookman Old Style"/>
            <w:sz w:val="24"/>
            <w:szCs w:val="24"/>
          </w:rPr>
          <w:t xml:space="preserve">to express decimal numbers, avoid the use of “,” </w:t>
        </w:r>
      </w:ins>
    </w:p>
    <w:p w14:paraId="04A0268B" w14:textId="16C10942" w:rsidR="00B97E18" w:rsidRDefault="00B97E18" w:rsidP="00B97E18">
      <w:pPr>
        <w:pStyle w:val="Standard"/>
        <w:spacing w:line="276" w:lineRule="auto"/>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units</w:t>
      </w:r>
    </w:p>
    <w:p w14:paraId="5FC359EA" w14:textId="77777777" w:rsidR="00B97E18" w:rsidRDefault="00B97E18" w:rsidP="00B97E18">
      <w:pPr>
        <w:pStyle w:val="Standard"/>
        <w:spacing w:after="0" w:line="240" w:lineRule="auto"/>
        <w:jc w:val="both"/>
      </w:pPr>
      <w:r w:rsidRPr="0086663B">
        <w:rPr>
          <w:rFonts w:ascii="Bookman Old Style" w:hAnsi="Bookman Old Style"/>
          <w:sz w:val="24"/>
          <w:szCs w:val="24"/>
          <w:u w:val="single"/>
        </w:rPr>
        <w:t>Attributes:</w:t>
      </w:r>
      <w:r>
        <w:rPr>
          <w:rFonts w:ascii="Bookman Old Style" w:hAnsi="Bookman Old Style"/>
          <w:sz w:val="24"/>
          <w:szCs w:val="24"/>
        </w:rPr>
        <w:t xml:space="preserve"> units</w:t>
      </w:r>
    </w:p>
    <w:p w14:paraId="645D5D1B" w14:textId="73242F32" w:rsidR="00B97E18" w:rsidRDefault="00B97E18" w:rsidP="00B97E18">
      <w:pPr>
        <w:pStyle w:val="Prrafodelista"/>
        <w:numPr>
          <w:ilvl w:val="0"/>
          <w:numId w:val="7"/>
        </w:numPr>
        <w:suppressAutoHyphens w:val="0"/>
        <w:spacing w:after="0" w:line="240" w:lineRule="auto"/>
        <w:jc w:val="both"/>
      </w:pPr>
      <w:r>
        <w:rPr>
          <w:rFonts w:ascii="Bookman Old Style" w:hAnsi="Bookman Old Style"/>
          <w:sz w:val="24"/>
          <w:szCs w:val="24"/>
        </w:rPr>
        <w:t>@units: element containing the units in which the key indicator was measured.</w:t>
      </w:r>
    </w:p>
    <w:p w14:paraId="6BC7D361" w14:textId="77777777" w:rsidR="00B97E18" w:rsidRPr="00B97E18" w:rsidRDefault="00B97E18" w:rsidP="00B97E18">
      <w:pPr>
        <w:pStyle w:val="Standard"/>
        <w:spacing w:line="276" w:lineRule="auto"/>
        <w:rPr>
          <w:rFonts w:ascii="Bookman Old Style" w:hAnsi="Bookman Old Style"/>
          <w:sz w:val="24"/>
          <w:szCs w:val="24"/>
        </w:rPr>
      </w:pPr>
    </w:p>
    <w:p w14:paraId="0EF36629" w14:textId="77777777" w:rsidR="00B97E18" w:rsidRDefault="00B97E18" w:rsidP="00B97E18">
      <w:pPr>
        <w:pStyle w:val="Standard"/>
        <w:spacing w:line="276" w:lineRule="auto"/>
      </w:pPr>
      <w:r>
        <w:rPr>
          <w:rFonts w:ascii="Bookman Old Style" w:hAnsi="Bookman Old Style"/>
          <w:sz w:val="24"/>
          <w:szCs w:val="24"/>
          <w:u w:val="single"/>
        </w:rPr>
        <w:t>Example:</w:t>
      </w:r>
    </w:p>
    <w:p w14:paraId="2AA2E732" w14:textId="77777777" w:rsidR="00B97E18" w:rsidRPr="00B97E18" w:rsidRDefault="00B97E18" w:rsidP="00B97E18">
      <w:pPr>
        <w:pStyle w:val="Standard"/>
        <w:spacing w:after="0" w:line="240" w:lineRule="auto"/>
        <w:ind w:firstLine="720"/>
        <w:rPr>
          <w:rFonts w:asciiTheme="minorHAnsi" w:hAnsiTheme="minorHAnsi" w:cstheme="minorHAnsi"/>
          <w:sz w:val="24"/>
        </w:rPr>
      </w:pPr>
      <w:r w:rsidRPr="00B97E18">
        <w:rPr>
          <w:rFonts w:asciiTheme="minorHAnsi" w:hAnsiTheme="minorHAnsi" w:cstheme="minorHAnsi"/>
          <w:sz w:val="24"/>
        </w:rPr>
        <w:t>&lt;Value level=1&gt;</w:t>
      </w:r>
    </w:p>
    <w:p w14:paraId="468C3AC3" w14:textId="77777777" w:rsidR="00B97E18" w:rsidRPr="00B97E18" w:rsidRDefault="00B97E18" w:rsidP="00B97E18">
      <w:pPr>
        <w:pStyle w:val="Standard"/>
        <w:spacing w:after="0" w:line="240" w:lineRule="auto"/>
        <w:ind w:left="720" w:firstLine="720"/>
        <w:rPr>
          <w:rFonts w:asciiTheme="minorHAnsi" w:hAnsiTheme="minorHAnsi" w:cstheme="minorHAnsi"/>
          <w:sz w:val="24"/>
        </w:rPr>
      </w:pPr>
      <w:r w:rsidRPr="00B97E18">
        <w:rPr>
          <w:rFonts w:asciiTheme="minorHAnsi" w:hAnsiTheme="minorHAnsi" w:cstheme="minorHAnsi"/>
          <w:sz w:val="24"/>
        </w:rPr>
        <w:t>&lt;Year&gt;1987&lt;/Year&gt;</w:t>
      </w:r>
    </w:p>
    <w:p w14:paraId="0CB71D44" w14:textId="77777777" w:rsidR="00B97E18" w:rsidRPr="00B97E18" w:rsidRDefault="00B97E18" w:rsidP="00B97E18">
      <w:pPr>
        <w:pStyle w:val="Standard"/>
        <w:spacing w:after="0" w:line="240" w:lineRule="auto"/>
        <w:ind w:left="720" w:firstLine="720"/>
        <w:rPr>
          <w:rFonts w:asciiTheme="minorHAnsi" w:hAnsiTheme="minorHAnsi" w:cstheme="minorHAnsi"/>
          <w:sz w:val="24"/>
        </w:rPr>
      </w:pPr>
      <w:r w:rsidRPr="00B97E18">
        <w:rPr>
          <w:rFonts w:asciiTheme="minorHAnsi" w:hAnsiTheme="minorHAnsi" w:cstheme="minorHAnsi"/>
          <w:sz w:val="24"/>
        </w:rPr>
        <w:t>&lt;</w:t>
      </w:r>
      <w:r w:rsidRPr="00B97E18">
        <w:rPr>
          <w:rFonts w:asciiTheme="minorHAnsi" w:hAnsiTheme="minorHAnsi" w:cstheme="minorHAnsi"/>
          <w:color w:val="0070C0"/>
          <w:sz w:val="24"/>
        </w:rPr>
        <w:t xml:space="preserve">Indicator-value </w:t>
      </w:r>
      <w:r w:rsidRPr="00B97E18">
        <w:rPr>
          <w:rFonts w:asciiTheme="minorHAnsi" w:hAnsiTheme="minorHAnsi" w:cstheme="minorHAnsi"/>
          <w:color w:val="FF0000"/>
          <w:sz w:val="24"/>
        </w:rPr>
        <w:t>units</w:t>
      </w:r>
      <w:r w:rsidRPr="00B97E18">
        <w:rPr>
          <w:rFonts w:asciiTheme="minorHAnsi" w:hAnsiTheme="minorHAnsi" w:cstheme="minorHAnsi"/>
          <w:sz w:val="24"/>
        </w:rPr>
        <w:t>=km2&gt;357000&lt;/</w:t>
      </w:r>
      <w:r w:rsidRPr="00B97E18">
        <w:rPr>
          <w:rFonts w:asciiTheme="minorHAnsi" w:hAnsiTheme="minorHAnsi" w:cstheme="minorHAnsi"/>
          <w:color w:val="0070C0"/>
          <w:sz w:val="24"/>
        </w:rPr>
        <w:t>Indicator-value</w:t>
      </w:r>
      <w:r w:rsidRPr="00B97E18">
        <w:rPr>
          <w:rFonts w:asciiTheme="minorHAnsi" w:hAnsiTheme="minorHAnsi" w:cstheme="minorHAnsi"/>
          <w:sz w:val="24"/>
        </w:rPr>
        <w:t>&gt;</w:t>
      </w:r>
    </w:p>
    <w:p w14:paraId="67EA65AF" w14:textId="77777777" w:rsidR="00B97E18" w:rsidRPr="00B97E18" w:rsidRDefault="00B97E18" w:rsidP="00B97E18">
      <w:pPr>
        <w:pStyle w:val="Standard"/>
        <w:spacing w:after="0" w:line="240" w:lineRule="auto"/>
        <w:rPr>
          <w:rFonts w:asciiTheme="minorHAnsi" w:hAnsiTheme="minorHAnsi" w:cstheme="minorHAnsi"/>
          <w:sz w:val="24"/>
        </w:rPr>
      </w:pPr>
      <w:r w:rsidRPr="00B97E18">
        <w:rPr>
          <w:rFonts w:asciiTheme="minorHAnsi" w:hAnsiTheme="minorHAnsi" w:cstheme="minorHAnsi"/>
          <w:sz w:val="24"/>
        </w:rPr>
        <w:t xml:space="preserve">         </w:t>
      </w:r>
      <w:r w:rsidRPr="00B97E18">
        <w:rPr>
          <w:rFonts w:asciiTheme="minorHAnsi" w:hAnsiTheme="minorHAnsi" w:cstheme="minorHAnsi"/>
          <w:sz w:val="24"/>
        </w:rPr>
        <w:tab/>
        <w:t xml:space="preserve"> &lt;/Value&gt;</w:t>
      </w:r>
    </w:p>
    <w:p w14:paraId="094CC58E" w14:textId="77777777" w:rsidR="00B97E18" w:rsidRPr="00B97E18" w:rsidRDefault="00B97E18" w:rsidP="00B97E18">
      <w:pPr>
        <w:pStyle w:val="Textbody"/>
      </w:pPr>
    </w:p>
    <w:p w14:paraId="2C9E8BA1" w14:textId="50B16C22" w:rsidR="001D3F73" w:rsidRPr="006C5611" w:rsidRDefault="00ED40AC" w:rsidP="006C5611">
      <w:pPr>
        <w:pStyle w:val="Ttulo1"/>
      </w:pPr>
      <w:r>
        <w:t>3.2.5.3.7</w:t>
      </w:r>
      <w:r w:rsidR="00021376">
        <w:t>.1</w:t>
      </w:r>
      <w:r w:rsidR="00021376" w:rsidRPr="006C5611">
        <w:t>.5.1.</w:t>
      </w:r>
      <w:r w:rsidR="00021376">
        <w:t xml:space="preserve">5.1.1.4. Node: </w:t>
      </w:r>
      <w:commentRangeStart w:id="1126"/>
      <w:r w:rsidR="00FC6AF8" w:rsidRPr="006C5611">
        <w:t>Extent</w:t>
      </w:r>
      <w:bookmarkEnd w:id="1121"/>
      <w:bookmarkEnd w:id="1122"/>
      <w:commentRangeEnd w:id="1126"/>
      <w:r w:rsidR="00675EBA">
        <w:rPr>
          <w:rStyle w:val="Refdecomentario"/>
          <w:rFonts w:ascii="Calibri" w:hAnsi="Calibri" w:cs="Calibri"/>
          <w:b w:val="0"/>
        </w:rPr>
        <w:commentReference w:id="1126"/>
      </w:r>
    </w:p>
    <w:p w14:paraId="595F75F4"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&lt;Extent&gt;</w:t>
      </w:r>
    </w:p>
    <w:p w14:paraId="3E3D0302" w14:textId="32FA9DFA"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w:t>
      </w:r>
      <w:r w:rsidR="00021376">
        <w:rPr>
          <w:rFonts w:ascii="Bookman Old Style" w:hAnsi="Bookman Old Style"/>
          <w:sz w:val="24"/>
          <w:szCs w:val="24"/>
        </w:rPr>
        <w:t>Indicator-data</w:t>
      </w:r>
    </w:p>
    <w:p w14:paraId="45A936BF" w14:textId="231B1D68" w:rsidR="001D3F73" w:rsidRDefault="00FC6AF8">
      <w:pPr>
        <w:pStyle w:val="Standard"/>
        <w:spacing w:after="0" w:line="276" w:lineRule="auto"/>
      </w:pPr>
      <w:r>
        <w:rPr>
          <w:rFonts w:ascii="Bookman Old Style" w:hAnsi="Bookman Old Style"/>
          <w:sz w:val="24"/>
          <w:szCs w:val="24"/>
          <w:u w:val="single"/>
        </w:rPr>
        <w:t>Child</w:t>
      </w:r>
      <w:r w:rsidR="005458E3">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07A6211F" w14:textId="54ED5156" w:rsidR="001D3F73" w:rsidRDefault="00FC6AF8">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Element containing</w:t>
      </w:r>
      <w:r w:rsidR="00675EBA">
        <w:rPr>
          <w:rFonts w:ascii="Bookman Old Style" w:hAnsi="Bookman Old Style"/>
          <w:sz w:val="24"/>
          <w:szCs w:val="24"/>
        </w:rPr>
        <w:t xml:space="preserve"> the percentage of</w:t>
      </w:r>
      <w:r>
        <w:rPr>
          <w:rFonts w:ascii="Bookman Old Style" w:hAnsi="Bookman Old Style"/>
          <w:sz w:val="24"/>
          <w:szCs w:val="24"/>
        </w:rPr>
        <w:t xml:space="preserve"> the area </w:t>
      </w:r>
      <w:r w:rsidR="00675EBA">
        <w:rPr>
          <w:rFonts w:ascii="Bookman Old Style" w:hAnsi="Bookman Old Style"/>
          <w:sz w:val="24"/>
          <w:szCs w:val="24"/>
        </w:rPr>
        <w:t>of</w:t>
      </w:r>
      <w:r>
        <w:rPr>
          <w:rFonts w:ascii="Bookman Old Style" w:hAnsi="Bookman Old Style"/>
          <w:sz w:val="24"/>
          <w:szCs w:val="24"/>
        </w:rPr>
        <w:t xml:space="preserve"> the assessment </w:t>
      </w:r>
      <w:r w:rsidR="00675EBA">
        <w:rPr>
          <w:rFonts w:ascii="Bookman Old Style" w:hAnsi="Bookman Old Style"/>
          <w:sz w:val="24"/>
          <w:szCs w:val="24"/>
        </w:rPr>
        <w:t>unit</w:t>
      </w:r>
      <w:r w:rsidR="00E8380B">
        <w:rPr>
          <w:rFonts w:ascii="Bookman Old Style" w:hAnsi="Bookman Old Style"/>
          <w:sz w:val="24"/>
          <w:szCs w:val="24"/>
        </w:rPr>
        <w:t xml:space="preserve"> that has been affected. In case of criterion A, represents distribution reduction. In case of criterion C and D, represents the extent of the abiotic or biotic alteration.</w:t>
      </w:r>
    </w:p>
    <w:p w14:paraId="0B514CAD" w14:textId="77777777" w:rsidR="001D3F73" w:rsidRDefault="001D3F73">
      <w:pPr>
        <w:pStyle w:val="Standard"/>
        <w:spacing w:after="0" w:line="240" w:lineRule="auto"/>
        <w:jc w:val="both"/>
        <w:rPr>
          <w:rFonts w:ascii="Bookman Old Style" w:hAnsi="Bookman Old Style"/>
          <w:sz w:val="24"/>
          <w:szCs w:val="24"/>
        </w:rPr>
      </w:pPr>
    </w:p>
    <w:p w14:paraId="48F734FB" w14:textId="77777777" w:rsidR="001D3F73" w:rsidRDefault="00FC6AF8">
      <w:pPr>
        <w:pStyle w:val="Standard"/>
        <w:spacing w:after="0" w:line="240" w:lineRule="auto"/>
        <w:jc w:val="both"/>
      </w:pPr>
      <w:r w:rsidRPr="0086663B">
        <w:rPr>
          <w:rFonts w:ascii="Bookman Old Style" w:hAnsi="Bookman Old Style"/>
          <w:sz w:val="24"/>
          <w:szCs w:val="24"/>
          <w:u w:val="single"/>
        </w:rPr>
        <w:t>Attributes:</w:t>
      </w:r>
      <w:r>
        <w:rPr>
          <w:rFonts w:ascii="Bookman Old Style" w:hAnsi="Bookman Old Style"/>
          <w:sz w:val="24"/>
          <w:szCs w:val="24"/>
        </w:rPr>
        <w:t xml:space="preserve"> units</w:t>
      </w:r>
    </w:p>
    <w:p w14:paraId="4EB85A7F" w14:textId="17D42A18" w:rsidR="001D3F73" w:rsidRDefault="00FC6AF8">
      <w:pPr>
        <w:pStyle w:val="Prrafodelista"/>
        <w:numPr>
          <w:ilvl w:val="0"/>
          <w:numId w:val="7"/>
        </w:numPr>
        <w:suppressAutoHyphens w:val="0"/>
        <w:spacing w:after="0" w:line="240" w:lineRule="auto"/>
        <w:jc w:val="both"/>
      </w:pPr>
      <w:r>
        <w:rPr>
          <w:rFonts w:ascii="Bookman Old Style" w:hAnsi="Bookman Old Style"/>
          <w:sz w:val="24"/>
          <w:szCs w:val="24"/>
        </w:rPr>
        <w:t xml:space="preserve">@units: element containing the standard expression </w:t>
      </w:r>
      <w:r w:rsidR="00E8380B">
        <w:rPr>
          <w:rFonts w:ascii="Bookman Old Style" w:hAnsi="Bookman Old Style"/>
          <w:sz w:val="24"/>
          <w:szCs w:val="24"/>
        </w:rPr>
        <w:t>to represent the extent (%).</w:t>
      </w:r>
    </w:p>
    <w:p w14:paraId="1174A7C3" w14:textId="77777777" w:rsidR="001D3F73" w:rsidRDefault="001D3F73">
      <w:pPr>
        <w:pStyle w:val="Standard"/>
        <w:spacing w:after="0" w:line="240" w:lineRule="auto"/>
        <w:jc w:val="both"/>
        <w:rPr>
          <w:rFonts w:ascii="Bookman Old Style" w:hAnsi="Bookman Old Style"/>
          <w:sz w:val="24"/>
          <w:szCs w:val="24"/>
        </w:rPr>
      </w:pPr>
    </w:p>
    <w:p w14:paraId="43548D5A" w14:textId="77777777" w:rsidR="001D3F73" w:rsidRDefault="00FC6AF8">
      <w:pPr>
        <w:pStyle w:val="Standard"/>
        <w:spacing w:line="276" w:lineRule="auto"/>
      </w:pPr>
      <w:r>
        <w:rPr>
          <w:rFonts w:ascii="Bookman Old Style" w:hAnsi="Bookman Old Style"/>
          <w:sz w:val="24"/>
          <w:szCs w:val="24"/>
          <w:u w:val="single"/>
        </w:rPr>
        <w:t>Example:</w:t>
      </w:r>
    </w:p>
    <w:p w14:paraId="7F4BF66F" w14:textId="77777777" w:rsidR="00E8380B" w:rsidRPr="00CA7F32" w:rsidRDefault="00E8380B" w:rsidP="00E8380B">
      <w:pPr>
        <w:pStyle w:val="Standard"/>
        <w:spacing w:after="0" w:line="240" w:lineRule="auto"/>
        <w:ind w:left="360" w:firstLine="720"/>
        <w:rPr>
          <w:rFonts w:asciiTheme="minorHAnsi" w:hAnsiTheme="minorHAnsi" w:cstheme="minorHAnsi"/>
          <w:sz w:val="24"/>
        </w:rPr>
      </w:pPr>
      <w:r w:rsidRPr="00CA7F32">
        <w:rPr>
          <w:rFonts w:asciiTheme="minorHAnsi" w:hAnsiTheme="minorHAnsi" w:cstheme="minorHAnsi"/>
          <w:sz w:val="24"/>
        </w:rPr>
        <w:t>&lt;Indicator-data&gt;</w:t>
      </w:r>
    </w:p>
    <w:p w14:paraId="2039EB53" w14:textId="77777777" w:rsidR="00E8380B" w:rsidRPr="00E8380B" w:rsidRDefault="00E8380B" w:rsidP="00E8380B">
      <w:pPr>
        <w:pStyle w:val="Standard"/>
        <w:spacing w:after="0" w:line="240" w:lineRule="auto"/>
        <w:ind w:left="1080" w:firstLine="360"/>
        <w:rPr>
          <w:rFonts w:asciiTheme="minorHAnsi" w:hAnsiTheme="minorHAnsi" w:cstheme="minorHAnsi"/>
          <w:sz w:val="24"/>
        </w:rPr>
      </w:pPr>
      <w:r w:rsidRPr="00E8380B">
        <w:rPr>
          <w:rFonts w:asciiTheme="minorHAnsi" w:hAnsiTheme="minorHAnsi" w:cstheme="minorHAnsi"/>
          <w:sz w:val="24"/>
        </w:rPr>
        <w:t>&lt;Data-source&gt;Lester and Fairweather, 2012&lt;/Data-source&gt;</w:t>
      </w:r>
    </w:p>
    <w:p w14:paraId="69059150" w14:textId="77777777" w:rsidR="00E8380B" w:rsidRPr="00CA7F32" w:rsidRDefault="00E8380B" w:rsidP="00E8380B">
      <w:pPr>
        <w:pStyle w:val="Standard"/>
        <w:spacing w:after="0" w:line="240" w:lineRule="auto"/>
        <w:ind w:left="720" w:firstLine="720"/>
        <w:rPr>
          <w:rFonts w:asciiTheme="minorHAnsi" w:hAnsiTheme="minorHAnsi" w:cstheme="minorHAnsi"/>
          <w:sz w:val="24"/>
        </w:rPr>
      </w:pPr>
      <w:r w:rsidRPr="00CA7F32">
        <w:rPr>
          <w:rFonts w:asciiTheme="minorHAnsi" w:hAnsiTheme="minorHAnsi" w:cstheme="minorHAnsi"/>
          <w:sz w:val="24"/>
        </w:rPr>
        <w:t>&lt;Data-description/&gt;</w:t>
      </w:r>
    </w:p>
    <w:p w14:paraId="15A492D1" w14:textId="77777777" w:rsidR="00E8380B" w:rsidRPr="00CA7F32" w:rsidRDefault="00E8380B" w:rsidP="00E8380B">
      <w:pPr>
        <w:pStyle w:val="Standard"/>
        <w:spacing w:after="0" w:line="240" w:lineRule="auto"/>
        <w:ind w:left="1080" w:firstLine="360"/>
        <w:rPr>
          <w:rFonts w:asciiTheme="minorHAnsi" w:hAnsiTheme="minorHAnsi" w:cstheme="minorHAnsi"/>
          <w:sz w:val="24"/>
        </w:rPr>
      </w:pPr>
      <w:r w:rsidRPr="00CA7F32">
        <w:rPr>
          <w:rFonts w:asciiTheme="minorHAnsi" w:hAnsiTheme="minorHAnsi" w:cstheme="minorHAnsi"/>
          <w:sz w:val="24"/>
        </w:rPr>
        <w:t>&lt;Values method=""&gt;&lt;/Values&gt;</w:t>
      </w:r>
    </w:p>
    <w:p w14:paraId="65A10CDA" w14:textId="77777777" w:rsidR="00E8380B" w:rsidRPr="00CA7F32" w:rsidRDefault="00E8380B" w:rsidP="00E8380B">
      <w:pPr>
        <w:pStyle w:val="Standard"/>
        <w:spacing w:after="0" w:line="240" w:lineRule="auto"/>
        <w:ind w:left="720" w:firstLine="720"/>
        <w:rPr>
          <w:rFonts w:asciiTheme="minorHAnsi" w:hAnsiTheme="minorHAnsi" w:cstheme="minorHAnsi"/>
          <w:sz w:val="24"/>
        </w:rPr>
      </w:pPr>
      <w:commentRangeStart w:id="1127"/>
      <w:r w:rsidRPr="00CA7F32">
        <w:rPr>
          <w:rFonts w:asciiTheme="minorHAnsi" w:hAnsiTheme="minorHAnsi" w:cstheme="minorHAnsi"/>
          <w:sz w:val="24"/>
        </w:rPr>
        <w:t>&lt;</w:t>
      </w:r>
      <w:r w:rsidRPr="00E8380B">
        <w:rPr>
          <w:rFonts w:asciiTheme="minorHAnsi" w:hAnsiTheme="minorHAnsi" w:cstheme="minorHAnsi"/>
          <w:color w:val="0070C0"/>
          <w:sz w:val="24"/>
        </w:rPr>
        <w:t>Extent</w:t>
      </w:r>
      <w:r w:rsidRPr="00CA7F32">
        <w:rPr>
          <w:rFonts w:asciiTheme="minorHAnsi" w:hAnsiTheme="minorHAnsi" w:cstheme="minorHAnsi"/>
          <w:sz w:val="24"/>
        </w:rPr>
        <w:t xml:space="preserve"> </w:t>
      </w:r>
      <w:r w:rsidRPr="00E8380B">
        <w:rPr>
          <w:rFonts w:asciiTheme="minorHAnsi" w:hAnsiTheme="minorHAnsi" w:cstheme="minorHAnsi"/>
          <w:color w:val="FF0000"/>
          <w:sz w:val="24"/>
        </w:rPr>
        <w:t>units</w:t>
      </w:r>
      <w:r w:rsidRPr="00CA7F32">
        <w:rPr>
          <w:rFonts w:asciiTheme="minorHAnsi" w:hAnsiTheme="minorHAnsi" w:cstheme="minorHAnsi"/>
          <w:sz w:val="24"/>
        </w:rPr>
        <w:t>="%"&gt;30&lt;/</w:t>
      </w:r>
      <w:r w:rsidRPr="00E8380B">
        <w:rPr>
          <w:rFonts w:asciiTheme="minorHAnsi" w:hAnsiTheme="minorHAnsi" w:cstheme="minorHAnsi"/>
          <w:color w:val="0070C0"/>
          <w:sz w:val="24"/>
        </w:rPr>
        <w:t>Extent</w:t>
      </w:r>
      <w:r w:rsidRPr="00CA7F32">
        <w:rPr>
          <w:rFonts w:asciiTheme="minorHAnsi" w:hAnsiTheme="minorHAnsi" w:cstheme="minorHAnsi"/>
          <w:sz w:val="24"/>
        </w:rPr>
        <w:t>&gt;</w:t>
      </w:r>
      <w:commentRangeEnd w:id="1127"/>
      <w:r w:rsidR="00A20E36">
        <w:rPr>
          <w:rStyle w:val="Refdecomentario"/>
        </w:rPr>
        <w:commentReference w:id="1127"/>
      </w:r>
    </w:p>
    <w:p w14:paraId="6E76F87C" w14:textId="77777777" w:rsidR="00E8380B" w:rsidRPr="00CA7F32" w:rsidRDefault="00E8380B" w:rsidP="00E8380B">
      <w:pPr>
        <w:pStyle w:val="Standard"/>
        <w:spacing w:after="0" w:line="240" w:lineRule="auto"/>
        <w:ind w:left="720" w:firstLine="720"/>
        <w:rPr>
          <w:rFonts w:asciiTheme="minorHAnsi" w:hAnsiTheme="minorHAnsi" w:cstheme="minorHAnsi"/>
          <w:sz w:val="24"/>
        </w:rPr>
      </w:pPr>
      <w:r w:rsidRPr="00CA7F32">
        <w:rPr>
          <w:rFonts w:asciiTheme="minorHAnsi" w:hAnsiTheme="minorHAnsi" w:cstheme="minorHAnsi"/>
          <w:sz w:val="24"/>
        </w:rPr>
        <w:t>&lt;Severity units="%"&gt;18&lt;/Severity&gt;</w:t>
      </w:r>
    </w:p>
    <w:p w14:paraId="65279F76" w14:textId="77777777" w:rsidR="00E8380B" w:rsidRPr="00CA7F32" w:rsidRDefault="00E8380B" w:rsidP="00E8380B">
      <w:pPr>
        <w:pStyle w:val="Standard"/>
        <w:spacing w:after="0" w:line="240" w:lineRule="auto"/>
        <w:ind w:left="360" w:firstLine="720"/>
        <w:rPr>
          <w:rFonts w:asciiTheme="minorHAnsi" w:hAnsiTheme="minorHAnsi" w:cstheme="minorHAnsi"/>
          <w:sz w:val="24"/>
        </w:rPr>
      </w:pPr>
      <w:r w:rsidRPr="00CA7F32">
        <w:rPr>
          <w:rFonts w:asciiTheme="minorHAnsi" w:hAnsiTheme="minorHAnsi" w:cstheme="minorHAnsi"/>
          <w:sz w:val="24"/>
        </w:rPr>
        <w:t>&lt;/Indicator-data&gt;</w:t>
      </w:r>
    </w:p>
    <w:p w14:paraId="56D02503" w14:textId="77777777" w:rsidR="001D3F73" w:rsidRDefault="001D3F73">
      <w:pPr>
        <w:pStyle w:val="Standard"/>
        <w:spacing w:after="0" w:line="240" w:lineRule="auto"/>
        <w:jc w:val="both"/>
        <w:rPr>
          <w:rFonts w:ascii="Courier New" w:hAnsi="Courier New" w:cs="Courier New"/>
        </w:rPr>
      </w:pPr>
    </w:p>
    <w:p w14:paraId="0A28CD38" w14:textId="088CC9F1" w:rsidR="001D3F73" w:rsidRPr="006C5611" w:rsidRDefault="00ED40AC" w:rsidP="006C5611">
      <w:pPr>
        <w:pStyle w:val="Ttulo1"/>
      </w:pPr>
      <w:bookmarkStart w:id="1128" w:name="_Toc10660062"/>
      <w:bookmarkStart w:id="1129" w:name="_Toc10989992"/>
      <w:r>
        <w:t>3.2.5.3.7</w:t>
      </w:r>
      <w:r w:rsidR="00ED49BE">
        <w:t>.1</w:t>
      </w:r>
      <w:r w:rsidR="00ED49BE" w:rsidRPr="006C5611">
        <w:t>.5.1.</w:t>
      </w:r>
      <w:r w:rsidR="00ED49BE">
        <w:t xml:space="preserve">5.1.1.5. </w:t>
      </w:r>
      <w:commentRangeStart w:id="1130"/>
      <w:r w:rsidR="00ED49BE">
        <w:t xml:space="preserve">Node: </w:t>
      </w:r>
      <w:r w:rsidR="00FC6AF8" w:rsidRPr="006C5611">
        <w:t>Severity</w:t>
      </w:r>
      <w:bookmarkEnd w:id="1128"/>
      <w:bookmarkEnd w:id="1129"/>
      <w:commentRangeEnd w:id="1130"/>
      <w:r w:rsidR="00ED49BE">
        <w:rPr>
          <w:rStyle w:val="Refdecomentario"/>
          <w:rFonts w:ascii="Calibri" w:hAnsi="Calibri" w:cs="Calibri"/>
          <w:b w:val="0"/>
        </w:rPr>
        <w:commentReference w:id="1130"/>
      </w:r>
    </w:p>
    <w:p w14:paraId="5A558AC0" w14:textId="77777777" w:rsidR="001D3F73" w:rsidRDefault="00FC6AF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&lt;Severity&gt;</w:t>
      </w:r>
    </w:p>
    <w:p w14:paraId="1EB8C470" w14:textId="18DFE8B1" w:rsidR="001D3F73" w:rsidRDefault="00FC6AF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w:t>
      </w:r>
      <w:r w:rsidR="00ED49BE">
        <w:rPr>
          <w:rFonts w:ascii="Bookman Old Style" w:hAnsi="Bookman Old Style"/>
          <w:sz w:val="24"/>
          <w:szCs w:val="24"/>
        </w:rPr>
        <w:t>Indicator-data</w:t>
      </w:r>
    </w:p>
    <w:p w14:paraId="3154CA9D" w14:textId="5A9581A2" w:rsidR="001D3F73" w:rsidRDefault="00FC6AF8">
      <w:pPr>
        <w:pStyle w:val="Standard"/>
        <w:spacing w:after="0" w:line="276" w:lineRule="auto"/>
      </w:pPr>
      <w:r>
        <w:rPr>
          <w:rFonts w:ascii="Bookman Old Style" w:hAnsi="Bookman Old Style"/>
          <w:sz w:val="24"/>
          <w:szCs w:val="24"/>
          <w:u w:val="single"/>
        </w:rPr>
        <w:t>Child</w:t>
      </w:r>
      <w:r w:rsidR="00EF0FE5">
        <w:rPr>
          <w:rFonts w:ascii="Bookman Old Style" w:hAnsi="Bookman Old Style"/>
          <w:sz w:val="24"/>
          <w:szCs w:val="24"/>
          <w:u w:val="single"/>
        </w:rPr>
        <w:t>ren</w:t>
      </w:r>
      <w:r>
        <w:rPr>
          <w:rFonts w:ascii="Bookman Old Style" w:hAnsi="Bookman Old Style"/>
          <w:sz w:val="24"/>
          <w:szCs w:val="24"/>
          <w:u w:val="single"/>
        </w:rPr>
        <w:t>:</w:t>
      </w:r>
      <w:r w:rsidRPr="0086663B">
        <w:rPr>
          <w:rFonts w:ascii="Bookman Old Style" w:hAnsi="Bookman Old Style"/>
          <w:sz w:val="24"/>
          <w:szCs w:val="24"/>
        </w:rPr>
        <w:t xml:space="preserve"> </w:t>
      </w:r>
      <w:r>
        <w:rPr>
          <w:rFonts w:ascii="Bookman Old Style" w:hAnsi="Bookman Old Style"/>
          <w:sz w:val="24"/>
          <w:szCs w:val="24"/>
        </w:rPr>
        <w:t>none</w:t>
      </w:r>
    </w:p>
    <w:p w14:paraId="1CEDBF48" w14:textId="77777777" w:rsidR="001D3F73" w:rsidRDefault="001D3F73">
      <w:pPr>
        <w:pStyle w:val="Standard"/>
        <w:spacing w:after="0" w:line="276" w:lineRule="auto"/>
        <w:rPr>
          <w:rFonts w:ascii="Bookman Old Style" w:hAnsi="Bookman Old Style"/>
          <w:sz w:val="24"/>
          <w:szCs w:val="24"/>
        </w:rPr>
      </w:pPr>
    </w:p>
    <w:p w14:paraId="67CFE341" w14:textId="32C2CFC1" w:rsidR="001D3F73" w:rsidRDefault="00FC6AF8">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Element containing the degree to w</w:t>
      </w:r>
      <w:r w:rsidR="00EF0FE5">
        <w:rPr>
          <w:rFonts w:ascii="Bookman Old Style" w:hAnsi="Bookman Old Style"/>
          <w:sz w:val="24"/>
          <w:szCs w:val="24"/>
        </w:rPr>
        <w:t>h</w:t>
      </w:r>
      <w:r>
        <w:rPr>
          <w:rFonts w:ascii="Bookman Old Style" w:hAnsi="Bookman Old Style"/>
          <w:sz w:val="24"/>
          <w:szCs w:val="24"/>
        </w:rPr>
        <w:t>ich abiotic or biotic disruptions are affecting the assessment target.</w:t>
      </w:r>
    </w:p>
    <w:p w14:paraId="2D4E1400" w14:textId="77777777" w:rsidR="001D3F73" w:rsidRDefault="001D3F73">
      <w:pPr>
        <w:pStyle w:val="Standard"/>
        <w:spacing w:after="0" w:line="240" w:lineRule="auto"/>
        <w:jc w:val="both"/>
        <w:rPr>
          <w:rFonts w:ascii="Bookman Old Style" w:hAnsi="Bookman Old Style"/>
          <w:sz w:val="24"/>
          <w:szCs w:val="24"/>
        </w:rPr>
      </w:pPr>
    </w:p>
    <w:p w14:paraId="2762003F" w14:textId="77777777" w:rsidR="001D3F73" w:rsidRDefault="00FC6AF8">
      <w:pPr>
        <w:pStyle w:val="Standard"/>
        <w:spacing w:after="0" w:line="240" w:lineRule="auto"/>
        <w:jc w:val="both"/>
      </w:pPr>
      <w:r>
        <w:rPr>
          <w:rFonts w:ascii="Bookman Old Style" w:hAnsi="Bookman Old Style"/>
          <w:sz w:val="24"/>
          <w:szCs w:val="24"/>
          <w:u w:val="single"/>
        </w:rPr>
        <w:t>Attributes</w:t>
      </w:r>
      <w:r>
        <w:rPr>
          <w:rFonts w:ascii="Bookman Old Style" w:hAnsi="Bookman Old Style"/>
          <w:sz w:val="24"/>
          <w:szCs w:val="24"/>
        </w:rPr>
        <w:t>: units</w:t>
      </w:r>
    </w:p>
    <w:p w14:paraId="75B025DC" w14:textId="7D154A52" w:rsidR="001D3F73" w:rsidRDefault="00FC6AF8">
      <w:pPr>
        <w:pStyle w:val="Prrafodelista"/>
        <w:numPr>
          <w:ilvl w:val="0"/>
          <w:numId w:val="7"/>
        </w:numPr>
        <w:suppressAutoHyphens w:val="0"/>
        <w:spacing w:after="0" w:line="240" w:lineRule="auto"/>
        <w:jc w:val="both"/>
      </w:pPr>
      <w:r>
        <w:rPr>
          <w:rFonts w:ascii="Bookman Old Style" w:hAnsi="Bookman Old Style"/>
          <w:sz w:val="24"/>
          <w:szCs w:val="24"/>
        </w:rPr>
        <w:t xml:space="preserve">@units: element containing the standard expression chosen to express the </w:t>
      </w:r>
      <w:r w:rsidR="00ED49BE">
        <w:rPr>
          <w:rFonts w:ascii="Bookman Old Style" w:hAnsi="Bookman Old Style"/>
          <w:sz w:val="24"/>
          <w:szCs w:val="24"/>
        </w:rPr>
        <w:t>severity (%).</w:t>
      </w:r>
    </w:p>
    <w:p w14:paraId="01A952E0" w14:textId="77777777" w:rsidR="001D3F73" w:rsidRDefault="001D3F73">
      <w:pPr>
        <w:pStyle w:val="Standard"/>
        <w:spacing w:after="0" w:line="240" w:lineRule="auto"/>
        <w:jc w:val="both"/>
        <w:rPr>
          <w:rFonts w:ascii="Bookman Old Style" w:hAnsi="Bookman Old Style"/>
          <w:sz w:val="24"/>
          <w:szCs w:val="24"/>
        </w:rPr>
      </w:pPr>
    </w:p>
    <w:p w14:paraId="57DD08DB" w14:textId="77777777" w:rsidR="001D3F73" w:rsidRDefault="00FC6AF8">
      <w:pPr>
        <w:pStyle w:val="Standard"/>
        <w:spacing w:line="276" w:lineRule="auto"/>
      </w:pPr>
      <w:r>
        <w:rPr>
          <w:rFonts w:ascii="Bookman Old Style" w:hAnsi="Bookman Old Style"/>
          <w:sz w:val="24"/>
          <w:szCs w:val="24"/>
          <w:u w:val="single"/>
        </w:rPr>
        <w:t>Example:</w:t>
      </w:r>
    </w:p>
    <w:p w14:paraId="523E60DD" w14:textId="77777777" w:rsidR="00ED49BE" w:rsidRPr="00CA7F32" w:rsidRDefault="00ED49BE" w:rsidP="00ED49BE">
      <w:pPr>
        <w:pStyle w:val="Standard"/>
        <w:spacing w:after="0" w:line="240" w:lineRule="auto"/>
        <w:ind w:left="360" w:firstLine="720"/>
        <w:rPr>
          <w:rFonts w:asciiTheme="minorHAnsi" w:hAnsiTheme="minorHAnsi" w:cstheme="minorHAnsi"/>
          <w:sz w:val="24"/>
        </w:rPr>
      </w:pPr>
      <w:r w:rsidRPr="00CA7F32">
        <w:rPr>
          <w:rFonts w:asciiTheme="minorHAnsi" w:hAnsiTheme="minorHAnsi" w:cstheme="minorHAnsi"/>
          <w:sz w:val="24"/>
        </w:rPr>
        <w:t>&lt;Indicator-data&gt;</w:t>
      </w:r>
    </w:p>
    <w:p w14:paraId="3E16D62D" w14:textId="77777777" w:rsidR="00ED49BE" w:rsidRPr="00E8380B" w:rsidRDefault="00ED49BE" w:rsidP="00ED49BE">
      <w:pPr>
        <w:pStyle w:val="Standard"/>
        <w:spacing w:after="0" w:line="240" w:lineRule="auto"/>
        <w:ind w:left="1080" w:firstLine="360"/>
        <w:rPr>
          <w:rFonts w:asciiTheme="minorHAnsi" w:hAnsiTheme="minorHAnsi" w:cstheme="minorHAnsi"/>
          <w:sz w:val="24"/>
        </w:rPr>
      </w:pPr>
      <w:r w:rsidRPr="00E8380B">
        <w:rPr>
          <w:rFonts w:asciiTheme="minorHAnsi" w:hAnsiTheme="minorHAnsi" w:cstheme="minorHAnsi"/>
          <w:sz w:val="24"/>
        </w:rPr>
        <w:t>&lt;Data-source&gt;Lester and Fairweather, 2012&lt;/Data-source&gt;</w:t>
      </w:r>
    </w:p>
    <w:p w14:paraId="0D2358AA" w14:textId="77777777" w:rsidR="00ED49BE" w:rsidRPr="00CA7F32" w:rsidRDefault="00ED49BE" w:rsidP="00ED49BE">
      <w:pPr>
        <w:pStyle w:val="Standard"/>
        <w:spacing w:after="0" w:line="240" w:lineRule="auto"/>
        <w:ind w:left="720" w:firstLine="720"/>
        <w:rPr>
          <w:rFonts w:asciiTheme="minorHAnsi" w:hAnsiTheme="minorHAnsi" w:cstheme="minorHAnsi"/>
          <w:sz w:val="24"/>
        </w:rPr>
      </w:pPr>
      <w:r w:rsidRPr="00CA7F32">
        <w:rPr>
          <w:rFonts w:asciiTheme="minorHAnsi" w:hAnsiTheme="minorHAnsi" w:cstheme="minorHAnsi"/>
          <w:sz w:val="24"/>
        </w:rPr>
        <w:t>&lt;Data-description/&gt;</w:t>
      </w:r>
    </w:p>
    <w:p w14:paraId="200D1CD8" w14:textId="77777777" w:rsidR="00ED49BE" w:rsidRPr="00CA7F32" w:rsidRDefault="00ED49BE" w:rsidP="00ED49BE">
      <w:pPr>
        <w:pStyle w:val="Standard"/>
        <w:spacing w:after="0" w:line="240" w:lineRule="auto"/>
        <w:ind w:left="1080" w:firstLine="360"/>
        <w:rPr>
          <w:rFonts w:asciiTheme="minorHAnsi" w:hAnsiTheme="minorHAnsi" w:cstheme="minorHAnsi"/>
          <w:sz w:val="24"/>
        </w:rPr>
      </w:pPr>
      <w:r w:rsidRPr="00CA7F32">
        <w:rPr>
          <w:rFonts w:asciiTheme="minorHAnsi" w:hAnsiTheme="minorHAnsi" w:cstheme="minorHAnsi"/>
          <w:sz w:val="24"/>
        </w:rPr>
        <w:t>&lt;Values method=""&gt;&lt;/Values&gt;</w:t>
      </w:r>
    </w:p>
    <w:p w14:paraId="32184EF4" w14:textId="77777777" w:rsidR="00ED49BE" w:rsidRPr="00ED49BE" w:rsidRDefault="00ED49BE" w:rsidP="00ED49BE">
      <w:pPr>
        <w:pStyle w:val="Standard"/>
        <w:spacing w:after="0" w:line="240" w:lineRule="auto"/>
        <w:ind w:left="720" w:firstLine="720"/>
        <w:rPr>
          <w:rFonts w:asciiTheme="minorHAnsi" w:hAnsiTheme="minorHAnsi" w:cstheme="minorHAnsi"/>
          <w:sz w:val="24"/>
        </w:rPr>
      </w:pPr>
      <w:r w:rsidRPr="00ED49BE">
        <w:rPr>
          <w:rFonts w:asciiTheme="minorHAnsi" w:hAnsiTheme="minorHAnsi" w:cstheme="minorHAnsi"/>
          <w:sz w:val="24"/>
        </w:rPr>
        <w:t>&lt;Extent units="%"&gt;30&lt;/Extent&gt;</w:t>
      </w:r>
    </w:p>
    <w:p w14:paraId="6999C13A" w14:textId="77777777" w:rsidR="00ED49BE" w:rsidRPr="00CA7F32" w:rsidRDefault="00ED49BE" w:rsidP="00ED49BE">
      <w:pPr>
        <w:pStyle w:val="Standard"/>
        <w:spacing w:after="0" w:line="240" w:lineRule="auto"/>
        <w:ind w:left="720" w:firstLine="720"/>
        <w:rPr>
          <w:rFonts w:asciiTheme="minorHAnsi" w:hAnsiTheme="minorHAnsi" w:cstheme="minorHAnsi"/>
          <w:sz w:val="24"/>
        </w:rPr>
      </w:pPr>
      <w:commentRangeStart w:id="1131"/>
      <w:r w:rsidRPr="00CA7F32">
        <w:rPr>
          <w:rFonts w:asciiTheme="minorHAnsi" w:hAnsiTheme="minorHAnsi" w:cstheme="minorHAnsi"/>
          <w:sz w:val="24"/>
        </w:rPr>
        <w:t>&lt;</w:t>
      </w:r>
      <w:r w:rsidRPr="00ED49BE">
        <w:rPr>
          <w:rFonts w:asciiTheme="minorHAnsi" w:hAnsiTheme="minorHAnsi" w:cstheme="minorHAnsi"/>
          <w:color w:val="0070C0"/>
          <w:sz w:val="24"/>
        </w:rPr>
        <w:t>Severity</w:t>
      </w:r>
      <w:r w:rsidRPr="00CA7F32">
        <w:rPr>
          <w:rFonts w:asciiTheme="minorHAnsi" w:hAnsiTheme="minorHAnsi" w:cstheme="minorHAnsi"/>
          <w:sz w:val="24"/>
        </w:rPr>
        <w:t xml:space="preserve"> </w:t>
      </w:r>
      <w:r w:rsidRPr="00ED49BE">
        <w:rPr>
          <w:rFonts w:asciiTheme="minorHAnsi" w:hAnsiTheme="minorHAnsi" w:cstheme="minorHAnsi"/>
          <w:color w:val="FF0000"/>
          <w:sz w:val="24"/>
        </w:rPr>
        <w:t>units</w:t>
      </w:r>
      <w:r w:rsidRPr="00CA7F32">
        <w:rPr>
          <w:rFonts w:asciiTheme="minorHAnsi" w:hAnsiTheme="minorHAnsi" w:cstheme="minorHAnsi"/>
          <w:sz w:val="24"/>
        </w:rPr>
        <w:t>="%"&gt;18&lt;/</w:t>
      </w:r>
      <w:r w:rsidRPr="00ED49BE">
        <w:rPr>
          <w:rFonts w:asciiTheme="minorHAnsi" w:hAnsiTheme="minorHAnsi" w:cstheme="minorHAnsi"/>
          <w:color w:val="0070C0"/>
          <w:sz w:val="24"/>
        </w:rPr>
        <w:t>Severity</w:t>
      </w:r>
      <w:r w:rsidRPr="00CA7F32">
        <w:rPr>
          <w:rFonts w:asciiTheme="minorHAnsi" w:hAnsiTheme="minorHAnsi" w:cstheme="minorHAnsi"/>
          <w:sz w:val="24"/>
        </w:rPr>
        <w:t>&gt;</w:t>
      </w:r>
      <w:commentRangeEnd w:id="1131"/>
      <w:r w:rsidR="00A20E36">
        <w:rPr>
          <w:rStyle w:val="Refdecomentario"/>
        </w:rPr>
        <w:commentReference w:id="1131"/>
      </w:r>
    </w:p>
    <w:p w14:paraId="2E5DBA07" w14:textId="4AD2787B" w:rsidR="001D3F73" w:rsidRPr="00ED49BE" w:rsidRDefault="00ED49BE" w:rsidP="00ED49BE">
      <w:pPr>
        <w:pStyle w:val="Standard"/>
        <w:spacing w:after="0" w:line="240" w:lineRule="auto"/>
        <w:ind w:left="360" w:firstLine="720"/>
        <w:rPr>
          <w:rFonts w:asciiTheme="minorHAnsi" w:hAnsiTheme="minorHAnsi" w:cstheme="minorHAnsi"/>
          <w:sz w:val="24"/>
        </w:rPr>
      </w:pPr>
      <w:r w:rsidRPr="00CA7F32">
        <w:rPr>
          <w:rFonts w:asciiTheme="minorHAnsi" w:hAnsiTheme="minorHAnsi" w:cstheme="minorHAnsi"/>
          <w:sz w:val="24"/>
        </w:rPr>
        <w:t>&lt;/Indicator-data&gt;</w:t>
      </w:r>
    </w:p>
    <w:p w14:paraId="5CB675FC" w14:textId="77777777" w:rsidR="001D3F73" w:rsidRDefault="001D3F73">
      <w:pPr>
        <w:pStyle w:val="Standard"/>
        <w:spacing w:after="0" w:line="240" w:lineRule="auto"/>
        <w:jc w:val="both"/>
        <w:rPr>
          <w:rFonts w:ascii="Courier New" w:hAnsi="Courier New" w:cs="Courier New"/>
        </w:rPr>
      </w:pPr>
    </w:p>
    <w:p w14:paraId="245EF915" w14:textId="7864750F" w:rsidR="00DB70CD" w:rsidRPr="006C5611" w:rsidRDefault="00ED40AC" w:rsidP="006C5611">
      <w:pPr>
        <w:pStyle w:val="Ttulo1"/>
      </w:pPr>
      <w:bookmarkStart w:id="1132" w:name="_Toc10660063"/>
      <w:bookmarkStart w:id="1133" w:name="_Toc10989993"/>
      <w:r>
        <w:t>3.2.5.3.7</w:t>
      </w:r>
      <w:r w:rsidR="00ED49BE">
        <w:t>.1</w:t>
      </w:r>
      <w:r w:rsidR="00ED49BE" w:rsidRPr="006C5611">
        <w:t>.5.1.</w:t>
      </w:r>
      <w:r w:rsidR="00ED49BE">
        <w:t xml:space="preserve">5.1.2. </w:t>
      </w:r>
      <w:r w:rsidR="00ED49BE" w:rsidRPr="006C5611">
        <w:t xml:space="preserve">Node: </w:t>
      </w:r>
      <w:r w:rsidR="00DB70CD" w:rsidRPr="006C5611">
        <w:t>Collapse threshold</w:t>
      </w:r>
      <w:bookmarkEnd w:id="1132"/>
      <w:bookmarkEnd w:id="1133"/>
    </w:p>
    <w:p w14:paraId="6A867238" w14:textId="2B2D71B7" w:rsidR="00DB70CD" w:rsidRDefault="00DB70CD" w:rsidP="00DB70CD">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&lt;Collapse-threshold&gt;</w:t>
      </w:r>
    </w:p>
    <w:p w14:paraId="42D8B525" w14:textId="6C7CF376" w:rsidR="00DB70CD" w:rsidRDefault="00DB70CD" w:rsidP="00DB70CD">
      <w:pPr>
        <w:pStyle w:val="Standard"/>
        <w:spacing w:after="0" w:line="276" w:lineRule="auto"/>
      </w:pPr>
      <w:r>
        <w:rPr>
          <w:rFonts w:ascii="Bookman Old Style" w:hAnsi="Bookman Old Style"/>
          <w:sz w:val="24"/>
          <w:szCs w:val="24"/>
          <w:u w:val="single"/>
        </w:rPr>
        <w:t>Parent:</w:t>
      </w:r>
      <w:r w:rsidR="00AB72F4">
        <w:rPr>
          <w:rFonts w:ascii="Bookman Old Style" w:hAnsi="Bookman Old Style"/>
          <w:sz w:val="24"/>
          <w:szCs w:val="24"/>
        </w:rPr>
        <w:t xml:space="preserve"> Key-indicator</w:t>
      </w:r>
    </w:p>
    <w:p w14:paraId="0EAA2E60" w14:textId="77777777" w:rsidR="00DB70CD" w:rsidRDefault="00DB70CD" w:rsidP="00DB70CD">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31C1DBDD" w14:textId="77777777" w:rsidR="00DB70CD" w:rsidRDefault="00DB70CD" w:rsidP="00DB70CD">
      <w:pPr>
        <w:pStyle w:val="Standard"/>
        <w:spacing w:after="0" w:line="276" w:lineRule="auto"/>
        <w:rPr>
          <w:rFonts w:ascii="Bookman Old Style" w:hAnsi="Bookman Old Style"/>
          <w:sz w:val="24"/>
          <w:szCs w:val="24"/>
        </w:rPr>
      </w:pPr>
    </w:p>
    <w:p w14:paraId="751C6F98" w14:textId="701B2A90" w:rsidR="00DB70CD" w:rsidRDefault="00DB70CD" w:rsidP="00DB70CD">
      <w:pPr>
        <w:pStyle w:val="Standard"/>
        <w:spacing w:after="0" w:line="240" w:lineRule="auto"/>
        <w:jc w:val="both"/>
      </w:pPr>
      <w:r>
        <w:rPr>
          <w:rFonts w:ascii="Bookman Old Style" w:hAnsi="Bookman Old Style"/>
          <w:sz w:val="24"/>
          <w:szCs w:val="24"/>
          <w:u w:val="single"/>
        </w:rPr>
        <w:t>Content:</w:t>
      </w:r>
      <w:r>
        <w:rPr>
          <w:rFonts w:ascii="Bookman Old Style" w:hAnsi="Bookman Old Style"/>
          <w:sz w:val="24"/>
          <w:szCs w:val="24"/>
        </w:rPr>
        <w:t xml:space="preserve"> Element containing the numerical value of the quantitative collapse threshold defined by the assessment author(s)</w:t>
      </w:r>
      <w:ins w:id="1134" w:author="Michelle Castellanos" w:date="2019-09-04T00:58:00Z">
        <w:r w:rsidR="0052229B">
          <w:rPr>
            <w:rFonts w:ascii="Bookman Old Style" w:hAnsi="Bookman Old Style"/>
            <w:sz w:val="24"/>
            <w:szCs w:val="24"/>
          </w:rPr>
          <w:t xml:space="preserve"> for each </w:t>
        </w:r>
      </w:ins>
      <w:ins w:id="1135" w:author="Michelle Castellanos" w:date="2019-09-04T00:59:00Z">
        <w:r w:rsidR="00096D93">
          <w:rPr>
            <w:rFonts w:ascii="Bookman Old Style" w:hAnsi="Bookman Old Style"/>
            <w:sz w:val="24"/>
            <w:szCs w:val="24"/>
          </w:rPr>
          <w:t>key indicator variable</w:t>
        </w:r>
      </w:ins>
      <w:r>
        <w:rPr>
          <w:rFonts w:ascii="Bookman Old Style" w:hAnsi="Bookman Old Style"/>
          <w:sz w:val="24"/>
          <w:szCs w:val="24"/>
        </w:rPr>
        <w:t>.</w:t>
      </w:r>
    </w:p>
    <w:p w14:paraId="5EF210E7" w14:textId="77777777" w:rsidR="00DB70CD" w:rsidRDefault="00DB70CD" w:rsidP="00DB70CD">
      <w:pPr>
        <w:pStyle w:val="Standard"/>
        <w:spacing w:after="0" w:line="240" w:lineRule="auto"/>
        <w:jc w:val="both"/>
        <w:rPr>
          <w:rFonts w:ascii="Bookman Old Style" w:hAnsi="Bookman Old Style"/>
          <w:sz w:val="24"/>
          <w:szCs w:val="24"/>
        </w:rPr>
      </w:pPr>
    </w:p>
    <w:p w14:paraId="077F6356" w14:textId="77777777" w:rsidR="00DB70CD" w:rsidRDefault="00DB70CD" w:rsidP="00DB70CD">
      <w:pPr>
        <w:pStyle w:val="Standard"/>
        <w:spacing w:after="0" w:line="240" w:lineRule="auto"/>
        <w:jc w:val="both"/>
      </w:pPr>
      <w:r>
        <w:rPr>
          <w:rFonts w:ascii="Bookman Old Style" w:hAnsi="Bookman Old Style"/>
          <w:sz w:val="24"/>
          <w:szCs w:val="24"/>
          <w:u w:val="single"/>
        </w:rPr>
        <w:lastRenderedPageBreak/>
        <w:t>Attributes:</w:t>
      </w:r>
      <w:r>
        <w:rPr>
          <w:rFonts w:ascii="Bookman Old Style" w:hAnsi="Bookman Old Style"/>
          <w:sz w:val="24"/>
          <w:szCs w:val="24"/>
        </w:rPr>
        <w:t xml:space="preserve"> units</w:t>
      </w:r>
    </w:p>
    <w:p w14:paraId="3D127F8F" w14:textId="77777777" w:rsidR="00DB70CD" w:rsidRDefault="00DB70CD" w:rsidP="00DB70CD">
      <w:pPr>
        <w:pStyle w:val="Prrafodelista"/>
        <w:numPr>
          <w:ilvl w:val="0"/>
          <w:numId w:val="7"/>
        </w:numPr>
        <w:suppressAutoHyphens w:val="0"/>
        <w:spacing w:line="256" w:lineRule="auto"/>
        <w:jc w:val="both"/>
      </w:pPr>
      <w:r>
        <w:rPr>
          <w:rFonts w:ascii="Bookman Old Style" w:hAnsi="Bookman Old Style"/>
          <w:sz w:val="24"/>
          <w:szCs w:val="24"/>
        </w:rPr>
        <w:t>@units: element containing the standard expression chosen to express the collapse threshold.</w:t>
      </w:r>
    </w:p>
    <w:p w14:paraId="09B455F6" w14:textId="77777777" w:rsidR="00DB70CD" w:rsidRDefault="00DB70CD" w:rsidP="00DB70CD">
      <w:pPr>
        <w:pStyle w:val="Standard"/>
        <w:spacing w:after="0" w:line="240" w:lineRule="auto"/>
        <w:jc w:val="both"/>
      </w:pPr>
      <w:r>
        <w:rPr>
          <w:rFonts w:ascii="Bookman Old Style" w:hAnsi="Bookman Old Style"/>
          <w:sz w:val="24"/>
          <w:szCs w:val="24"/>
          <w:u w:val="single"/>
        </w:rPr>
        <w:t>Example:</w:t>
      </w:r>
    </w:p>
    <w:p w14:paraId="66527D01" w14:textId="77777777" w:rsidR="00DB70CD" w:rsidRDefault="00DB70CD" w:rsidP="00DB70CD">
      <w:pPr>
        <w:pStyle w:val="Standard"/>
        <w:spacing w:after="0" w:line="240" w:lineRule="auto"/>
        <w:jc w:val="both"/>
        <w:rPr>
          <w:rFonts w:ascii="Courier New" w:hAnsi="Courier New" w:cs="Courier New"/>
        </w:rPr>
      </w:pPr>
    </w:p>
    <w:p w14:paraId="35693ADE" w14:textId="77777777" w:rsidR="00ED49BE" w:rsidRPr="003C4B9B" w:rsidRDefault="00ED49BE" w:rsidP="00ED49BE">
      <w:pPr>
        <w:pStyle w:val="Standard"/>
        <w:spacing w:after="0" w:line="240" w:lineRule="auto"/>
        <w:ind w:left="360"/>
        <w:rPr>
          <w:rFonts w:asciiTheme="minorHAnsi" w:hAnsiTheme="minorHAnsi" w:cstheme="minorHAnsi"/>
          <w:sz w:val="24"/>
        </w:rPr>
      </w:pPr>
      <w:r w:rsidRPr="003C4B9B">
        <w:rPr>
          <w:rFonts w:asciiTheme="minorHAnsi" w:hAnsiTheme="minorHAnsi" w:cstheme="minorHAnsi"/>
          <w:sz w:val="24"/>
        </w:rPr>
        <w:t>&lt;Key-indicator name=Average salinity&gt;</w:t>
      </w:r>
    </w:p>
    <w:p w14:paraId="21042314" w14:textId="77777777" w:rsidR="00ED49BE" w:rsidRPr="003C4B9B" w:rsidRDefault="00ED49BE" w:rsidP="00ED49BE">
      <w:pPr>
        <w:pStyle w:val="Standard"/>
        <w:spacing w:after="0" w:line="240" w:lineRule="auto"/>
        <w:ind w:left="360"/>
        <w:rPr>
          <w:rFonts w:asciiTheme="minorHAnsi" w:hAnsiTheme="minorHAnsi" w:cstheme="minorHAnsi"/>
          <w:sz w:val="24"/>
        </w:rPr>
      </w:pPr>
      <w:r w:rsidRPr="003C4B9B">
        <w:rPr>
          <w:rFonts w:asciiTheme="minorHAnsi" w:hAnsiTheme="minorHAnsi" w:cstheme="minorHAnsi"/>
          <w:sz w:val="24"/>
        </w:rPr>
        <w:tab/>
      </w:r>
      <w:r w:rsidRPr="003C4B9B">
        <w:rPr>
          <w:rFonts w:asciiTheme="minorHAnsi" w:hAnsiTheme="minorHAnsi" w:cstheme="minorHAnsi"/>
          <w:sz w:val="24"/>
        </w:rPr>
        <w:tab/>
        <w:t>&lt;Indicator-data&gt;&lt;/Indicator-data&gt;</w:t>
      </w:r>
    </w:p>
    <w:p w14:paraId="36C2743B" w14:textId="77777777" w:rsidR="00ED49BE" w:rsidRPr="003C4B9B" w:rsidRDefault="00ED49BE" w:rsidP="00ED49BE">
      <w:pPr>
        <w:pStyle w:val="Standard"/>
        <w:spacing w:after="0" w:line="240" w:lineRule="auto"/>
        <w:ind w:left="360"/>
        <w:rPr>
          <w:rFonts w:asciiTheme="minorHAnsi" w:hAnsiTheme="minorHAnsi" w:cstheme="minorHAnsi"/>
          <w:sz w:val="24"/>
        </w:rPr>
      </w:pPr>
      <w:r w:rsidRPr="003C4B9B">
        <w:rPr>
          <w:rFonts w:asciiTheme="minorHAnsi" w:hAnsiTheme="minorHAnsi" w:cstheme="minorHAnsi"/>
          <w:sz w:val="24"/>
        </w:rPr>
        <w:tab/>
      </w:r>
      <w:r w:rsidRPr="003C4B9B">
        <w:rPr>
          <w:rFonts w:asciiTheme="minorHAnsi" w:hAnsiTheme="minorHAnsi" w:cstheme="minorHAnsi"/>
          <w:sz w:val="24"/>
        </w:rPr>
        <w:tab/>
        <w:t>&lt;</w:t>
      </w:r>
      <w:r w:rsidRPr="003C4B9B">
        <w:rPr>
          <w:rFonts w:asciiTheme="minorHAnsi" w:hAnsiTheme="minorHAnsi" w:cstheme="minorHAnsi"/>
          <w:color w:val="0070C0"/>
          <w:sz w:val="24"/>
        </w:rPr>
        <w:t xml:space="preserve">Collapse-threshold </w:t>
      </w:r>
      <w:r w:rsidRPr="003C4B9B">
        <w:rPr>
          <w:rFonts w:asciiTheme="minorHAnsi" w:hAnsiTheme="minorHAnsi" w:cstheme="minorHAnsi"/>
          <w:color w:val="FF0000"/>
          <w:sz w:val="24"/>
        </w:rPr>
        <w:t>units</w:t>
      </w:r>
      <w:r w:rsidRPr="003C4B9B">
        <w:rPr>
          <w:rFonts w:asciiTheme="minorHAnsi" w:hAnsiTheme="minorHAnsi" w:cstheme="minorHAnsi"/>
          <w:sz w:val="24"/>
        </w:rPr>
        <w:t>=”gl-1”&gt;117&lt;/</w:t>
      </w:r>
      <w:r w:rsidRPr="003C4B9B">
        <w:rPr>
          <w:rFonts w:asciiTheme="minorHAnsi" w:hAnsiTheme="minorHAnsi" w:cstheme="minorHAnsi"/>
          <w:color w:val="0070C0"/>
          <w:sz w:val="24"/>
        </w:rPr>
        <w:t>Collapse-threshold</w:t>
      </w:r>
      <w:r w:rsidRPr="003C4B9B">
        <w:rPr>
          <w:rFonts w:asciiTheme="minorHAnsi" w:hAnsiTheme="minorHAnsi" w:cstheme="minorHAnsi"/>
          <w:sz w:val="24"/>
        </w:rPr>
        <w:t>&gt;</w:t>
      </w:r>
    </w:p>
    <w:p w14:paraId="5CF1DD97" w14:textId="77777777" w:rsidR="00ED49BE" w:rsidRPr="003C4B9B" w:rsidRDefault="00ED49BE" w:rsidP="00ED49BE">
      <w:pPr>
        <w:pStyle w:val="Standard"/>
        <w:spacing w:after="0" w:line="240" w:lineRule="auto"/>
        <w:ind w:left="360" w:firstLine="360"/>
        <w:rPr>
          <w:rFonts w:asciiTheme="minorHAnsi" w:hAnsiTheme="minorHAnsi" w:cstheme="minorHAnsi"/>
          <w:sz w:val="24"/>
        </w:rPr>
      </w:pPr>
      <w:r w:rsidRPr="003C4B9B">
        <w:rPr>
          <w:rFonts w:asciiTheme="minorHAnsi" w:hAnsiTheme="minorHAnsi" w:cstheme="minorHAnsi"/>
          <w:sz w:val="24"/>
        </w:rPr>
        <w:t>&lt;/Key-indicator&gt;</w:t>
      </w:r>
    </w:p>
    <w:p w14:paraId="362EA14E" w14:textId="77777777" w:rsidR="00DB70CD" w:rsidRDefault="00DB70CD" w:rsidP="00DB70CD">
      <w:pPr>
        <w:pStyle w:val="Standard"/>
        <w:tabs>
          <w:tab w:val="left" w:pos="2880"/>
        </w:tabs>
        <w:spacing w:after="0" w:line="240" w:lineRule="auto"/>
        <w:ind w:left="270"/>
        <w:rPr>
          <w:rFonts w:ascii="Courier New" w:hAnsi="Courier New" w:cs="Courier New"/>
        </w:rPr>
      </w:pPr>
    </w:p>
    <w:p w14:paraId="3D5F0B5E" w14:textId="6E4C4BE1" w:rsidR="00DB70CD" w:rsidRPr="006C5611" w:rsidRDefault="002E1BB1" w:rsidP="002E1BB1">
      <w:pPr>
        <w:pStyle w:val="Ttulo1"/>
        <w:numPr>
          <w:ilvl w:val="8"/>
          <w:numId w:val="29"/>
        </w:numPr>
        <w:ind w:left="2520" w:hanging="2520"/>
      </w:pPr>
      <w:bookmarkStart w:id="1136" w:name="_Toc10660064"/>
      <w:bookmarkStart w:id="1137" w:name="_Toc10989994"/>
      <w:r>
        <w:t xml:space="preserve"> </w:t>
      </w:r>
      <w:commentRangeStart w:id="1138"/>
      <w:r>
        <w:t>Node:</w:t>
      </w:r>
      <w:r w:rsidR="00DB70CD" w:rsidRPr="006C5611">
        <w:t xml:space="preserve"> Threat</w:t>
      </w:r>
      <w:r w:rsidR="00942F72" w:rsidRPr="006C5611">
        <w:t xml:space="preserve"> defined </w:t>
      </w:r>
      <w:r w:rsidR="00DB70CD" w:rsidRPr="006C5611">
        <w:t>locations</w:t>
      </w:r>
      <w:bookmarkEnd w:id="1136"/>
      <w:bookmarkEnd w:id="1137"/>
      <w:commentRangeEnd w:id="1138"/>
      <w:r>
        <w:rPr>
          <w:rStyle w:val="Refdecomentario"/>
          <w:rFonts w:ascii="Calibri" w:hAnsi="Calibri" w:cs="Calibri"/>
          <w:b w:val="0"/>
        </w:rPr>
        <w:commentReference w:id="1138"/>
      </w:r>
    </w:p>
    <w:p w14:paraId="57590701" w14:textId="64C51ACC" w:rsidR="006E2F19" w:rsidRDefault="006E2F19" w:rsidP="006E2F19">
      <w:pPr>
        <w:pStyle w:val="Standard"/>
        <w:spacing w:after="0" w:line="276" w:lineRule="auto"/>
      </w:pPr>
      <w:r>
        <w:rPr>
          <w:rFonts w:ascii="Bookman Old Style" w:hAnsi="Bookman Old Style"/>
          <w:sz w:val="24"/>
          <w:szCs w:val="24"/>
          <w:u w:val="single"/>
        </w:rPr>
        <w:t>Tag:</w:t>
      </w:r>
      <w:r w:rsidR="004B287E">
        <w:rPr>
          <w:rFonts w:ascii="Bookman Old Style" w:hAnsi="Bookman Old Style"/>
          <w:sz w:val="24"/>
          <w:szCs w:val="24"/>
        </w:rPr>
        <w:t xml:space="preserve"> &lt;Threat-defined-locations</w:t>
      </w:r>
      <w:r>
        <w:rPr>
          <w:rFonts w:ascii="Bookman Old Style" w:hAnsi="Bookman Old Style"/>
          <w:sz w:val="24"/>
          <w:szCs w:val="24"/>
        </w:rPr>
        <w:t>&gt;</w:t>
      </w:r>
    </w:p>
    <w:p w14:paraId="0D6EA25C" w14:textId="77777777" w:rsidR="006E2F19" w:rsidRDefault="006E2F19" w:rsidP="006E2F19">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Subcriterion</w:t>
      </w:r>
    </w:p>
    <w:p w14:paraId="68575399" w14:textId="77777777" w:rsidR="006E2F19" w:rsidRDefault="006E2F19" w:rsidP="006E2F19">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792F0CEA" w14:textId="77777777" w:rsidR="006E2F19" w:rsidRDefault="006E2F19" w:rsidP="006E2F19">
      <w:pPr>
        <w:pStyle w:val="Standard"/>
        <w:spacing w:after="0" w:line="276" w:lineRule="auto"/>
        <w:rPr>
          <w:rFonts w:ascii="Bookman Old Style" w:hAnsi="Bookman Old Style"/>
          <w:sz w:val="24"/>
          <w:szCs w:val="24"/>
        </w:rPr>
      </w:pPr>
    </w:p>
    <w:p w14:paraId="1D0F6246" w14:textId="1FA9B7FA" w:rsidR="006E2F19" w:rsidRPr="00161CC8" w:rsidRDefault="006E2F19" w:rsidP="00161CC8">
      <w:pPr>
        <w:pStyle w:val="Standard"/>
        <w:spacing w:line="240" w:lineRule="auto"/>
        <w:jc w:val="both"/>
        <w:rPr>
          <w:rFonts w:ascii="Bookman Old Style" w:hAnsi="Bookman Old Style"/>
          <w:sz w:val="24"/>
          <w:szCs w:val="24"/>
        </w:rPr>
      </w:pPr>
      <w:r>
        <w:rPr>
          <w:rFonts w:ascii="Bookman Old Style" w:hAnsi="Bookman Old Style"/>
          <w:sz w:val="24"/>
          <w:szCs w:val="24"/>
          <w:u w:val="single"/>
        </w:rPr>
        <w:t>Content:</w:t>
      </w:r>
      <w:r>
        <w:rPr>
          <w:rFonts w:ascii="Bookman Old Style" w:hAnsi="Bookman Old Style"/>
          <w:sz w:val="24"/>
          <w:szCs w:val="24"/>
        </w:rPr>
        <w:t xml:space="preserve"> </w:t>
      </w:r>
      <w:r w:rsidR="004B287E">
        <w:rPr>
          <w:rFonts w:ascii="Bookman Old Style" w:hAnsi="Bookman Old Style"/>
          <w:sz w:val="24"/>
          <w:szCs w:val="24"/>
        </w:rPr>
        <w:t>Element containing the num</w:t>
      </w:r>
      <w:r w:rsidR="00161CC8">
        <w:rPr>
          <w:rFonts w:ascii="Bookman Old Style" w:hAnsi="Bookman Old Style"/>
          <w:sz w:val="24"/>
          <w:szCs w:val="24"/>
        </w:rPr>
        <w:t>ber of locations</w:t>
      </w:r>
      <w:r w:rsidR="004B287E">
        <w:rPr>
          <w:rFonts w:ascii="Bookman Old Style" w:hAnsi="Bookman Old Style"/>
          <w:sz w:val="24"/>
          <w:szCs w:val="24"/>
        </w:rPr>
        <w:t xml:space="preserve"> </w:t>
      </w:r>
      <w:r w:rsidR="004B287E" w:rsidRPr="002E1BB1">
        <w:rPr>
          <w:rFonts w:ascii="Bookman Old Style" w:hAnsi="Bookman Old Style"/>
          <w:b/>
          <w:sz w:val="24"/>
          <w:szCs w:val="24"/>
        </w:rPr>
        <w:t>defined by threat</w:t>
      </w:r>
      <w:r w:rsidR="004B287E">
        <w:rPr>
          <w:rFonts w:ascii="Bookman Old Style" w:hAnsi="Bookman Old Style"/>
          <w:sz w:val="24"/>
          <w:szCs w:val="24"/>
        </w:rPr>
        <w:t>.</w:t>
      </w:r>
      <w:r w:rsidR="00161CC8">
        <w:rPr>
          <w:rFonts w:ascii="Bookman Old Style" w:hAnsi="Bookman Old Style"/>
          <w:sz w:val="24"/>
          <w:szCs w:val="24"/>
        </w:rPr>
        <w:t xml:space="preserve"> It is defined as location a</w:t>
      </w:r>
      <w:r w:rsidR="00161CC8" w:rsidRPr="00161CC8">
        <w:rPr>
          <w:rFonts w:ascii="Bookman Old Style" w:hAnsi="Bookman Old Style"/>
          <w:sz w:val="24"/>
          <w:szCs w:val="24"/>
        </w:rPr>
        <w:t xml:space="preserve"> geographically or ecologically </w:t>
      </w:r>
      <w:r w:rsidR="00161CC8">
        <w:rPr>
          <w:rFonts w:ascii="Bookman Old Style" w:hAnsi="Bookman Old Style"/>
          <w:sz w:val="24"/>
          <w:szCs w:val="24"/>
        </w:rPr>
        <w:t xml:space="preserve">distinct area in which </w:t>
      </w:r>
      <w:r w:rsidR="00161CC8" w:rsidRPr="002E1BB1">
        <w:rPr>
          <w:rFonts w:ascii="Bookman Old Style" w:hAnsi="Bookman Old Style"/>
          <w:b/>
          <w:sz w:val="24"/>
          <w:szCs w:val="24"/>
        </w:rPr>
        <w:t>a single threatening event can rapidly affect all occurrences of an ecosystem type</w:t>
      </w:r>
      <w:r w:rsidR="00161CC8" w:rsidRPr="00161CC8">
        <w:rPr>
          <w:rFonts w:ascii="Bookman Old Style" w:hAnsi="Bookman Old Style"/>
          <w:sz w:val="24"/>
          <w:szCs w:val="24"/>
        </w:rPr>
        <w:t>.</w:t>
      </w:r>
    </w:p>
    <w:p w14:paraId="7239D53E" w14:textId="77777777" w:rsidR="006E2F19" w:rsidRDefault="006E2F19" w:rsidP="006E2F19">
      <w:pPr>
        <w:pStyle w:val="Standard"/>
        <w:spacing w:after="0" w:line="240" w:lineRule="auto"/>
        <w:jc w:val="both"/>
        <w:rPr>
          <w:rFonts w:ascii="Bookman Old Style" w:hAnsi="Bookman Old Style"/>
          <w:sz w:val="24"/>
          <w:szCs w:val="24"/>
        </w:rPr>
      </w:pPr>
    </w:p>
    <w:p w14:paraId="2FB6A61C" w14:textId="1F98A9E8" w:rsidR="006E2F19" w:rsidRDefault="006E2F19" w:rsidP="006E2F19">
      <w:pPr>
        <w:pStyle w:val="Standard"/>
        <w:spacing w:after="0" w:line="240" w:lineRule="auto"/>
        <w:jc w:val="both"/>
      </w:pPr>
      <w:r>
        <w:rPr>
          <w:rFonts w:ascii="Bookman Old Style" w:hAnsi="Bookman Old Style"/>
          <w:sz w:val="24"/>
          <w:szCs w:val="24"/>
          <w:u w:val="single"/>
        </w:rPr>
        <w:t>Attributes:</w:t>
      </w:r>
      <w:r w:rsidR="004E4E8A">
        <w:rPr>
          <w:rFonts w:ascii="Bookman Old Style" w:hAnsi="Bookman Old Style"/>
          <w:sz w:val="24"/>
          <w:szCs w:val="24"/>
        </w:rPr>
        <w:t xml:space="preserve"> none</w:t>
      </w:r>
    </w:p>
    <w:p w14:paraId="21AE1069" w14:textId="77777777" w:rsidR="004E4E8A" w:rsidRDefault="004E4E8A" w:rsidP="006E2F19">
      <w:pPr>
        <w:pStyle w:val="Standard"/>
        <w:spacing w:after="0" w:line="240" w:lineRule="auto"/>
        <w:jc w:val="both"/>
        <w:rPr>
          <w:rFonts w:ascii="Bookman Old Style" w:hAnsi="Bookman Old Style"/>
          <w:sz w:val="24"/>
          <w:szCs w:val="24"/>
          <w:u w:val="single"/>
        </w:rPr>
      </w:pPr>
    </w:p>
    <w:p w14:paraId="1C2EAE1E" w14:textId="77777777" w:rsidR="006E2F19" w:rsidRDefault="006E2F19" w:rsidP="006E2F19">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2DB8476A" w14:textId="77777777" w:rsidR="004E4E8A" w:rsidRDefault="004E4E8A" w:rsidP="006E2F19">
      <w:pPr>
        <w:pStyle w:val="Standard"/>
        <w:spacing w:after="0" w:line="240" w:lineRule="auto"/>
        <w:jc w:val="both"/>
        <w:rPr>
          <w:rFonts w:ascii="Bookman Old Style" w:hAnsi="Bookman Old Style"/>
          <w:sz w:val="24"/>
          <w:szCs w:val="24"/>
          <w:u w:val="single"/>
        </w:rPr>
      </w:pPr>
    </w:p>
    <w:p w14:paraId="3492CFF1" w14:textId="77777777" w:rsidR="002E1BB1" w:rsidRPr="002F6EE0" w:rsidRDefault="002E1BB1" w:rsidP="002E1BB1">
      <w:pPr>
        <w:pStyle w:val="Standard"/>
        <w:spacing w:after="0" w:line="240" w:lineRule="auto"/>
        <w:ind w:firstLine="720"/>
        <w:rPr>
          <w:rFonts w:asciiTheme="minorHAnsi" w:hAnsiTheme="minorHAnsi" w:cstheme="minorHAnsi"/>
          <w:sz w:val="24"/>
        </w:rPr>
      </w:pPr>
      <w:r w:rsidRPr="002F6EE0">
        <w:rPr>
          <w:rFonts w:asciiTheme="minorHAnsi" w:hAnsiTheme="minorHAnsi" w:cstheme="minorHAnsi"/>
          <w:sz w:val="24"/>
        </w:rPr>
        <w:t>&lt;</w:t>
      </w:r>
      <w:r w:rsidRPr="002E1BB1">
        <w:rPr>
          <w:rFonts w:asciiTheme="minorHAnsi" w:hAnsiTheme="minorHAnsi" w:cstheme="minorHAnsi"/>
          <w:sz w:val="24"/>
        </w:rPr>
        <w:t>Subcriterion name</w:t>
      </w:r>
      <w:r>
        <w:rPr>
          <w:rFonts w:asciiTheme="minorHAnsi" w:hAnsiTheme="minorHAnsi" w:cstheme="minorHAnsi"/>
          <w:sz w:val="24"/>
        </w:rPr>
        <w:t>=B3</w:t>
      </w:r>
      <w:r w:rsidRPr="002F6EE0">
        <w:rPr>
          <w:rFonts w:asciiTheme="minorHAnsi" w:hAnsiTheme="minorHAnsi" w:cstheme="minorHAnsi"/>
          <w:sz w:val="24"/>
        </w:rPr>
        <w:t>&gt;</w:t>
      </w:r>
    </w:p>
    <w:p w14:paraId="7F401482" w14:textId="77777777" w:rsidR="002E1BB1" w:rsidRPr="002F6EE0" w:rsidRDefault="002E1BB1" w:rsidP="002E1BB1">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&lt;Summaries&gt;&lt;/Summaries&gt;</w:t>
      </w:r>
    </w:p>
    <w:p w14:paraId="585FB5C3" w14:textId="5C18AC8D" w:rsidR="002E1BB1" w:rsidRPr="002F6EE0" w:rsidRDefault="002E1BB1" w:rsidP="002E1BB1">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&lt;Rationale&gt;</w:t>
      </w:r>
      <w:r>
        <w:rPr>
          <w:rFonts w:asciiTheme="minorHAnsi" w:hAnsiTheme="minorHAnsi" w:cstheme="minorHAnsi"/>
          <w:sz w:val="24"/>
        </w:rPr>
        <w:t>There is evidence of continuing decline but there are more than 5 threat defined locations and no threatening process.&lt;/</w:t>
      </w:r>
      <w:r w:rsidRPr="002F6EE0">
        <w:rPr>
          <w:rFonts w:asciiTheme="minorHAnsi" w:hAnsiTheme="minorHAnsi" w:cstheme="minorHAnsi"/>
          <w:sz w:val="24"/>
        </w:rPr>
        <w:t>Rationale&gt;</w:t>
      </w:r>
    </w:p>
    <w:p w14:paraId="6ACCE177" w14:textId="77777777" w:rsidR="002E1BB1" w:rsidRPr="002F6EE0" w:rsidRDefault="002E1BB1" w:rsidP="002E1BB1">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&lt;Category&gt;LC</w:t>
      </w:r>
      <w:r w:rsidRPr="002F6EE0">
        <w:rPr>
          <w:rFonts w:asciiTheme="minorHAnsi" w:hAnsiTheme="minorHAnsi" w:cstheme="minorHAnsi"/>
          <w:sz w:val="24"/>
        </w:rPr>
        <w:t>&lt;/Category&gt;</w:t>
      </w:r>
    </w:p>
    <w:p w14:paraId="50F27416" w14:textId="77777777" w:rsidR="002E1BB1" w:rsidRPr="002F6EE0" w:rsidRDefault="002E1BB1" w:rsidP="002E1BB1">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&lt;Plausible-bounds lower="" upper=""/&gt;</w:t>
      </w:r>
    </w:p>
    <w:p w14:paraId="005C5287" w14:textId="421995DB" w:rsidR="002E1BB1" w:rsidRPr="002F6EE0" w:rsidRDefault="002E1BB1" w:rsidP="002E1BB1">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w:t>
      </w:r>
      <w:r w:rsidRPr="002E1BB1">
        <w:rPr>
          <w:rFonts w:asciiTheme="minorHAnsi" w:hAnsiTheme="minorHAnsi" w:cstheme="minorHAnsi"/>
          <w:color w:val="0070C0"/>
          <w:sz w:val="24"/>
        </w:rPr>
        <w:t>Threat-defined-locations</w:t>
      </w:r>
      <w:r>
        <w:rPr>
          <w:rFonts w:asciiTheme="minorHAnsi" w:hAnsiTheme="minorHAnsi" w:cstheme="minorHAnsi"/>
          <w:sz w:val="24"/>
        </w:rPr>
        <w:t>&gt;12&lt;/</w:t>
      </w:r>
      <w:r w:rsidRPr="002E1BB1">
        <w:rPr>
          <w:rFonts w:asciiTheme="minorHAnsi" w:hAnsiTheme="minorHAnsi" w:cstheme="minorHAnsi"/>
          <w:color w:val="0070C0"/>
          <w:sz w:val="24"/>
        </w:rPr>
        <w:t>Threat-defined-locations</w:t>
      </w:r>
      <w:r>
        <w:rPr>
          <w:rFonts w:asciiTheme="minorHAnsi" w:hAnsiTheme="minorHAnsi" w:cstheme="minorHAnsi"/>
          <w:sz w:val="24"/>
        </w:rPr>
        <w:t>&gt;</w:t>
      </w:r>
    </w:p>
    <w:p w14:paraId="70D6B30C" w14:textId="5DE7D6A2" w:rsidR="002E1BB1" w:rsidRPr="002F6EE0" w:rsidRDefault="002E1BB1" w:rsidP="002E1BB1">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&lt;Continuing-decline numeral="</w:t>
      </w:r>
      <w:r>
        <w:rPr>
          <w:rFonts w:asciiTheme="minorHAnsi" w:hAnsiTheme="minorHAnsi" w:cstheme="minorHAnsi"/>
          <w:sz w:val="24"/>
        </w:rPr>
        <w:t>i, ii, iii"</w:t>
      </w:r>
      <w:r w:rsidRPr="002F6EE0">
        <w:rPr>
          <w:rFonts w:asciiTheme="minorHAnsi" w:hAnsiTheme="minorHAnsi" w:cstheme="minorHAnsi"/>
          <w:sz w:val="24"/>
        </w:rPr>
        <w:t>&gt;</w:t>
      </w:r>
      <w:r>
        <w:rPr>
          <w:rFonts w:asciiTheme="minorHAnsi" w:hAnsiTheme="minorHAnsi" w:cstheme="minorHAnsi"/>
          <w:sz w:val="24"/>
        </w:rPr>
        <w:t>yes</w:t>
      </w:r>
      <w:r w:rsidR="00BD6F3E">
        <w:rPr>
          <w:rFonts w:asciiTheme="minorHAnsi" w:hAnsiTheme="minorHAnsi" w:cstheme="minorHAnsi"/>
          <w:sz w:val="24"/>
        </w:rPr>
        <w:t>&lt;/Continuing-decline</w:t>
      </w:r>
      <w:r>
        <w:rPr>
          <w:rFonts w:asciiTheme="minorHAnsi" w:hAnsiTheme="minorHAnsi" w:cstheme="minorHAnsi"/>
          <w:sz w:val="24"/>
        </w:rPr>
        <w:t>&gt;</w:t>
      </w:r>
    </w:p>
    <w:p w14:paraId="56F3C99E" w14:textId="3DAAFE58" w:rsidR="002E1BB1" w:rsidRDefault="002E1BB1" w:rsidP="002E1BB1">
      <w:pPr>
        <w:pStyle w:val="Standard"/>
        <w:spacing w:after="0" w:line="240" w:lineRule="auto"/>
        <w:ind w:left="720" w:firstLine="720"/>
        <w:jc w:val="both"/>
        <w:rPr>
          <w:rFonts w:asciiTheme="minorHAnsi" w:hAnsiTheme="minorHAnsi" w:cstheme="minorHAnsi"/>
          <w:sz w:val="24"/>
        </w:rPr>
      </w:pPr>
      <w:r w:rsidRPr="002F6EE0">
        <w:rPr>
          <w:rFonts w:asciiTheme="minorHAnsi" w:hAnsiTheme="minorHAnsi" w:cstheme="minorHAnsi"/>
          <w:sz w:val="24"/>
        </w:rPr>
        <w:t>&lt;Threatening-proc</w:t>
      </w:r>
      <w:r>
        <w:rPr>
          <w:rFonts w:asciiTheme="minorHAnsi" w:hAnsiTheme="minorHAnsi" w:cstheme="minorHAnsi"/>
          <w:sz w:val="24"/>
        </w:rPr>
        <w:t>ess</w:t>
      </w:r>
      <w:r w:rsidRPr="002F6EE0">
        <w:rPr>
          <w:rFonts w:asciiTheme="minorHAnsi" w:hAnsiTheme="minorHAnsi" w:cstheme="minorHAnsi"/>
          <w:sz w:val="24"/>
        </w:rPr>
        <w:t>&gt;</w:t>
      </w:r>
      <w:r>
        <w:rPr>
          <w:rFonts w:asciiTheme="minorHAnsi" w:hAnsiTheme="minorHAnsi" w:cstheme="minorHAnsi"/>
          <w:sz w:val="24"/>
        </w:rPr>
        <w:t>no</w:t>
      </w:r>
      <w:r w:rsidRPr="002F6EE0">
        <w:rPr>
          <w:rFonts w:asciiTheme="minorHAnsi" w:hAnsiTheme="minorHAnsi" w:cstheme="minorHAnsi"/>
          <w:sz w:val="24"/>
        </w:rPr>
        <w:t>&lt;</w:t>
      </w:r>
      <w:r>
        <w:rPr>
          <w:rFonts w:asciiTheme="minorHAnsi" w:hAnsiTheme="minorHAnsi" w:cstheme="minorHAnsi"/>
          <w:sz w:val="24"/>
        </w:rPr>
        <w:t>/</w:t>
      </w:r>
      <w:r w:rsidRPr="002F6EE0">
        <w:rPr>
          <w:rFonts w:asciiTheme="minorHAnsi" w:hAnsiTheme="minorHAnsi" w:cstheme="minorHAnsi"/>
          <w:sz w:val="24"/>
        </w:rPr>
        <w:t>Threatening-proc</w:t>
      </w:r>
      <w:r>
        <w:rPr>
          <w:rFonts w:asciiTheme="minorHAnsi" w:hAnsiTheme="minorHAnsi" w:cstheme="minorHAnsi"/>
          <w:sz w:val="24"/>
        </w:rPr>
        <w:t>ess</w:t>
      </w:r>
      <w:r w:rsidRPr="002F6EE0">
        <w:rPr>
          <w:rFonts w:asciiTheme="minorHAnsi" w:hAnsiTheme="minorHAnsi" w:cstheme="minorHAnsi"/>
          <w:sz w:val="24"/>
        </w:rPr>
        <w:t>&gt;</w:t>
      </w:r>
    </w:p>
    <w:p w14:paraId="37D37BB2" w14:textId="59B5D251" w:rsidR="00E34AA9" w:rsidRDefault="00E34AA9" w:rsidP="00E34AA9">
      <w:pPr>
        <w:pStyle w:val="Standard"/>
        <w:spacing w:after="0" w:line="240" w:lineRule="auto"/>
        <w:jc w:val="both"/>
        <w:rPr>
          <w:rFonts w:asciiTheme="minorHAnsi" w:hAnsiTheme="minorHAnsi" w:cstheme="minorHAnsi"/>
          <w:sz w:val="24"/>
        </w:rPr>
      </w:pPr>
      <w:r>
        <w:rPr>
          <w:rFonts w:asciiTheme="minorHAnsi" w:hAnsiTheme="minorHAnsi" w:cstheme="minorHAnsi"/>
          <w:sz w:val="24"/>
        </w:rPr>
        <w:tab/>
        <w:t>&lt;/Subcriterion&gt;</w:t>
      </w:r>
    </w:p>
    <w:p w14:paraId="3249E167" w14:textId="77777777" w:rsidR="006E2F19" w:rsidRPr="006E2F19" w:rsidRDefault="006E2F19" w:rsidP="006E2F19">
      <w:pPr>
        <w:pStyle w:val="Textbody"/>
      </w:pPr>
    </w:p>
    <w:p w14:paraId="667DD7A9" w14:textId="6F2F680E" w:rsidR="00DB70CD" w:rsidRPr="006C5611" w:rsidRDefault="00BD6F3E" w:rsidP="00E34AA9">
      <w:pPr>
        <w:pStyle w:val="Ttulo1"/>
        <w:numPr>
          <w:ilvl w:val="8"/>
          <w:numId w:val="29"/>
        </w:numPr>
        <w:ind w:left="2520" w:hanging="2520"/>
      </w:pPr>
      <w:bookmarkStart w:id="1139" w:name="_Toc10660065"/>
      <w:bookmarkStart w:id="1140" w:name="_Toc10989995"/>
      <w:r>
        <w:t xml:space="preserve"> </w:t>
      </w:r>
      <w:r w:rsidR="00E34AA9">
        <w:t>Node:</w:t>
      </w:r>
      <w:r w:rsidR="00DB70CD" w:rsidRPr="006C5611">
        <w:t xml:space="preserve"> </w:t>
      </w:r>
      <w:commentRangeStart w:id="1141"/>
      <w:r w:rsidR="00942F72" w:rsidRPr="006C5611">
        <w:t>Continuing decline</w:t>
      </w:r>
      <w:bookmarkEnd w:id="1139"/>
      <w:bookmarkEnd w:id="1140"/>
      <w:commentRangeEnd w:id="1141"/>
      <w:r w:rsidR="00B82DF6">
        <w:rPr>
          <w:rStyle w:val="Refdecomentario"/>
          <w:rFonts w:ascii="Calibri" w:hAnsi="Calibri" w:cs="Calibri"/>
          <w:b w:val="0"/>
        </w:rPr>
        <w:commentReference w:id="1141"/>
      </w:r>
    </w:p>
    <w:p w14:paraId="0EA3B4F1" w14:textId="55A3B49A" w:rsidR="00696780" w:rsidRDefault="00696780" w:rsidP="00696780">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&lt;Continuing-decline&gt;</w:t>
      </w:r>
    </w:p>
    <w:p w14:paraId="39613CF8" w14:textId="77777777" w:rsidR="00696780" w:rsidRDefault="00696780" w:rsidP="00696780">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Subcriterion</w:t>
      </w:r>
    </w:p>
    <w:p w14:paraId="626CD181" w14:textId="77777777" w:rsidR="00696780" w:rsidRDefault="00696780" w:rsidP="00696780">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03AE32C9" w14:textId="77777777" w:rsidR="00696780" w:rsidRDefault="00696780" w:rsidP="00696780">
      <w:pPr>
        <w:pStyle w:val="Standard"/>
        <w:spacing w:after="0" w:line="276" w:lineRule="auto"/>
        <w:rPr>
          <w:rFonts w:ascii="Bookman Old Style" w:hAnsi="Bookman Old Style"/>
          <w:sz w:val="24"/>
          <w:szCs w:val="24"/>
        </w:rPr>
      </w:pPr>
    </w:p>
    <w:p w14:paraId="4CDEF23B" w14:textId="636FF2F8" w:rsidR="00696780" w:rsidRPr="00161CC8" w:rsidRDefault="00696780" w:rsidP="00696780">
      <w:pPr>
        <w:pStyle w:val="Standard"/>
        <w:spacing w:line="240" w:lineRule="auto"/>
        <w:jc w:val="both"/>
        <w:rPr>
          <w:rFonts w:ascii="Bookman Old Style" w:hAnsi="Bookman Old Style"/>
          <w:sz w:val="24"/>
          <w:szCs w:val="24"/>
        </w:rPr>
      </w:pPr>
      <w:r>
        <w:rPr>
          <w:rFonts w:ascii="Bookman Old Style" w:hAnsi="Bookman Old Style"/>
          <w:sz w:val="24"/>
          <w:szCs w:val="24"/>
          <w:u w:val="single"/>
        </w:rPr>
        <w:lastRenderedPageBreak/>
        <w:t>Content:</w:t>
      </w:r>
      <w:r>
        <w:rPr>
          <w:rFonts w:ascii="Bookman Old Style" w:hAnsi="Bookman Old Style"/>
          <w:sz w:val="24"/>
          <w:szCs w:val="24"/>
        </w:rPr>
        <w:t xml:space="preserve"> Indicate if there is a</w:t>
      </w:r>
      <w:r w:rsidRPr="00696780">
        <w:rPr>
          <w:rFonts w:ascii="Bookman Old Style" w:hAnsi="Bookman Old Style"/>
          <w:sz w:val="24"/>
          <w:szCs w:val="24"/>
        </w:rPr>
        <w:t xml:space="preserve"> gradual or episodic decline in dis</w:t>
      </w:r>
      <w:r>
        <w:rPr>
          <w:rFonts w:ascii="Bookman Old Style" w:hAnsi="Bookman Old Style"/>
          <w:sz w:val="24"/>
          <w:szCs w:val="24"/>
        </w:rPr>
        <w:t xml:space="preserve">tribution or ecological process </w:t>
      </w:r>
      <w:r w:rsidRPr="00696780">
        <w:rPr>
          <w:rFonts w:ascii="Bookman Old Style" w:hAnsi="Bookman Old Style"/>
          <w:sz w:val="24"/>
          <w:szCs w:val="24"/>
        </w:rPr>
        <w:t>that is likely to continue into th</w:t>
      </w:r>
      <w:r>
        <w:rPr>
          <w:rFonts w:ascii="Bookman Old Style" w:hAnsi="Bookman Old Style"/>
          <w:sz w:val="24"/>
          <w:szCs w:val="24"/>
        </w:rPr>
        <w:t xml:space="preserve">e future, and is non-trivial in </w:t>
      </w:r>
      <w:r w:rsidRPr="00696780">
        <w:rPr>
          <w:rFonts w:ascii="Bookman Old Style" w:hAnsi="Bookman Old Style"/>
          <w:sz w:val="24"/>
          <w:szCs w:val="24"/>
        </w:rPr>
        <w:t>magnitude and its effect on the s</w:t>
      </w:r>
      <w:r>
        <w:rPr>
          <w:rFonts w:ascii="Bookman Old Style" w:hAnsi="Bookman Old Style"/>
          <w:sz w:val="24"/>
          <w:szCs w:val="24"/>
        </w:rPr>
        <w:t xml:space="preserve">ustainability of characteristic </w:t>
      </w:r>
      <w:r w:rsidRPr="00696780">
        <w:rPr>
          <w:rFonts w:ascii="Bookman Old Style" w:hAnsi="Bookman Old Style"/>
          <w:sz w:val="24"/>
          <w:szCs w:val="24"/>
        </w:rPr>
        <w:t>native biota</w:t>
      </w:r>
      <w:r>
        <w:rPr>
          <w:rFonts w:ascii="Bookman Old Style" w:hAnsi="Bookman Old Style"/>
          <w:sz w:val="24"/>
          <w:szCs w:val="24"/>
        </w:rPr>
        <w:t>. Possible values are: “yes” or “no”.</w:t>
      </w:r>
    </w:p>
    <w:p w14:paraId="1FFF9787" w14:textId="77777777" w:rsidR="00696780" w:rsidRDefault="00696780" w:rsidP="00696780">
      <w:pPr>
        <w:pStyle w:val="Standard"/>
        <w:spacing w:after="0" w:line="240" w:lineRule="auto"/>
        <w:jc w:val="both"/>
        <w:rPr>
          <w:rFonts w:ascii="Bookman Old Style" w:hAnsi="Bookman Old Style"/>
          <w:sz w:val="24"/>
          <w:szCs w:val="24"/>
        </w:rPr>
      </w:pPr>
    </w:p>
    <w:p w14:paraId="2B64E492" w14:textId="17A05B6A" w:rsidR="00696780" w:rsidRDefault="00696780" w:rsidP="00696780">
      <w:pPr>
        <w:pStyle w:val="Standard"/>
        <w:spacing w:after="0" w:line="240" w:lineRule="auto"/>
        <w:jc w:val="both"/>
        <w:rPr>
          <w:rFonts w:ascii="Bookman Old Style" w:hAnsi="Bookman Old Style"/>
          <w:sz w:val="24"/>
          <w:szCs w:val="24"/>
        </w:rPr>
      </w:pPr>
      <w:r>
        <w:rPr>
          <w:rFonts w:ascii="Bookman Old Style" w:hAnsi="Bookman Old Style"/>
          <w:sz w:val="24"/>
          <w:szCs w:val="24"/>
          <w:u w:val="single"/>
        </w:rPr>
        <w:t>Attributes:</w:t>
      </w:r>
      <w:r w:rsidR="00E34AA9">
        <w:rPr>
          <w:rFonts w:ascii="Bookman Old Style" w:hAnsi="Bookman Old Style"/>
          <w:sz w:val="24"/>
          <w:szCs w:val="24"/>
        </w:rPr>
        <w:t xml:space="preserve"> numeral</w:t>
      </w:r>
    </w:p>
    <w:p w14:paraId="1E1E9E01" w14:textId="77777777" w:rsidR="00E34AA9" w:rsidRDefault="00E34AA9" w:rsidP="00696780">
      <w:pPr>
        <w:pStyle w:val="Standard"/>
        <w:spacing w:after="0" w:line="240" w:lineRule="auto"/>
        <w:jc w:val="both"/>
        <w:rPr>
          <w:rFonts w:ascii="Bookman Old Style" w:hAnsi="Bookman Old Style"/>
          <w:sz w:val="24"/>
          <w:szCs w:val="24"/>
        </w:rPr>
      </w:pPr>
    </w:p>
    <w:p w14:paraId="55FDE6B4" w14:textId="353E47CE" w:rsidR="00E34AA9" w:rsidRDefault="00E34AA9" w:rsidP="00E34AA9">
      <w:pPr>
        <w:pStyle w:val="Standard"/>
        <w:numPr>
          <w:ilvl w:val="0"/>
          <w:numId w:val="7"/>
        </w:numPr>
        <w:spacing w:after="0" w:line="240" w:lineRule="auto"/>
        <w:jc w:val="both"/>
      </w:pPr>
      <w:commentRangeStart w:id="1142"/>
      <w:commentRangeStart w:id="1143"/>
      <w:commentRangeStart w:id="1144"/>
      <w:r>
        <w:rPr>
          <w:rFonts w:ascii="Bookman Old Style" w:hAnsi="Bookman Old Style"/>
          <w:sz w:val="24"/>
          <w:szCs w:val="24"/>
        </w:rPr>
        <w:t>@numeral</w:t>
      </w:r>
      <w:commentRangeEnd w:id="1142"/>
      <w:r w:rsidR="00BD6F3E">
        <w:rPr>
          <w:rStyle w:val="Refdecomentario"/>
        </w:rPr>
        <w:commentReference w:id="1142"/>
      </w:r>
      <w:commentRangeEnd w:id="1143"/>
      <w:r w:rsidR="00C30E6E">
        <w:rPr>
          <w:rStyle w:val="Refdecomentario"/>
        </w:rPr>
        <w:commentReference w:id="1143"/>
      </w:r>
      <w:commentRangeEnd w:id="1144"/>
      <w:r w:rsidR="00B82DF6">
        <w:rPr>
          <w:rStyle w:val="Refdecomentario"/>
        </w:rPr>
        <w:commentReference w:id="1144"/>
      </w:r>
      <w:r>
        <w:rPr>
          <w:rFonts w:ascii="Bookman Old Style" w:hAnsi="Bookman Old Style"/>
          <w:sz w:val="24"/>
          <w:szCs w:val="24"/>
        </w:rPr>
        <w:t>: indicates if the continuing decline affects the geographic distribution (i), the environmental quality (ii) or biotic interactions (iii).</w:t>
      </w:r>
    </w:p>
    <w:p w14:paraId="58A1764D" w14:textId="77777777" w:rsidR="00696780" w:rsidRDefault="00696780" w:rsidP="00696780">
      <w:pPr>
        <w:pStyle w:val="Standard"/>
        <w:spacing w:after="0" w:line="240" w:lineRule="auto"/>
        <w:jc w:val="both"/>
        <w:rPr>
          <w:rFonts w:ascii="Bookman Old Style" w:hAnsi="Bookman Old Style"/>
          <w:sz w:val="24"/>
          <w:szCs w:val="24"/>
          <w:u w:val="single"/>
        </w:rPr>
      </w:pPr>
    </w:p>
    <w:p w14:paraId="454449D4" w14:textId="77777777" w:rsidR="00696780" w:rsidRDefault="00696780" w:rsidP="00696780">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48C2DD22" w14:textId="77777777" w:rsidR="00942F72" w:rsidRDefault="00942F72" w:rsidP="00696780">
      <w:pPr>
        <w:pStyle w:val="Textbody"/>
        <w:ind w:left="720" w:hanging="720"/>
      </w:pPr>
    </w:p>
    <w:p w14:paraId="14991555" w14:textId="77777777" w:rsidR="00BD6F3E" w:rsidRPr="002F6EE0" w:rsidRDefault="00BD6F3E" w:rsidP="00BD6F3E">
      <w:pPr>
        <w:pStyle w:val="Standard"/>
        <w:spacing w:after="0" w:line="240" w:lineRule="auto"/>
        <w:ind w:firstLine="720"/>
        <w:rPr>
          <w:rFonts w:asciiTheme="minorHAnsi" w:hAnsiTheme="minorHAnsi" w:cstheme="minorHAnsi"/>
          <w:sz w:val="24"/>
        </w:rPr>
      </w:pPr>
      <w:r w:rsidRPr="002F6EE0">
        <w:rPr>
          <w:rFonts w:asciiTheme="minorHAnsi" w:hAnsiTheme="minorHAnsi" w:cstheme="minorHAnsi"/>
          <w:sz w:val="24"/>
        </w:rPr>
        <w:t>&lt;</w:t>
      </w:r>
      <w:r w:rsidRPr="002E1BB1">
        <w:rPr>
          <w:rFonts w:asciiTheme="minorHAnsi" w:hAnsiTheme="minorHAnsi" w:cstheme="minorHAnsi"/>
          <w:sz w:val="24"/>
        </w:rPr>
        <w:t>Subcriterion name</w:t>
      </w:r>
      <w:r>
        <w:rPr>
          <w:rFonts w:asciiTheme="minorHAnsi" w:hAnsiTheme="minorHAnsi" w:cstheme="minorHAnsi"/>
          <w:sz w:val="24"/>
        </w:rPr>
        <w:t>=B3</w:t>
      </w:r>
      <w:r w:rsidRPr="002F6EE0">
        <w:rPr>
          <w:rFonts w:asciiTheme="minorHAnsi" w:hAnsiTheme="minorHAnsi" w:cstheme="minorHAnsi"/>
          <w:sz w:val="24"/>
        </w:rPr>
        <w:t>&gt;</w:t>
      </w:r>
    </w:p>
    <w:p w14:paraId="4FD41E1C" w14:textId="77777777" w:rsidR="00BD6F3E" w:rsidRPr="002F6EE0" w:rsidRDefault="00BD6F3E" w:rsidP="00BD6F3E">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&lt;Summaries&gt;&lt;/Summaries&gt;</w:t>
      </w:r>
    </w:p>
    <w:p w14:paraId="179403B7" w14:textId="77777777" w:rsidR="00BD6F3E" w:rsidRPr="002F6EE0" w:rsidRDefault="00BD6F3E" w:rsidP="00BD6F3E">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&lt;Rationale&gt;</w:t>
      </w:r>
      <w:r>
        <w:rPr>
          <w:rFonts w:asciiTheme="minorHAnsi" w:hAnsiTheme="minorHAnsi" w:cstheme="minorHAnsi"/>
          <w:sz w:val="24"/>
        </w:rPr>
        <w:t>There is evidence of continuing decline but there are more than 5 threat defined locations and no threatening process.&lt;/</w:t>
      </w:r>
      <w:r w:rsidRPr="002F6EE0">
        <w:rPr>
          <w:rFonts w:asciiTheme="minorHAnsi" w:hAnsiTheme="minorHAnsi" w:cstheme="minorHAnsi"/>
          <w:sz w:val="24"/>
        </w:rPr>
        <w:t>Rationale&gt;</w:t>
      </w:r>
    </w:p>
    <w:p w14:paraId="245F4831" w14:textId="77777777" w:rsidR="00BD6F3E" w:rsidRPr="002F6EE0" w:rsidRDefault="00BD6F3E" w:rsidP="00BD6F3E">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&lt;Category&gt;LC</w:t>
      </w:r>
      <w:r w:rsidRPr="002F6EE0">
        <w:rPr>
          <w:rFonts w:asciiTheme="minorHAnsi" w:hAnsiTheme="minorHAnsi" w:cstheme="minorHAnsi"/>
          <w:sz w:val="24"/>
        </w:rPr>
        <w:t>&lt;/Category&gt;</w:t>
      </w:r>
    </w:p>
    <w:p w14:paraId="766148EE" w14:textId="77777777" w:rsidR="00BD6F3E" w:rsidRPr="00BD6F3E" w:rsidRDefault="00BD6F3E" w:rsidP="00BD6F3E">
      <w:pPr>
        <w:pStyle w:val="Standard"/>
        <w:spacing w:after="0" w:line="240" w:lineRule="auto"/>
        <w:ind w:left="720" w:firstLine="720"/>
        <w:rPr>
          <w:rFonts w:asciiTheme="minorHAnsi" w:hAnsiTheme="minorHAnsi" w:cstheme="minorHAnsi"/>
          <w:sz w:val="24"/>
        </w:rPr>
      </w:pPr>
      <w:r w:rsidRPr="00BD6F3E">
        <w:rPr>
          <w:rFonts w:asciiTheme="minorHAnsi" w:hAnsiTheme="minorHAnsi" w:cstheme="minorHAnsi"/>
          <w:sz w:val="24"/>
        </w:rPr>
        <w:t>&lt;Plausible-bounds lower="" upper=""/&gt;</w:t>
      </w:r>
    </w:p>
    <w:p w14:paraId="0D37B718" w14:textId="77777777" w:rsidR="00BD6F3E" w:rsidRPr="00BD6F3E" w:rsidRDefault="00BD6F3E" w:rsidP="00BD6F3E">
      <w:pPr>
        <w:pStyle w:val="Standard"/>
        <w:spacing w:after="0" w:line="240" w:lineRule="auto"/>
        <w:ind w:left="720" w:firstLine="720"/>
        <w:rPr>
          <w:rFonts w:asciiTheme="minorHAnsi" w:hAnsiTheme="minorHAnsi" w:cstheme="minorHAnsi"/>
          <w:sz w:val="24"/>
        </w:rPr>
      </w:pPr>
      <w:r w:rsidRPr="00BD6F3E">
        <w:rPr>
          <w:rFonts w:asciiTheme="minorHAnsi" w:hAnsiTheme="minorHAnsi" w:cstheme="minorHAnsi"/>
          <w:sz w:val="24"/>
        </w:rPr>
        <w:t>&lt;Threat-defined-locations&gt;12&lt;/Threat-defined-locations&gt;</w:t>
      </w:r>
    </w:p>
    <w:p w14:paraId="2D77C519" w14:textId="7FC75E11" w:rsidR="00BD6F3E" w:rsidRPr="002F6EE0" w:rsidRDefault="00BD6F3E" w:rsidP="00BD6F3E">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w:t>
      </w:r>
      <w:r w:rsidRPr="00BD6F3E">
        <w:rPr>
          <w:rFonts w:asciiTheme="minorHAnsi" w:hAnsiTheme="minorHAnsi" w:cstheme="minorHAnsi"/>
          <w:color w:val="0070C0"/>
          <w:sz w:val="24"/>
        </w:rPr>
        <w:t xml:space="preserve">Continuing-decline </w:t>
      </w:r>
      <w:r w:rsidRPr="00BD6F3E">
        <w:rPr>
          <w:rFonts w:asciiTheme="minorHAnsi" w:hAnsiTheme="minorHAnsi" w:cstheme="minorHAnsi"/>
          <w:color w:val="FF0000"/>
          <w:sz w:val="24"/>
        </w:rPr>
        <w:t>numeral</w:t>
      </w:r>
      <w:r w:rsidRPr="002F6EE0">
        <w:rPr>
          <w:rFonts w:asciiTheme="minorHAnsi" w:hAnsiTheme="minorHAnsi" w:cstheme="minorHAnsi"/>
          <w:sz w:val="24"/>
        </w:rPr>
        <w:t>="</w:t>
      </w:r>
      <w:r>
        <w:rPr>
          <w:rFonts w:asciiTheme="minorHAnsi" w:hAnsiTheme="minorHAnsi" w:cstheme="minorHAnsi"/>
          <w:sz w:val="24"/>
        </w:rPr>
        <w:t>i, ii, iii"</w:t>
      </w:r>
      <w:r w:rsidRPr="002F6EE0">
        <w:rPr>
          <w:rFonts w:asciiTheme="minorHAnsi" w:hAnsiTheme="minorHAnsi" w:cstheme="minorHAnsi"/>
          <w:sz w:val="24"/>
        </w:rPr>
        <w:t>&gt;</w:t>
      </w:r>
      <w:r>
        <w:rPr>
          <w:rFonts w:asciiTheme="minorHAnsi" w:hAnsiTheme="minorHAnsi" w:cstheme="minorHAnsi"/>
          <w:sz w:val="24"/>
        </w:rPr>
        <w:t>yes&lt;/</w:t>
      </w:r>
      <w:r w:rsidRPr="00BD6F3E">
        <w:rPr>
          <w:rFonts w:asciiTheme="minorHAnsi" w:hAnsiTheme="minorHAnsi" w:cstheme="minorHAnsi"/>
          <w:color w:val="0070C0"/>
          <w:sz w:val="24"/>
        </w:rPr>
        <w:t>Continuing-decline</w:t>
      </w:r>
      <w:r>
        <w:rPr>
          <w:rFonts w:asciiTheme="minorHAnsi" w:hAnsiTheme="minorHAnsi" w:cstheme="minorHAnsi"/>
          <w:sz w:val="24"/>
        </w:rPr>
        <w:t>&gt;</w:t>
      </w:r>
    </w:p>
    <w:p w14:paraId="66D11E74" w14:textId="77777777" w:rsidR="00BD6F3E" w:rsidRDefault="00BD6F3E" w:rsidP="00BD6F3E">
      <w:pPr>
        <w:pStyle w:val="Standard"/>
        <w:spacing w:after="0" w:line="240" w:lineRule="auto"/>
        <w:ind w:left="720" w:firstLine="720"/>
        <w:jc w:val="both"/>
        <w:rPr>
          <w:rFonts w:asciiTheme="minorHAnsi" w:hAnsiTheme="minorHAnsi" w:cstheme="minorHAnsi"/>
          <w:sz w:val="24"/>
        </w:rPr>
      </w:pPr>
      <w:r w:rsidRPr="002F6EE0">
        <w:rPr>
          <w:rFonts w:asciiTheme="minorHAnsi" w:hAnsiTheme="minorHAnsi" w:cstheme="minorHAnsi"/>
          <w:sz w:val="24"/>
        </w:rPr>
        <w:t>&lt;Threatening-proc</w:t>
      </w:r>
      <w:r>
        <w:rPr>
          <w:rFonts w:asciiTheme="minorHAnsi" w:hAnsiTheme="minorHAnsi" w:cstheme="minorHAnsi"/>
          <w:sz w:val="24"/>
        </w:rPr>
        <w:t>ess</w:t>
      </w:r>
      <w:r w:rsidRPr="002F6EE0">
        <w:rPr>
          <w:rFonts w:asciiTheme="minorHAnsi" w:hAnsiTheme="minorHAnsi" w:cstheme="minorHAnsi"/>
          <w:sz w:val="24"/>
        </w:rPr>
        <w:t>&gt;</w:t>
      </w:r>
      <w:r>
        <w:rPr>
          <w:rFonts w:asciiTheme="minorHAnsi" w:hAnsiTheme="minorHAnsi" w:cstheme="minorHAnsi"/>
          <w:sz w:val="24"/>
        </w:rPr>
        <w:t>no</w:t>
      </w:r>
      <w:r w:rsidRPr="002F6EE0">
        <w:rPr>
          <w:rFonts w:asciiTheme="minorHAnsi" w:hAnsiTheme="minorHAnsi" w:cstheme="minorHAnsi"/>
          <w:sz w:val="24"/>
        </w:rPr>
        <w:t>&lt;</w:t>
      </w:r>
      <w:r>
        <w:rPr>
          <w:rFonts w:asciiTheme="minorHAnsi" w:hAnsiTheme="minorHAnsi" w:cstheme="minorHAnsi"/>
          <w:sz w:val="24"/>
        </w:rPr>
        <w:t>/</w:t>
      </w:r>
      <w:r w:rsidRPr="002F6EE0">
        <w:rPr>
          <w:rFonts w:asciiTheme="minorHAnsi" w:hAnsiTheme="minorHAnsi" w:cstheme="minorHAnsi"/>
          <w:sz w:val="24"/>
        </w:rPr>
        <w:t>Threatening-proc</w:t>
      </w:r>
      <w:r>
        <w:rPr>
          <w:rFonts w:asciiTheme="minorHAnsi" w:hAnsiTheme="minorHAnsi" w:cstheme="minorHAnsi"/>
          <w:sz w:val="24"/>
        </w:rPr>
        <w:t>ess</w:t>
      </w:r>
      <w:r w:rsidRPr="002F6EE0">
        <w:rPr>
          <w:rFonts w:asciiTheme="minorHAnsi" w:hAnsiTheme="minorHAnsi" w:cstheme="minorHAnsi"/>
          <w:sz w:val="24"/>
        </w:rPr>
        <w:t>&gt;</w:t>
      </w:r>
    </w:p>
    <w:p w14:paraId="7F8A4831" w14:textId="77777777" w:rsidR="00BD6F3E" w:rsidRDefault="00BD6F3E" w:rsidP="00BD6F3E">
      <w:pPr>
        <w:pStyle w:val="Standard"/>
        <w:spacing w:after="0" w:line="240" w:lineRule="auto"/>
        <w:jc w:val="both"/>
        <w:rPr>
          <w:rFonts w:asciiTheme="minorHAnsi" w:hAnsiTheme="minorHAnsi" w:cstheme="minorHAnsi"/>
          <w:sz w:val="24"/>
        </w:rPr>
      </w:pPr>
      <w:r>
        <w:rPr>
          <w:rFonts w:asciiTheme="minorHAnsi" w:hAnsiTheme="minorHAnsi" w:cstheme="minorHAnsi"/>
          <w:sz w:val="24"/>
        </w:rPr>
        <w:tab/>
        <w:t>&lt;/Subcriterion&gt;</w:t>
      </w:r>
    </w:p>
    <w:p w14:paraId="4CB84957" w14:textId="77777777" w:rsidR="00BD6F3E" w:rsidRDefault="00BD6F3E" w:rsidP="00696780">
      <w:pPr>
        <w:pStyle w:val="Textbody"/>
        <w:ind w:left="720" w:hanging="720"/>
      </w:pPr>
    </w:p>
    <w:p w14:paraId="7D7DD39F" w14:textId="7FFDEA69" w:rsidR="00942F72" w:rsidRPr="006C5611" w:rsidRDefault="00BD6F3E" w:rsidP="00BD6F3E">
      <w:pPr>
        <w:pStyle w:val="Ttulo1"/>
        <w:numPr>
          <w:ilvl w:val="8"/>
          <w:numId w:val="29"/>
        </w:numPr>
        <w:ind w:left="2610" w:hanging="2574"/>
      </w:pPr>
      <w:bookmarkStart w:id="1145" w:name="_Toc10660066"/>
      <w:bookmarkStart w:id="1146" w:name="_Toc10989996"/>
      <w:r>
        <w:t xml:space="preserve"> </w:t>
      </w:r>
      <w:r w:rsidR="00942F72" w:rsidRPr="006C5611">
        <w:t xml:space="preserve">Node: </w:t>
      </w:r>
      <w:commentRangeStart w:id="1147"/>
      <w:r w:rsidR="00942F72" w:rsidRPr="006C5611">
        <w:t>Threatening process</w:t>
      </w:r>
      <w:bookmarkEnd w:id="1145"/>
      <w:bookmarkEnd w:id="1146"/>
      <w:commentRangeEnd w:id="1147"/>
      <w:r w:rsidR="00B82DF6">
        <w:rPr>
          <w:rStyle w:val="Refdecomentario"/>
          <w:rFonts w:ascii="Calibri" w:hAnsi="Calibri" w:cs="Calibri"/>
          <w:b w:val="0"/>
        </w:rPr>
        <w:commentReference w:id="1147"/>
      </w:r>
    </w:p>
    <w:p w14:paraId="24A47EF1" w14:textId="53E9D85A" w:rsidR="006B2692" w:rsidRDefault="006B2692" w:rsidP="006B2692">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&lt;Threatening-process&gt;</w:t>
      </w:r>
    </w:p>
    <w:p w14:paraId="55A6A603" w14:textId="77777777" w:rsidR="006B2692" w:rsidRDefault="006B2692" w:rsidP="006B2692">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Subcriterion</w:t>
      </w:r>
    </w:p>
    <w:p w14:paraId="753B9F59" w14:textId="77777777" w:rsidR="006B2692" w:rsidRDefault="006B2692" w:rsidP="006B2692">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0ACF4F5E" w14:textId="6D8CCD05" w:rsidR="006B2692" w:rsidRPr="00161CC8" w:rsidRDefault="006B2692" w:rsidP="006B2692">
      <w:pPr>
        <w:pStyle w:val="Standard"/>
        <w:spacing w:line="240" w:lineRule="auto"/>
        <w:jc w:val="both"/>
        <w:rPr>
          <w:rFonts w:ascii="Bookman Old Style" w:hAnsi="Bookman Old Style"/>
          <w:sz w:val="24"/>
          <w:szCs w:val="24"/>
        </w:rPr>
      </w:pPr>
      <w:r>
        <w:rPr>
          <w:rFonts w:ascii="Bookman Old Style" w:hAnsi="Bookman Old Style"/>
          <w:sz w:val="24"/>
          <w:szCs w:val="24"/>
          <w:u w:val="single"/>
        </w:rPr>
        <w:t>Content:</w:t>
      </w:r>
      <w:r w:rsidR="00CF4B25" w:rsidRPr="00CF4B25">
        <w:rPr>
          <w:rFonts w:ascii="Bookman Old Style" w:hAnsi="Bookman Old Style"/>
          <w:sz w:val="24"/>
          <w:szCs w:val="24"/>
        </w:rPr>
        <w:t xml:space="preserve"> indicates if the ecosystem</w:t>
      </w:r>
      <w:r w:rsidR="00CF4B25">
        <w:rPr>
          <w:rFonts w:ascii="Bookman Old Style" w:hAnsi="Bookman Old Style"/>
          <w:sz w:val="24"/>
          <w:szCs w:val="24"/>
        </w:rPr>
        <w:t xml:space="preserve"> is prone to the effects of human activities or stochastic events within a very short time period</w:t>
      </w:r>
      <w:r w:rsidR="00BD6F3E">
        <w:rPr>
          <w:rFonts w:ascii="Bookman Old Style" w:hAnsi="Bookman Old Style"/>
          <w:sz w:val="24"/>
          <w:szCs w:val="24"/>
        </w:rPr>
        <w:t xml:space="preserve"> (20 years)</w:t>
      </w:r>
      <w:r w:rsidR="00CF4B25">
        <w:rPr>
          <w:rFonts w:ascii="Bookman Old Style" w:hAnsi="Bookman Old Style"/>
          <w:sz w:val="24"/>
          <w:szCs w:val="24"/>
        </w:rPr>
        <w:t xml:space="preserve"> in an uncertain future, and thus, capable of Collapse of becoming Critically Endangered within a very short time period. Possible values are “yes” or “no”</w:t>
      </w:r>
      <w:r w:rsidR="00B82DF6">
        <w:rPr>
          <w:rFonts w:ascii="Bookman Old Style" w:hAnsi="Bookman Old Style"/>
          <w:sz w:val="24"/>
          <w:szCs w:val="24"/>
        </w:rPr>
        <w:t>.</w:t>
      </w:r>
    </w:p>
    <w:p w14:paraId="6B6B99A9" w14:textId="77777777" w:rsidR="006B2692" w:rsidRDefault="006B2692" w:rsidP="006B2692">
      <w:pPr>
        <w:pStyle w:val="Standard"/>
        <w:spacing w:after="0" w:line="240" w:lineRule="auto"/>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19F2E707" w14:textId="77777777" w:rsidR="006B2692" w:rsidRDefault="006B2692" w:rsidP="006B2692">
      <w:pPr>
        <w:pStyle w:val="Standard"/>
        <w:spacing w:after="0" w:line="240" w:lineRule="auto"/>
        <w:jc w:val="both"/>
        <w:rPr>
          <w:rFonts w:ascii="Bookman Old Style" w:hAnsi="Bookman Old Style"/>
          <w:sz w:val="24"/>
          <w:szCs w:val="24"/>
          <w:u w:val="single"/>
        </w:rPr>
      </w:pPr>
    </w:p>
    <w:p w14:paraId="1695AA1F" w14:textId="77777777" w:rsidR="006B2692" w:rsidRDefault="006B2692" w:rsidP="006B2692">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46D99D0F" w14:textId="75EADC5A" w:rsidR="00CF4B25" w:rsidRPr="00CF4B25" w:rsidRDefault="00CF4B25" w:rsidP="00CF4B25">
      <w:pPr>
        <w:pStyle w:val="Standard"/>
        <w:tabs>
          <w:tab w:val="left" w:pos="2880"/>
        </w:tabs>
        <w:spacing w:after="0" w:line="240" w:lineRule="auto"/>
        <w:ind w:left="270"/>
        <w:rPr>
          <w:rFonts w:ascii="Courier New" w:hAnsi="Courier New" w:cs="Courier New"/>
        </w:rPr>
      </w:pPr>
    </w:p>
    <w:p w14:paraId="6404E689" w14:textId="77777777" w:rsidR="00BD6F3E" w:rsidRPr="002F6EE0" w:rsidRDefault="00CF4B25" w:rsidP="00BD6F3E">
      <w:pPr>
        <w:pStyle w:val="Standard"/>
        <w:spacing w:after="0" w:line="240" w:lineRule="auto"/>
        <w:ind w:firstLine="720"/>
        <w:rPr>
          <w:rFonts w:asciiTheme="minorHAnsi" w:hAnsiTheme="minorHAnsi" w:cstheme="minorHAnsi"/>
          <w:sz w:val="24"/>
        </w:rPr>
      </w:pPr>
      <w:r>
        <w:tab/>
      </w:r>
      <w:r w:rsidR="00BD6F3E" w:rsidRPr="002F6EE0">
        <w:rPr>
          <w:rFonts w:asciiTheme="minorHAnsi" w:hAnsiTheme="minorHAnsi" w:cstheme="minorHAnsi"/>
          <w:sz w:val="24"/>
        </w:rPr>
        <w:t>&lt;</w:t>
      </w:r>
      <w:r w:rsidR="00BD6F3E" w:rsidRPr="002E1BB1">
        <w:rPr>
          <w:rFonts w:asciiTheme="minorHAnsi" w:hAnsiTheme="minorHAnsi" w:cstheme="minorHAnsi"/>
          <w:sz w:val="24"/>
        </w:rPr>
        <w:t>Subcriterion name</w:t>
      </w:r>
      <w:r w:rsidR="00BD6F3E">
        <w:rPr>
          <w:rFonts w:asciiTheme="minorHAnsi" w:hAnsiTheme="minorHAnsi" w:cstheme="minorHAnsi"/>
          <w:sz w:val="24"/>
        </w:rPr>
        <w:t>=B3</w:t>
      </w:r>
      <w:r w:rsidR="00BD6F3E" w:rsidRPr="002F6EE0">
        <w:rPr>
          <w:rFonts w:asciiTheme="minorHAnsi" w:hAnsiTheme="minorHAnsi" w:cstheme="minorHAnsi"/>
          <w:sz w:val="24"/>
        </w:rPr>
        <w:t>&gt;</w:t>
      </w:r>
    </w:p>
    <w:p w14:paraId="2B0D057D" w14:textId="77777777" w:rsidR="00BD6F3E" w:rsidRPr="002F6EE0" w:rsidRDefault="00BD6F3E" w:rsidP="00BD6F3E">
      <w:pPr>
        <w:pStyle w:val="Standard"/>
        <w:spacing w:after="0" w:line="240" w:lineRule="auto"/>
        <w:ind w:left="720" w:firstLine="720"/>
        <w:rPr>
          <w:rFonts w:asciiTheme="minorHAnsi" w:hAnsiTheme="minorHAnsi" w:cstheme="minorHAnsi"/>
          <w:sz w:val="24"/>
        </w:rPr>
      </w:pPr>
      <w:r w:rsidRPr="002F6EE0">
        <w:rPr>
          <w:rFonts w:asciiTheme="minorHAnsi" w:hAnsiTheme="minorHAnsi" w:cstheme="minorHAnsi"/>
          <w:sz w:val="24"/>
        </w:rPr>
        <w:t>&lt;Summaries&gt;&lt;/Summaries&gt;</w:t>
      </w:r>
    </w:p>
    <w:p w14:paraId="2D985F95" w14:textId="77777777" w:rsidR="00BD6F3E" w:rsidRPr="002F6EE0" w:rsidRDefault="00BD6F3E" w:rsidP="00BD6F3E">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&lt;Rationale&gt;</w:t>
      </w:r>
      <w:r>
        <w:rPr>
          <w:rFonts w:asciiTheme="minorHAnsi" w:hAnsiTheme="minorHAnsi" w:cstheme="minorHAnsi"/>
          <w:sz w:val="24"/>
        </w:rPr>
        <w:t>There is evidence of continuing decline but there are more than 5 threat defined locations and no threatening process.&lt;/</w:t>
      </w:r>
      <w:r w:rsidRPr="002F6EE0">
        <w:rPr>
          <w:rFonts w:asciiTheme="minorHAnsi" w:hAnsiTheme="minorHAnsi" w:cstheme="minorHAnsi"/>
          <w:sz w:val="24"/>
        </w:rPr>
        <w:t>Rationale&gt;</w:t>
      </w:r>
    </w:p>
    <w:p w14:paraId="4997A26E" w14:textId="77777777" w:rsidR="00BD6F3E" w:rsidRPr="002F6EE0" w:rsidRDefault="00BD6F3E" w:rsidP="00BD6F3E">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&lt;Category&gt;LC</w:t>
      </w:r>
      <w:r w:rsidRPr="002F6EE0">
        <w:rPr>
          <w:rFonts w:asciiTheme="minorHAnsi" w:hAnsiTheme="minorHAnsi" w:cstheme="minorHAnsi"/>
          <w:sz w:val="24"/>
        </w:rPr>
        <w:t>&lt;/Category&gt;</w:t>
      </w:r>
    </w:p>
    <w:p w14:paraId="593F44DB" w14:textId="77777777" w:rsidR="00BD6F3E" w:rsidRPr="00BD6F3E" w:rsidRDefault="00BD6F3E" w:rsidP="00BD6F3E">
      <w:pPr>
        <w:pStyle w:val="Standard"/>
        <w:spacing w:after="0" w:line="240" w:lineRule="auto"/>
        <w:ind w:left="720" w:firstLine="720"/>
        <w:rPr>
          <w:rFonts w:asciiTheme="minorHAnsi" w:hAnsiTheme="minorHAnsi" w:cstheme="minorHAnsi"/>
          <w:sz w:val="24"/>
        </w:rPr>
      </w:pPr>
      <w:r w:rsidRPr="00BD6F3E">
        <w:rPr>
          <w:rFonts w:asciiTheme="minorHAnsi" w:hAnsiTheme="minorHAnsi" w:cstheme="minorHAnsi"/>
          <w:sz w:val="24"/>
        </w:rPr>
        <w:t>&lt;Plausible-bounds lower="" upper=""/&gt;</w:t>
      </w:r>
    </w:p>
    <w:p w14:paraId="6B4158CD" w14:textId="77777777" w:rsidR="00BD6F3E" w:rsidRPr="00BD6F3E" w:rsidRDefault="00BD6F3E" w:rsidP="00BD6F3E">
      <w:pPr>
        <w:pStyle w:val="Standard"/>
        <w:spacing w:after="0" w:line="240" w:lineRule="auto"/>
        <w:ind w:left="720" w:firstLine="720"/>
        <w:rPr>
          <w:rFonts w:asciiTheme="minorHAnsi" w:hAnsiTheme="minorHAnsi" w:cstheme="minorHAnsi"/>
          <w:sz w:val="24"/>
        </w:rPr>
      </w:pPr>
      <w:r w:rsidRPr="00BD6F3E">
        <w:rPr>
          <w:rFonts w:asciiTheme="minorHAnsi" w:hAnsiTheme="minorHAnsi" w:cstheme="minorHAnsi"/>
          <w:sz w:val="24"/>
        </w:rPr>
        <w:t>&lt;Threat-defined-locations&gt;12&lt;/Threat-defined-locations&gt;</w:t>
      </w:r>
    </w:p>
    <w:p w14:paraId="44F8A91B" w14:textId="77777777" w:rsidR="00BD6F3E" w:rsidRPr="00BD6F3E" w:rsidRDefault="00BD6F3E" w:rsidP="00BD6F3E">
      <w:pPr>
        <w:pStyle w:val="Standard"/>
        <w:spacing w:after="0" w:line="240" w:lineRule="auto"/>
        <w:ind w:left="1440"/>
        <w:rPr>
          <w:rFonts w:asciiTheme="minorHAnsi" w:hAnsiTheme="minorHAnsi" w:cstheme="minorHAnsi"/>
          <w:sz w:val="24"/>
        </w:rPr>
      </w:pPr>
      <w:r w:rsidRPr="00BD6F3E">
        <w:rPr>
          <w:rFonts w:asciiTheme="minorHAnsi" w:hAnsiTheme="minorHAnsi" w:cstheme="minorHAnsi"/>
          <w:sz w:val="24"/>
        </w:rPr>
        <w:lastRenderedPageBreak/>
        <w:t>&lt;Continuing-decline numeral="i, ii, iii"&gt;yes&lt;/Continuing-decline&gt;</w:t>
      </w:r>
    </w:p>
    <w:p w14:paraId="127C5BBC" w14:textId="77777777" w:rsidR="00BD6F3E" w:rsidRDefault="00BD6F3E" w:rsidP="00BD6F3E">
      <w:pPr>
        <w:pStyle w:val="Standard"/>
        <w:spacing w:after="0" w:line="240" w:lineRule="auto"/>
        <w:ind w:left="720" w:firstLine="720"/>
        <w:jc w:val="both"/>
        <w:rPr>
          <w:rFonts w:asciiTheme="minorHAnsi" w:hAnsiTheme="minorHAnsi" w:cstheme="minorHAnsi"/>
          <w:sz w:val="24"/>
        </w:rPr>
      </w:pPr>
      <w:r w:rsidRPr="002F6EE0">
        <w:rPr>
          <w:rFonts w:asciiTheme="minorHAnsi" w:hAnsiTheme="minorHAnsi" w:cstheme="minorHAnsi"/>
          <w:sz w:val="24"/>
        </w:rPr>
        <w:t>&lt;</w:t>
      </w:r>
      <w:r w:rsidRPr="00BD6F3E">
        <w:rPr>
          <w:rFonts w:asciiTheme="minorHAnsi" w:hAnsiTheme="minorHAnsi" w:cstheme="minorHAnsi"/>
          <w:color w:val="0070C0"/>
          <w:sz w:val="24"/>
        </w:rPr>
        <w:t>Threatening-process</w:t>
      </w:r>
      <w:r w:rsidRPr="002F6EE0">
        <w:rPr>
          <w:rFonts w:asciiTheme="minorHAnsi" w:hAnsiTheme="minorHAnsi" w:cstheme="minorHAnsi"/>
          <w:sz w:val="24"/>
        </w:rPr>
        <w:t>&gt;</w:t>
      </w:r>
      <w:r>
        <w:rPr>
          <w:rFonts w:asciiTheme="minorHAnsi" w:hAnsiTheme="minorHAnsi" w:cstheme="minorHAnsi"/>
          <w:sz w:val="24"/>
        </w:rPr>
        <w:t>no</w:t>
      </w:r>
      <w:r w:rsidRPr="002F6EE0">
        <w:rPr>
          <w:rFonts w:asciiTheme="minorHAnsi" w:hAnsiTheme="minorHAnsi" w:cstheme="minorHAnsi"/>
          <w:sz w:val="24"/>
        </w:rPr>
        <w:t>&lt;</w:t>
      </w:r>
      <w:r>
        <w:rPr>
          <w:rFonts w:asciiTheme="minorHAnsi" w:hAnsiTheme="minorHAnsi" w:cstheme="minorHAnsi"/>
          <w:sz w:val="24"/>
        </w:rPr>
        <w:t>/</w:t>
      </w:r>
      <w:r w:rsidRPr="00BD6F3E">
        <w:rPr>
          <w:rFonts w:asciiTheme="minorHAnsi" w:hAnsiTheme="minorHAnsi" w:cstheme="minorHAnsi"/>
          <w:color w:val="0070C0"/>
          <w:sz w:val="24"/>
        </w:rPr>
        <w:t>Threatening-process</w:t>
      </w:r>
      <w:r w:rsidRPr="002F6EE0">
        <w:rPr>
          <w:rFonts w:asciiTheme="minorHAnsi" w:hAnsiTheme="minorHAnsi" w:cstheme="minorHAnsi"/>
          <w:sz w:val="24"/>
        </w:rPr>
        <w:t>&gt;</w:t>
      </w:r>
    </w:p>
    <w:p w14:paraId="47D7F67D" w14:textId="77777777" w:rsidR="00BD6F3E" w:rsidRDefault="00BD6F3E" w:rsidP="00BD6F3E">
      <w:pPr>
        <w:pStyle w:val="Standard"/>
        <w:spacing w:after="0" w:line="240" w:lineRule="auto"/>
        <w:jc w:val="both"/>
        <w:rPr>
          <w:rFonts w:asciiTheme="minorHAnsi" w:hAnsiTheme="minorHAnsi" w:cstheme="minorHAnsi"/>
          <w:sz w:val="24"/>
        </w:rPr>
      </w:pPr>
      <w:r>
        <w:rPr>
          <w:rFonts w:asciiTheme="minorHAnsi" w:hAnsiTheme="minorHAnsi" w:cstheme="minorHAnsi"/>
          <w:sz w:val="24"/>
        </w:rPr>
        <w:tab/>
        <w:t>&lt;/Subcriterion&gt;</w:t>
      </w:r>
    </w:p>
    <w:p w14:paraId="36C6E845" w14:textId="0F0EBCD1" w:rsidR="00942F72" w:rsidRDefault="00942F72" w:rsidP="001B402D">
      <w:pPr>
        <w:pStyle w:val="Textbody"/>
      </w:pPr>
    </w:p>
    <w:p w14:paraId="7C15ED3E" w14:textId="772D1A64" w:rsidR="00B94818" w:rsidRPr="008A374A" w:rsidRDefault="00B94818" w:rsidP="00E05095">
      <w:pPr>
        <w:pStyle w:val="Ttulo1"/>
        <w:numPr>
          <w:ilvl w:val="6"/>
          <w:numId w:val="29"/>
        </w:numPr>
      </w:pPr>
      <w:commentRangeStart w:id="1148"/>
      <w:r w:rsidRPr="008A374A">
        <w:t>Node: Modelling</w:t>
      </w:r>
      <w:commentRangeEnd w:id="1148"/>
      <w:r w:rsidR="00E05095" w:rsidRPr="008A374A">
        <w:rPr>
          <w:rStyle w:val="Refdecomentario"/>
          <w:rFonts w:ascii="Calibri" w:hAnsi="Calibri" w:cs="Calibri"/>
          <w:b w:val="0"/>
        </w:rPr>
        <w:commentReference w:id="1148"/>
      </w:r>
    </w:p>
    <w:p w14:paraId="70F4F6E7" w14:textId="433C988B" w:rsidR="00E05095" w:rsidRDefault="00E05095" w:rsidP="00E05095">
      <w:pPr>
        <w:pStyle w:val="Standard"/>
        <w:spacing w:after="0" w:line="276" w:lineRule="auto"/>
        <w:ind w:left="360"/>
      </w:pPr>
      <w:r>
        <w:rPr>
          <w:rFonts w:ascii="Bookman Old Style" w:hAnsi="Bookman Old Style"/>
          <w:sz w:val="24"/>
          <w:szCs w:val="24"/>
          <w:u w:val="single"/>
        </w:rPr>
        <w:t>Tag:</w:t>
      </w:r>
      <w:r>
        <w:rPr>
          <w:rFonts w:ascii="Bookman Old Style" w:hAnsi="Bookman Old Style"/>
          <w:sz w:val="24"/>
          <w:szCs w:val="24"/>
        </w:rPr>
        <w:t xml:space="preserve"> &lt;Modelling&gt;</w:t>
      </w:r>
    </w:p>
    <w:p w14:paraId="00B0ECEA" w14:textId="77777777" w:rsidR="00E05095" w:rsidRDefault="00E05095" w:rsidP="00E05095">
      <w:pPr>
        <w:pStyle w:val="Standard"/>
        <w:spacing w:after="0" w:line="276" w:lineRule="auto"/>
        <w:ind w:left="360"/>
      </w:pPr>
      <w:r>
        <w:rPr>
          <w:rFonts w:ascii="Bookman Old Style" w:hAnsi="Bookman Old Style"/>
          <w:sz w:val="24"/>
          <w:szCs w:val="24"/>
          <w:u w:val="single"/>
        </w:rPr>
        <w:t>Parent:</w:t>
      </w:r>
      <w:r>
        <w:rPr>
          <w:rFonts w:ascii="Bookman Old Style" w:hAnsi="Bookman Old Style"/>
          <w:sz w:val="24"/>
          <w:szCs w:val="24"/>
        </w:rPr>
        <w:t xml:space="preserve"> Subcriterion</w:t>
      </w:r>
    </w:p>
    <w:p w14:paraId="1E7D7D30" w14:textId="2E4E3D92" w:rsidR="00E05095" w:rsidRDefault="00E05095" w:rsidP="00E05095">
      <w:pPr>
        <w:pStyle w:val="Standard"/>
        <w:spacing w:after="0" w:line="276" w:lineRule="auto"/>
        <w:ind w:left="360"/>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Model-name, Model-source, Model-type, Scenarios, Overall-collapse-prob</w:t>
      </w:r>
    </w:p>
    <w:p w14:paraId="4F386C69" w14:textId="088E1A48" w:rsidR="00E05095" w:rsidRPr="00161CC8" w:rsidRDefault="00E05095" w:rsidP="00E05095">
      <w:pPr>
        <w:pStyle w:val="Standard"/>
        <w:spacing w:line="240" w:lineRule="auto"/>
        <w:ind w:left="360"/>
        <w:jc w:val="both"/>
        <w:rPr>
          <w:rFonts w:ascii="Bookman Old Style" w:hAnsi="Bookman Old Style"/>
          <w:sz w:val="24"/>
          <w:szCs w:val="24"/>
        </w:rPr>
      </w:pPr>
      <w:r w:rsidRPr="008A374A">
        <w:rPr>
          <w:rFonts w:ascii="Bookman Old Style" w:hAnsi="Bookman Old Style"/>
          <w:sz w:val="24"/>
          <w:szCs w:val="24"/>
          <w:u w:val="single"/>
        </w:rPr>
        <w:t>Content:</w:t>
      </w:r>
      <w:r w:rsidRPr="00CF4B25">
        <w:rPr>
          <w:rFonts w:ascii="Bookman Old Style" w:hAnsi="Bookman Old Style"/>
          <w:sz w:val="24"/>
          <w:szCs w:val="24"/>
        </w:rPr>
        <w:t xml:space="preserve"> </w:t>
      </w:r>
      <w:ins w:id="1149" w:author="Utility" w:date="2019-08-21T08:30:00Z">
        <w:r w:rsidR="00B240F5">
          <w:rPr>
            <w:rFonts w:ascii="Bookman Old Style" w:hAnsi="Bookman Old Style"/>
            <w:sz w:val="24"/>
            <w:szCs w:val="24"/>
          </w:rPr>
          <w:t>Node describing the</w:t>
        </w:r>
      </w:ins>
      <w:ins w:id="1150" w:author="Michelle Castellanos" w:date="2019-09-04T01:08:00Z">
        <w:r w:rsidR="005F0618">
          <w:rPr>
            <w:rFonts w:ascii="Bookman Old Style" w:hAnsi="Bookman Old Style"/>
            <w:sz w:val="24"/>
            <w:szCs w:val="24"/>
          </w:rPr>
          <w:t xml:space="preserve"> quantitative</w:t>
        </w:r>
      </w:ins>
      <w:ins w:id="1151" w:author="Michelle Castellanos" w:date="2019-09-04T01:06:00Z">
        <w:r w:rsidR="005F0618">
          <w:rPr>
            <w:rFonts w:ascii="Bookman Old Style" w:hAnsi="Bookman Old Style"/>
            <w:sz w:val="24"/>
            <w:szCs w:val="24"/>
          </w:rPr>
          <w:t xml:space="preserve"> model </w:t>
        </w:r>
      </w:ins>
      <w:ins w:id="1152" w:author="Michelle Castellanos" w:date="2019-09-04T01:07:00Z">
        <w:r w:rsidR="005F0618">
          <w:rPr>
            <w:rFonts w:ascii="Bookman Old Style" w:hAnsi="Bookman Old Style"/>
            <w:sz w:val="24"/>
            <w:szCs w:val="24"/>
          </w:rPr>
          <w:t>used</w:t>
        </w:r>
      </w:ins>
      <w:ins w:id="1153" w:author="Michelle Castellanos" w:date="2019-09-04T01:06:00Z">
        <w:r w:rsidR="005F0618">
          <w:rPr>
            <w:rFonts w:ascii="Bookman Old Style" w:hAnsi="Bookman Old Style"/>
            <w:sz w:val="24"/>
            <w:szCs w:val="24"/>
          </w:rPr>
          <w:t xml:space="preserve"> in the</w:t>
        </w:r>
      </w:ins>
      <w:ins w:id="1154" w:author="Michelle Castellanos" w:date="2019-09-04T01:07:00Z">
        <w:r w:rsidR="005F0618">
          <w:rPr>
            <w:rFonts w:ascii="Bookman Old Style" w:hAnsi="Bookman Old Style"/>
            <w:sz w:val="24"/>
            <w:szCs w:val="24"/>
          </w:rPr>
          <w:t xml:space="preserve"> application of criterion E.</w:t>
        </w:r>
      </w:ins>
      <w:ins w:id="1155" w:author="Michelle Castellanos" w:date="2019-09-04T01:08:00Z">
        <w:r w:rsidR="005F0618">
          <w:rPr>
            <w:rFonts w:ascii="Bookman Old Style" w:hAnsi="Bookman Old Style"/>
            <w:sz w:val="24"/>
            <w:szCs w:val="24"/>
          </w:rPr>
          <w:t xml:space="preserve"> It includes the</w:t>
        </w:r>
      </w:ins>
      <w:ins w:id="1156" w:author="Utility" w:date="2019-08-21T08:30:00Z">
        <w:r w:rsidR="00B240F5">
          <w:rPr>
            <w:rFonts w:ascii="Bookman Old Style" w:hAnsi="Bookman Old Style"/>
            <w:sz w:val="24"/>
            <w:szCs w:val="24"/>
          </w:rPr>
          <w:t xml:space="preserve"> description, values and methodology </w:t>
        </w:r>
        <w:del w:id="1157" w:author="Michelle Castellanos" w:date="2019-09-04T01:08:00Z">
          <w:r w:rsidR="00B240F5" w:rsidDel="005F0618">
            <w:rPr>
              <w:rFonts w:ascii="Bookman Old Style" w:hAnsi="Bookman Old Style"/>
              <w:sz w:val="24"/>
              <w:szCs w:val="24"/>
            </w:rPr>
            <w:delText xml:space="preserve">for quantitative models </w:delText>
          </w:r>
        </w:del>
      </w:ins>
      <w:ins w:id="1158" w:author="Utility" w:date="2019-08-21T08:31:00Z">
        <w:del w:id="1159" w:author="Michelle Castellanos" w:date="2019-09-04T01:08:00Z">
          <w:r w:rsidR="00B240F5" w:rsidDel="005F0618">
            <w:rPr>
              <w:rFonts w:ascii="Bookman Old Style" w:hAnsi="Bookman Old Style"/>
              <w:sz w:val="24"/>
              <w:szCs w:val="24"/>
            </w:rPr>
            <w:delText>applied in the application of criterion E</w:delText>
          </w:r>
        </w:del>
      </w:ins>
      <w:ins w:id="1160" w:author="Michelle Castellanos" w:date="2019-09-04T01:08:00Z">
        <w:r w:rsidR="005F0618">
          <w:rPr>
            <w:rFonts w:ascii="Bookman Old Style" w:hAnsi="Bookman Old Style"/>
            <w:sz w:val="24"/>
            <w:szCs w:val="24"/>
          </w:rPr>
          <w:t>of the model selected by the authors</w:t>
        </w:r>
      </w:ins>
      <w:ins w:id="1161" w:author="Utility" w:date="2019-08-21T08:32:00Z">
        <w:del w:id="1162" w:author="Michelle Castellanos" w:date="2019-09-04T01:08:00Z">
          <w:r w:rsidR="00B240F5" w:rsidDel="005F0618">
            <w:rPr>
              <w:rFonts w:ascii="Bookman Old Style" w:hAnsi="Bookman Old Style"/>
              <w:sz w:val="24"/>
              <w:szCs w:val="24"/>
            </w:rPr>
            <w:delText xml:space="preserve"> for the assessment</w:delText>
          </w:r>
        </w:del>
      </w:ins>
      <w:ins w:id="1163" w:author="Utility" w:date="2019-08-21T08:31:00Z">
        <w:r w:rsidR="00B240F5">
          <w:rPr>
            <w:rFonts w:ascii="Bookman Old Style" w:hAnsi="Bookman Old Style"/>
            <w:sz w:val="24"/>
            <w:szCs w:val="24"/>
          </w:rPr>
          <w:t>.</w:t>
        </w:r>
      </w:ins>
    </w:p>
    <w:p w14:paraId="42A3D28C" w14:textId="51921394" w:rsidR="00E05095" w:rsidRDefault="00E05095" w:rsidP="00E05095">
      <w:pPr>
        <w:pStyle w:val="Standard"/>
        <w:spacing w:after="0" w:line="240" w:lineRule="auto"/>
        <w:ind w:left="360"/>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21D1114A" w14:textId="77777777" w:rsidR="00E05095" w:rsidRDefault="00E05095" w:rsidP="00E05095">
      <w:pPr>
        <w:pStyle w:val="Standard"/>
        <w:spacing w:after="0" w:line="240" w:lineRule="auto"/>
        <w:ind w:left="360"/>
        <w:jc w:val="both"/>
        <w:rPr>
          <w:rFonts w:ascii="Bookman Old Style" w:hAnsi="Bookman Old Style"/>
          <w:sz w:val="24"/>
          <w:szCs w:val="24"/>
          <w:u w:val="single"/>
        </w:rPr>
      </w:pPr>
    </w:p>
    <w:p w14:paraId="6C9101D9" w14:textId="77777777" w:rsidR="00E05095" w:rsidRDefault="00E05095" w:rsidP="00E05095">
      <w:pPr>
        <w:pStyle w:val="Standard"/>
        <w:spacing w:after="0" w:line="240" w:lineRule="auto"/>
        <w:ind w:left="360"/>
        <w:jc w:val="both"/>
        <w:rPr>
          <w:rFonts w:ascii="Bookman Old Style" w:hAnsi="Bookman Old Style"/>
          <w:sz w:val="24"/>
          <w:szCs w:val="24"/>
          <w:u w:val="single"/>
        </w:rPr>
      </w:pPr>
      <w:r>
        <w:rPr>
          <w:rFonts w:ascii="Bookman Old Style" w:hAnsi="Bookman Old Style"/>
          <w:sz w:val="24"/>
          <w:szCs w:val="24"/>
          <w:u w:val="single"/>
        </w:rPr>
        <w:t>Example:</w:t>
      </w:r>
    </w:p>
    <w:p w14:paraId="1200C3FE" w14:textId="77777777" w:rsidR="00E05095" w:rsidRPr="00CF4B25" w:rsidRDefault="00E05095" w:rsidP="00E05095">
      <w:pPr>
        <w:pStyle w:val="Standard"/>
        <w:tabs>
          <w:tab w:val="left" w:pos="2880"/>
        </w:tabs>
        <w:spacing w:after="0" w:line="240" w:lineRule="auto"/>
        <w:ind w:left="360"/>
        <w:rPr>
          <w:rFonts w:ascii="Courier New" w:hAnsi="Courier New" w:cs="Courier New"/>
        </w:rPr>
      </w:pPr>
    </w:p>
    <w:p w14:paraId="459FDC4E" w14:textId="6A228E39" w:rsidR="00E05095" w:rsidRPr="00E05095" w:rsidRDefault="00E05095" w:rsidP="00E05095">
      <w:pPr>
        <w:pStyle w:val="Standard"/>
        <w:spacing w:after="0" w:line="240" w:lineRule="auto"/>
        <w:ind w:left="720"/>
        <w:rPr>
          <w:rFonts w:asciiTheme="minorHAnsi" w:hAnsiTheme="minorHAnsi" w:cstheme="minorHAnsi"/>
          <w:sz w:val="24"/>
        </w:rPr>
      </w:pPr>
      <w:r w:rsidRPr="00E05095">
        <w:rPr>
          <w:rFonts w:asciiTheme="minorHAnsi" w:hAnsiTheme="minorHAnsi" w:cstheme="minorHAnsi"/>
          <w:sz w:val="24"/>
        </w:rPr>
        <w:t>&lt;</w:t>
      </w:r>
      <w:r w:rsidRPr="00E05095">
        <w:rPr>
          <w:rFonts w:asciiTheme="minorHAnsi" w:hAnsiTheme="minorHAnsi" w:cstheme="minorHAnsi"/>
          <w:color w:val="0070C0"/>
          <w:sz w:val="24"/>
        </w:rPr>
        <w:t>Modelling</w:t>
      </w:r>
      <w:r w:rsidRPr="00E05095">
        <w:rPr>
          <w:rFonts w:asciiTheme="minorHAnsi" w:hAnsiTheme="minorHAnsi" w:cstheme="minorHAnsi"/>
          <w:sz w:val="24"/>
        </w:rPr>
        <w:t>&gt;</w:t>
      </w:r>
    </w:p>
    <w:p w14:paraId="692D031E" w14:textId="21B3AC69" w:rsidR="00E05095" w:rsidRPr="00E05095" w:rsidRDefault="00E05095" w:rsidP="00E05095">
      <w:pPr>
        <w:pStyle w:val="Standard"/>
        <w:spacing w:after="0" w:line="240" w:lineRule="auto"/>
        <w:ind w:left="720" w:firstLine="720"/>
        <w:rPr>
          <w:rFonts w:asciiTheme="minorHAnsi" w:hAnsiTheme="minorHAnsi" w:cstheme="minorHAnsi"/>
          <w:sz w:val="24"/>
        </w:rPr>
      </w:pPr>
      <w:r w:rsidRPr="00E05095">
        <w:rPr>
          <w:rFonts w:asciiTheme="minorHAnsi" w:hAnsiTheme="minorHAnsi" w:cstheme="minorHAnsi"/>
          <w:sz w:val="24"/>
        </w:rPr>
        <w:t>&lt;Model-name&gt;</w:t>
      </w:r>
      <w:ins w:id="1164" w:author="Michelle Castellanos" w:date="2019-09-04T01:10:00Z">
        <w:r w:rsidR="008A374A" w:rsidRPr="008A374A">
          <w:rPr>
            <w:rFonts w:asciiTheme="minorHAnsi" w:hAnsiTheme="minorHAnsi" w:cstheme="minorHAnsi"/>
            <w:sz w:val="24"/>
          </w:rPr>
          <w:t>Ecosystem state model</w:t>
        </w:r>
        <w:r w:rsidR="008A374A" w:rsidRPr="00E05095" w:rsidDel="008A374A">
          <w:rPr>
            <w:rFonts w:asciiTheme="minorHAnsi" w:hAnsiTheme="minorHAnsi" w:cstheme="minorHAnsi"/>
            <w:sz w:val="24"/>
          </w:rPr>
          <w:t xml:space="preserve"> </w:t>
        </w:r>
      </w:ins>
      <w:del w:id="1165" w:author="Michelle Castellanos" w:date="2019-09-04T01:10:00Z">
        <w:r w:rsidRPr="00E05095" w:rsidDel="008A374A">
          <w:rPr>
            <w:rFonts w:asciiTheme="minorHAnsi" w:hAnsiTheme="minorHAnsi" w:cstheme="minorHAnsi"/>
            <w:sz w:val="24"/>
          </w:rPr>
          <w:delText>Hydrologic, hydrodynamic and ecosystem states modelling</w:delText>
        </w:r>
      </w:del>
      <w:r w:rsidRPr="00E05095">
        <w:rPr>
          <w:rFonts w:asciiTheme="minorHAnsi" w:hAnsiTheme="minorHAnsi" w:cstheme="minorHAnsi"/>
          <w:sz w:val="24"/>
        </w:rPr>
        <w:t>&lt;/Model-name&gt;</w:t>
      </w:r>
    </w:p>
    <w:p w14:paraId="058456E1" w14:textId="77777777" w:rsidR="00E05095" w:rsidRPr="00E05095" w:rsidRDefault="00E05095" w:rsidP="00E05095">
      <w:pPr>
        <w:pStyle w:val="Standard"/>
        <w:spacing w:after="0" w:line="240" w:lineRule="auto"/>
        <w:ind w:left="720" w:firstLine="720"/>
        <w:rPr>
          <w:rFonts w:asciiTheme="minorHAnsi" w:hAnsiTheme="minorHAnsi" w:cstheme="minorHAnsi"/>
          <w:sz w:val="24"/>
        </w:rPr>
      </w:pPr>
      <w:r w:rsidRPr="00E05095">
        <w:rPr>
          <w:rFonts w:asciiTheme="minorHAnsi" w:hAnsiTheme="minorHAnsi" w:cstheme="minorHAnsi"/>
          <w:sz w:val="24"/>
        </w:rPr>
        <w:t>&lt;Model-source&gt;Lester and Fairweather, 2011&lt;/Model-source&gt;</w:t>
      </w:r>
    </w:p>
    <w:p w14:paraId="0123DF39" w14:textId="5A2C3E3A" w:rsidR="00E05095" w:rsidRDefault="00E05095" w:rsidP="00E05095">
      <w:pPr>
        <w:pStyle w:val="Standard"/>
        <w:spacing w:after="0" w:line="240" w:lineRule="auto"/>
        <w:ind w:left="720" w:firstLine="720"/>
        <w:rPr>
          <w:rFonts w:asciiTheme="minorHAnsi" w:hAnsiTheme="minorHAnsi" w:cstheme="minorHAnsi"/>
          <w:sz w:val="24"/>
        </w:rPr>
      </w:pPr>
      <w:r w:rsidRPr="00E05095">
        <w:rPr>
          <w:rFonts w:asciiTheme="minorHAnsi" w:hAnsiTheme="minorHAnsi" w:cstheme="minorHAnsi"/>
          <w:sz w:val="24"/>
        </w:rPr>
        <w:t>&lt;Model-type</w:t>
      </w:r>
      <w:del w:id="1166" w:author="Michelle Castellanos" w:date="2019-09-04T01:10:00Z">
        <w:r w:rsidRPr="00E05095" w:rsidDel="008A374A">
          <w:rPr>
            <w:rFonts w:asciiTheme="minorHAnsi" w:hAnsiTheme="minorHAnsi" w:cstheme="minorHAnsi"/>
            <w:sz w:val="24"/>
          </w:rPr>
          <w:delText>/</w:delText>
        </w:r>
      </w:del>
      <w:r w:rsidRPr="00E05095">
        <w:rPr>
          <w:rFonts w:asciiTheme="minorHAnsi" w:hAnsiTheme="minorHAnsi" w:cstheme="minorHAnsi"/>
          <w:sz w:val="24"/>
        </w:rPr>
        <w:t>&gt;</w:t>
      </w:r>
      <w:ins w:id="1167" w:author="Michelle Castellanos" w:date="2019-09-04T01:10:00Z">
        <w:r w:rsidR="008A374A" w:rsidRPr="008A374A">
          <w:rPr>
            <w:rFonts w:asciiTheme="minorHAnsi" w:hAnsiTheme="minorHAnsi" w:cstheme="minorHAnsi"/>
            <w:sz w:val="24"/>
          </w:rPr>
          <w:t>State-and-transition model</w:t>
        </w:r>
        <w:r w:rsidR="008A374A">
          <w:rPr>
            <w:rFonts w:asciiTheme="minorHAnsi" w:hAnsiTheme="minorHAnsi" w:cstheme="minorHAnsi"/>
            <w:sz w:val="24"/>
          </w:rPr>
          <w:t>&lt;/Model-type&gt;</w:t>
        </w:r>
      </w:ins>
    </w:p>
    <w:p w14:paraId="5CB3F5A2" w14:textId="65E0D2D9" w:rsidR="00E05095" w:rsidRDefault="00E05095" w:rsidP="00E05095">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&lt;Scenarios&gt;&lt;/Scenarios&gt;</w:t>
      </w:r>
    </w:p>
    <w:p w14:paraId="46D106BE" w14:textId="40820E93" w:rsidR="00E05095" w:rsidRDefault="00E05095" w:rsidP="00E05095">
      <w:pPr>
        <w:pStyle w:val="Standard"/>
        <w:spacing w:after="0" w:line="240" w:lineRule="auto"/>
        <w:ind w:left="720" w:firstLine="720"/>
        <w:rPr>
          <w:rFonts w:asciiTheme="minorHAnsi" w:hAnsiTheme="minorHAnsi" w:cstheme="minorHAnsi"/>
          <w:sz w:val="24"/>
        </w:rPr>
      </w:pPr>
      <w:r w:rsidRPr="00E05095">
        <w:rPr>
          <w:rFonts w:asciiTheme="minorHAnsi" w:hAnsiTheme="minorHAnsi" w:cstheme="minorHAnsi"/>
          <w:sz w:val="24"/>
        </w:rPr>
        <w:t>&lt;Overall-collapse-prob years=""&gt;</w:t>
      </w:r>
      <w:del w:id="1168" w:author="Michelle Castellanos" w:date="2019-09-04T01:10:00Z">
        <w:r w:rsidRPr="00E05095" w:rsidDel="008A374A">
          <w:rPr>
            <w:rFonts w:asciiTheme="minorHAnsi" w:hAnsiTheme="minorHAnsi" w:cstheme="minorHAnsi"/>
            <w:sz w:val="24"/>
          </w:rPr>
          <w:delText>CR</w:delText>
        </w:r>
      </w:del>
      <w:r w:rsidRPr="00E05095">
        <w:rPr>
          <w:rFonts w:asciiTheme="minorHAnsi" w:hAnsiTheme="minorHAnsi" w:cstheme="minorHAnsi"/>
          <w:sz w:val="24"/>
        </w:rPr>
        <w:t>&lt;/Overall-collapse-</w:t>
      </w:r>
    </w:p>
    <w:p w14:paraId="1CFEED13" w14:textId="62023A51" w:rsidR="00E05095" w:rsidRDefault="00E05095" w:rsidP="00E05095">
      <w:pPr>
        <w:pStyle w:val="Standard"/>
        <w:spacing w:after="0" w:line="240" w:lineRule="auto"/>
        <w:ind w:firstLine="720"/>
        <w:rPr>
          <w:rFonts w:asciiTheme="minorHAnsi" w:hAnsiTheme="minorHAnsi" w:cstheme="minorHAnsi"/>
          <w:sz w:val="24"/>
        </w:rPr>
      </w:pPr>
      <w:r>
        <w:rPr>
          <w:rFonts w:asciiTheme="minorHAnsi" w:hAnsiTheme="minorHAnsi" w:cstheme="minorHAnsi"/>
          <w:sz w:val="24"/>
        </w:rPr>
        <w:t>&lt;/</w:t>
      </w:r>
      <w:r w:rsidRPr="00E05095">
        <w:rPr>
          <w:rFonts w:asciiTheme="minorHAnsi" w:hAnsiTheme="minorHAnsi" w:cstheme="minorHAnsi"/>
          <w:color w:val="0070C0"/>
          <w:sz w:val="24"/>
        </w:rPr>
        <w:t>Modelling</w:t>
      </w:r>
      <w:r>
        <w:rPr>
          <w:rFonts w:asciiTheme="minorHAnsi" w:hAnsiTheme="minorHAnsi" w:cstheme="minorHAnsi"/>
          <w:sz w:val="24"/>
        </w:rPr>
        <w:t>&gt;</w:t>
      </w:r>
    </w:p>
    <w:p w14:paraId="46F9528D" w14:textId="77777777" w:rsidR="00E05095" w:rsidRDefault="00E05095" w:rsidP="00E05095">
      <w:pPr>
        <w:pStyle w:val="Standard"/>
        <w:spacing w:after="0" w:line="240" w:lineRule="auto"/>
        <w:ind w:left="720" w:firstLine="720"/>
        <w:rPr>
          <w:rFonts w:asciiTheme="minorHAnsi" w:hAnsiTheme="minorHAnsi" w:cstheme="minorHAnsi"/>
          <w:sz w:val="24"/>
        </w:rPr>
      </w:pPr>
    </w:p>
    <w:p w14:paraId="044AA9B1" w14:textId="3C58069F" w:rsidR="00E05095" w:rsidRPr="006C5611" w:rsidRDefault="00E05095" w:rsidP="00E05095">
      <w:pPr>
        <w:pStyle w:val="Ttulo1"/>
        <w:numPr>
          <w:ilvl w:val="7"/>
          <w:numId w:val="29"/>
        </w:numPr>
      </w:pPr>
      <w:r w:rsidRPr="006C5611">
        <w:t>N</w:t>
      </w:r>
      <w:r>
        <w:t>ode: Model name</w:t>
      </w:r>
    </w:p>
    <w:p w14:paraId="5ABBFE46" w14:textId="5CB7F018" w:rsidR="00E05095" w:rsidRDefault="00E05095" w:rsidP="00E05095">
      <w:pPr>
        <w:pStyle w:val="Standard"/>
        <w:spacing w:after="0" w:line="276" w:lineRule="auto"/>
        <w:ind w:left="360"/>
      </w:pPr>
      <w:r>
        <w:rPr>
          <w:rFonts w:ascii="Bookman Old Style" w:hAnsi="Bookman Old Style"/>
          <w:sz w:val="24"/>
          <w:szCs w:val="24"/>
          <w:u w:val="single"/>
        </w:rPr>
        <w:t>Tag:</w:t>
      </w:r>
      <w:r>
        <w:rPr>
          <w:rFonts w:ascii="Bookman Old Style" w:hAnsi="Bookman Old Style"/>
          <w:sz w:val="24"/>
          <w:szCs w:val="24"/>
        </w:rPr>
        <w:t xml:space="preserve"> &lt;Model-name&gt;</w:t>
      </w:r>
    </w:p>
    <w:p w14:paraId="7916AAFA" w14:textId="4D326584" w:rsidR="00E05095" w:rsidRDefault="00E05095" w:rsidP="00E05095">
      <w:pPr>
        <w:pStyle w:val="Standard"/>
        <w:spacing w:after="0" w:line="276" w:lineRule="auto"/>
        <w:ind w:left="360"/>
      </w:pPr>
      <w:r>
        <w:rPr>
          <w:rFonts w:ascii="Bookman Old Style" w:hAnsi="Bookman Old Style"/>
          <w:sz w:val="24"/>
          <w:szCs w:val="24"/>
          <w:u w:val="single"/>
        </w:rPr>
        <w:t>Parent:</w:t>
      </w:r>
      <w:r>
        <w:rPr>
          <w:rFonts w:ascii="Bookman Old Style" w:hAnsi="Bookman Old Style"/>
          <w:sz w:val="24"/>
          <w:szCs w:val="24"/>
        </w:rPr>
        <w:t xml:space="preserve"> Modelling</w:t>
      </w:r>
    </w:p>
    <w:p w14:paraId="75AA3A12" w14:textId="747EEAC3" w:rsidR="00E05095" w:rsidRDefault="00E05095" w:rsidP="00E05095">
      <w:pPr>
        <w:pStyle w:val="Standard"/>
        <w:spacing w:after="0" w:line="276" w:lineRule="auto"/>
        <w:ind w:left="360"/>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1E82AB1E" w14:textId="4CDF3874" w:rsidR="00E05095" w:rsidRPr="00161CC8" w:rsidRDefault="00E05095" w:rsidP="00E05095">
      <w:pPr>
        <w:pStyle w:val="Standard"/>
        <w:spacing w:line="240" w:lineRule="auto"/>
        <w:ind w:left="360"/>
        <w:jc w:val="both"/>
        <w:rPr>
          <w:rFonts w:ascii="Bookman Old Style" w:hAnsi="Bookman Old Style"/>
          <w:sz w:val="24"/>
          <w:szCs w:val="24"/>
        </w:rPr>
      </w:pPr>
      <w:r>
        <w:rPr>
          <w:rFonts w:ascii="Bookman Old Style" w:hAnsi="Bookman Old Style"/>
          <w:sz w:val="24"/>
          <w:szCs w:val="24"/>
          <w:u w:val="single"/>
        </w:rPr>
        <w:t>Content:</w:t>
      </w:r>
      <w:r w:rsidRPr="00CF4B25">
        <w:rPr>
          <w:rFonts w:ascii="Bookman Old Style" w:hAnsi="Bookman Old Style"/>
          <w:sz w:val="24"/>
          <w:szCs w:val="24"/>
        </w:rPr>
        <w:t xml:space="preserve"> </w:t>
      </w:r>
      <w:r w:rsidR="0042311F">
        <w:rPr>
          <w:rFonts w:ascii="Bookman Old Style" w:hAnsi="Bookman Old Style"/>
          <w:sz w:val="24"/>
          <w:szCs w:val="24"/>
        </w:rPr>
        <w:t>Indicates the name given</w:t>
      </w:r>
      <w:ins w:id="1169" w:author="Michelle Castellanos" w:date="2019-09-04T01:11:00Z">
        <w:r w:rsidR="008A374A">
          <w:rPr>
            <w:rFonts w:ascii="Bookman Old Style" w:hAnsi="Bookman Old Style"/>
            <w:sz w:val="24"/>
            <w:szCs w:val="24"/>
          </w:rPr>
          <w:t xml:space="preserve"> to the model</w:t>
        </w:r>
      </w:ins>
      <w:r w:rsidR="0042311F">
        <w:rPr>
          <w:rFonts w:ascii="Bookman Old Style" w:hAnsi="Bookman Old Style"/>
          <w:sz w:val="24"/>
          <w:szCs w:val="24"/>
        </w:rPr>
        <w:t xml:space="preserve"> in the original document</w:t>
      </w:r>
      <w:del w:id="1170" w:author="Michelle Castellanos" w:date="2019-09-04T01:11:00Z">
        <w:r w:rsidR="0042311F" w:rsidDel="008A374A">
          <w:rPr>
            <w:rFonts w:ascii="Bookman Old Style" w:hAnsi="Bookman Old Style"/>
            <w:sz w:val="24"/>
            <w:szCs w:val="24"/>
          </w:rPr>
          <w:delText xml:space="preserve"> to the model</w:delText>
        </w:r>
      </w:del>
      <w:r w:rsidR="0042311F">
        <w:rPr>
          <w:rFonts w:ascii="Bookman Old Style" w:hAnsi="Bookman Old Style"/>
          <w:sz w:val="24"/>
          <w:szCs w:val="24"/>
        </w:rPr>
        <w:t>.</w:t>
      </w:r>
    </w:p>
    <w:p w14:paraId="15EB6B01" w14:textId="77777777" w:rsidR="00E05095" w:rsidRDefault="00E05095" w:rsidP="00E05095">
      <w:pPr>
        <w:pStyle w:val="Standard"/>
        <w:spacing w:after="0" w:line="240" w:lineRule="auto"/>
        <w:ind w:left="360"/>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0374B552" w14:textId="77777777" w:rsidR="00E05095" w:rsidRDefault="00E05095" w:rsidP="00E05095">
      <w:pPr>
        <w:pStyle w:val="Standard"/>
        <w:spacing w:after="0" w:line="240" w:lineRule="auto"/>
        <w:ind w:left="360"/>
        <w:jc w:val="both"/>
        <w:rPr>
          <w:rFonts w:ascii="Bookman Old Style" w:hAnsi="Bookman Old Style"/>
          <w:sz w:val="24"/>
          <w:szCs w:val="24"/>
          <w:u w:val="single"/>
        </w:rPr>
      </w:pPr>
    </w:p>
    <w:p w14:paraId="2F5CC7DB" w14:textId="77777777" w:rsidR="00E05095" w:rsidRDefault="00E05095" w:rsidP="00E05095">
      <w:pPr>
        <w:pStyle w:val="Standard"/>
        <w:spacing w:after="0" w:line="240" w:lineRule="auto"/>
        <w:ind w:left="360"/>
        <w:jc w:val="both"/>
        <w:rPr>
          <w:rFonts w:ascii="Bookman Old Style" w:hAnsi="Bookman Old Style"/>
          <w:sz w:val="24"/>
          <w:szCs w:val="24"/>
          <w:u w:val="single"/>
        </w:rPr>
      </w:pPr>
      <w:r>
        <w:rPr>
          <w:rFonts w:ascii="Bookman Old Style" w:hAnsi="Bookman Old Style"/>
          <w:sz w:val="24"/>
          <w:szCs w:val="24"/>
          <w:u w:val="single"/>
        </w:rPr>
        <w:t>Example:</w:t>
      </w:r>
    </w:p>
    <w:p w14:paraId="156BF7D3" w14:textId="77777777" w:rsidR="00E05095" w:rsidRPr="00CF4B25" w:rsidRDefault="00E05095" w:rsidP="00E05095">
      <w:pPr>
        <w:pStyle w:val="Standard"/>
        <w:tabs>
          <w:tab w:val="left" w:pos="2880"/>
        </w:tabs>
        <w:spacing w:after="0" w:line="240" w:lineRule="auto"/>
        <w:ind w:left="360"/>
        <w:rPr>
          <w:rFonts w:ascii="Courier New" w:hAnsi="Courier New" w:cs="Courier New"/>
        </w:rPr>
      </w:pPr>
    </w:p>
    <w:p w14:paraId="6A0F1644" w14:textId="2498E7B6" w:rsidR="00E05095" w:rsidRPr="0042311F" w:rsidDel="008A374A" w:rsidRDefault="00E05095" w:rsidP="00E05095">
      <w:pPr>
        <w:pStyle w:val="Standard"/>
        <w:spacing w:after="0" w:line="240" w:lineRule="auto"/>
        <w:ind w:left="720"/>
        <w:rPr>
          <w:del w:id="1171" w:author="Michelle Castellanos" w:date="2019-09-04T01:14:00Z"/>
          <w:rFonts w:asciiTheme="minorHAnsi" w:hAnsiTheme="minorHAnsi" w:cstheme="minorHAnsi"/>
          <w:sz w:val="24"/>
        </w:rPr>
      </w:pPr>
      <w:del w:id="1172" w:author="Michelle Castellanos" w:date="2019-09-04T01:14:00Z">
        <w:r w:rsidRPr="0042311F" w:rsidDel="008A374A">
          <w:rPr>
            <w:rFonts w:asciiTheme="minorHAnsi" w:hAnsiTheme="minorHAnsi" w:cstheme="minorHAnsi"/>
            <w:sz w:val="24"/>
          </w:rPr>
          <w:delText>&lt;Modelling&gt;</w:delText>
        </w:r>
      </w:del>
    </w:p>
    <w:p w14:paraId="5FD62CE1" w14:textId="70530B97" w:rsidR="00E05095" w:rsidRDefault="00E05095" w:rsidP="00E05095">
      <w:pPr>
        <w:pStyle w:val="Standard"/>
        <w:spacing w:after="0" w:line="240" w:lineRule="auto"/>
        <w:ind w:left="720" w:firstLine="720"/>
        <w:rPr>
          <w:ins w:id="1173" w:author="Michelle Castellanos" w:date="2019-09-04T01:12:00Z"/>
          <w:rFonts w:asciiTheme="minorHAnsi" w:hAnsiTheme="minorHAnsi" w:cstheme="minorHAnsi"/>
          <w:sz w:val="24"/>
        </w:rPr>
      </w:pPr>
      <w:r w:rsidRPr="0042311F">
        <w:rPr>
          <w:rFonts w:asciiTheme="minorHAnsi" w:hAnsiTheme="minorHAnsi" w:cstheme="minorHAnsi"/>
          <w:sz w:val="24"/>
        </w:rPr>
        <w:t>&lt;</w:t>
      </w:r>
      <w:r w:rsidRPr="0042311F">
        <w:rPr>
          <w:rFonts w:asciiTheme="minorHAnsi" w:hAnsiTheme="minorHAnsi" w:cstheme="minorHAnsi"/>
          <w:color w:val="0070C0"/>
          <w:sz w:val="24"/>
        </w:rPr>
        <w:t>Model-name</w:t>
      </w:r>
      <w:r w:rsidRPr="0042311F">
        <w:rPr>
          <w:rFonts w:asciiTheme="minorHAnsi" w:hAnsiTheme="minorHAnsi" w:cstheme="minorHAnsi"/>
          <w:sz w:val="24"/>
        </w:rPr>
        <w:t>&gt;</w:t>
      </w:r>
      <w:ins w:id="1174" w:author="Michelle Castellanos" w:date="2019-09-04T01:12:00Z">
        <w:r w:rsidR="008A374A" w:rsidRPr="008A374A">
          <w:rPr>
            <w:rFonts w:asciiTheme="minorHAnsi" w:hAnsiTheme="minorHAnsi" w:cstheme="minorHAnsi"/>
            <w:sz w:val="24"/>
          </w:rPr>
          <w:t>Ecosystem state model</w:t>
        </w:r>
        <w:r w:rsidR="008A374A" w:rsidRPr="00E05095" w:rsidDel="008A374A">
          <w:rPr>
            <w:rFonts w:asciiTheme="minorHAnsi" w:hAnsiTheme="minorHAnsi" w:cstheme="minorHAnsi"/>
            <w:sz w:val="24"/>
          </w:rPr>
          <w:t xml:space="preserve"> </w:t>
        </w:r>
      </w:ins>
      <w:del w:id="1175" w:author="Michelle Castellanos" w:date="2019-09-04T01:12:00Z">
        <w:r w:rsidRPr="0042311F" w:rsidDel="008A374A">
          <w:rPr>
            <w:rFonts w:asciiTheme="minorHAnsi" w:hAnsiTheme="minorHAnsi" w:cstheme="minorHAnsi"/>
            <w:sz w:val="24"/>
          </w:rPr>
          <w:delText>Hydrologic, hydrodynamic and ecosystem states modelling</w:delText>
        </w:r>
      </w:del>
      <w:r w:rsidRPr="0042311F">
        <w:rPr>
          <w:rFonts w:asciiTheme="minorHAnsi" w:hAnsiTheme="minorHAnsi" w:cstheme="minorHAnsi"/>
          <w:sz w:val="24"/>
        </w:rPr>
        <w:t>&lt;/</w:t>
      </w:r>
      <w:r w:rsidRPr="0042311F">
        <w:rPr>
          <w:rFonts w:asciiTheme="minorHAnsi" w:hAnsiTheme="minorHAnsi" w:cstheme="minorHAnsi"/>
          <w:color w:val="0070C0"/>
          <w:sz w:val="24"/>
        </w:rPr>
        <w:t>Model-name</w:t>
      </w:r>
      <w:r w:rsidRPr="0042311F">
        <w:rPr>
          <w:rFonts w:asciiTheme="minorHAnsi" w:hAnsiTheme="minorHAnsi" w:cstheme="minorHAnsi"/>
          <w:sz w:val="24"/>
        </w:rPr>
        <w:t>&gt;</w:t>
      </w:r>
    </w:p>
    <w:p w14:paraId="4CD98E9A" w14:textId="092E2F37" w:rsidR="008A374A" w:rsidRPr="0042311F" w:rsidRDefault="008A374A" w:rsidP="008A374A">
      <w:pPr>
        <w:pStyle w:val="Standard"/>
        <w:spacing w:after="0" w:line="240" w:lineRule="auto"/>
        <w:ind w:left="720" w:firstLine="720"/>
        <w:rPr>
          <w:ins w:id="1176" w:author="Michelle Castellanos" w:date="2019-09-04T01:12:00Z"/>
          <w:rFonts w:asciiTheme="minorHAnsi" w:hAnsiTheme="minorHAnsi" w:cstheme="minorHAnsi"/>
          <w:sz w:val="24"/>
        </w:rPr>
      </w:pPr>
      <w:ins w:id="1177" w:author="Michelle Castellanos" w:date="2019-09-04T01:12:00Z">
        <w:r w:rsidRPr="0042311F">
          <w:rPr>
            <w:rFonts w:asciiTheme="minorHAnsi" w:hAnsiTheme="minorHAnsi" w:cstheme="minorHAnsi"/>
            <w:sz w:val="24"/>
          </w:rPr>
          <w:t>&lt;</w:t>
        </w:r>
        <w:r w:rsidRPr="0042311F">
          <w:rPr>
            <w:rFonts w:asciiTheme="minorHAnsi" w:hAnsiTheme="minorHAnsi" w:cstheme="minorHAnsi"/>
            <w:color w:val="0070C0"/>
            <w:sz w:val="24"/>
          </w:rPr>
          <w:t>Model-name</w:t>
        </w:r>
        <w:r w:rsidRPr="0042311F">
          <w:rPr>
            <w:rFonts w:asciiTheme="minorHAnsi" w:hAnsiTheme="minorHAnsi" w:cstheme="minorHAnsi"/>
            <w:sz w:val="24"/>
          </w:rPr>
          <w:t>&gt;</w:t>
        </w:r>
      </w:ins>
      <w:ins w:id="1178" w:author="Michelle Castellanos" w:date="2019-09-04T01:14:00Z">
        <w:r w:rsidRPr="008A374A">
          <w:rPr>
            <w:rFonts w:asciiTheme="minorHAnsi" w:hAnsiTheme="minorHAnsi" w:cstheme="minorHAnsi"/>
            <w:sz w:val="24"/>
          </w:rPr>
          <w:t>Coral Reef Scenario Evaluation Tool</w:t>
        </w:r>
      </w:ins>
      <w:ins w:id="1179" w:author="Michelle Castellanos" w:date="2019-09-04T01:12:00Z">
        <w:r w:rsidRPr="0042311F">
          <w:rPr>
            <w:rFonts w:asciiTheme="minorHAnsi" w:hAnsiTheme="minorHAnsi" w:cstheme="minorHAnsi"/>
            <w:sz w:val="24"/>
          </w:rPr>
          <w:t>&lt;/</w:t>
        </w:r>
        <w:r w:rsidRPr="0042311F">
          <w:rPr>
            <w:rFonts w:asciiTheme="minorHAnsi" w:hAnsiTheme="minorHAnsi" w:cstheme="minorHAnsi"/>
            <w:color w:val="0070C0"/>
            <w:sz w:val="24"/>
          </w:rPr>
          <w:t>Model-name</w:t>
        </w:r>
        <w:r w:rsidRPr="0042311F">
          <w:rPr>
            <w:rFonts w:asciiTheme="minorHAnsi" w:hAnsiTheme="minorHAnsi" w:cstheme="minorHAnsi"/>
            <w:sz w:val="24"/>
          </w:rPr>
          <w:t>&gt;</w:t>
        </w:r>
      </w:ins>
    </w:p>
    <w:p w14:paraId="63D52A93" w14:textId="77777777" w:rsidR="008A374A" w:rsidRPr="0042311F" w:rsidRDefault="008A374A" w:rsidP="00E05095">
      <w:pPr>
        <w:pStyle w:val="Standard"/>
        <w:spacing w:after="0" w:line="240" w:lineRule="auto"/>
        <w:ind w:left="720" w:firstLine="720"/>
        <w:rPr>
          <w:rFonts w:asciiTheme="minorHAnsi" w:hAnsiTheme="minorHAnsi" w:cstheme="minorHAnsi"/>
          <w:sz w:val="24"/>
        </w:rPr>
      </w:pPr>
    </w:p>
    <w:p w14:paraId="3684AF72" w14:textId="497C5F1E" w:rsidR="00E05095" w:rsidRPr="0042311F" w:rsidDel="008A374A" w:rsidRDefault="00E05095" w:rsidP="00E05095">
      <w:pPr>
        <w:pStyle w:val="Standard"/>
        <w:spacing w:after="0" w:line="240" w:lineRule="auto"/>
        <w:ind w:left="720" w:firstLine="720"/>
        <w:rPr>
          <w:del w:id="1180" w:author="Michelle Castellanos" w:date="2019-09-04T01:12:00Z"/>
          <w:rFonts w:asciiTheme="minorHAnsi" w:hAnsiTheme="minorHAnsi" w:cstheme="minorHAnsi"/>
          <w:sz w:val="24"/>
        </w:rPr>
      </w:pPr>
      <w:del w:id="1181" w:author="Michelle Castellanos" w:date="2019-09-04T01:12:00Z">
        <w:r w:rsidRPr="0042311F" w:rsidDel="008A374A">
          <w:rPr>
            <w:rFonts w:asciiTheme="minorHAnsi" w:hAnsiTheme="minorHAnsi" w:cstheme="minorHAnsi"/>
            <w:sz w:val="24"/>
          </w:rPr>
          <w:delText>&lt;Model-source&gt;Lester and Fairweather, 2011&lt;/Model-source&gt;</w:delText>
        </w:r>
      </w:del>
    </w:p>
    <w:p w14:paraId="1B4B7DFC" w14:textId="4359E03C" w:rsidR="00E05095" w:rsidRPr="0042311F" w:rsidDel="008A374A" w:rsidRDefault="00E05095" w:rsidP="00E05095">
      <w:pPr>
        <w:pStyle w:val="Standard"/>
        <w:spacing w:after="0" w:line="240" w:lineRule="auto"/>
        <w:ind w:left="720" w:firstLine="720"/>
        <w:rPr>
          <w:del w:id="1182" w:author="Michelle Castellanos" w:date="2019-09-04T01:12:00Z"/>
          <w:rFonts w:asciiTheme="minorHAnsi" w:hAnsiTheme="minorHAnsi" w:cstheme="minorHAnsi"/>
          <w:sz w:val="24"/>
        </w:rPr>
      </w:pPr>
      <w:del w:id="1183" w:author="Michelle Castellanos" w:date="2019-09-04T01:12:00Z">
        <w:r w:rsidRPr="0042311F" w:rsidDel="008A374A">
          <w:rPr>
            <w:rFonts w:asciiTheme="minorHAnsi" w:hAnsiTheme="minorHAnsi" w:cstheme="minorHAnsi"/>
            <w:sz w:val="24"/>
          </w:rPr>
          <w:delText>&lt;Model-type/&gt;</w:delText>
        </w:r>
      </w:del>
    </w:p>
    <w:p w14:paraId="3A2CF0A8" w14:textId="69FC2B92" w:rsidR="00E05095" w:rsidRPr="0042311F" w:rsidDel="008A374A" w:rsidRDefault="00E05095" w:rsidP="00E05095">
      <w:pPr>
        <w:pStyle w:val="Standard"/>
        <w:spacing w:after="0" w:line="240" w:lineRule="auto"/>
        <w:ind w:left="720" w:firstLine="720"/>
        <w:rPr>
          <w:del w:id="1184" w:author="Michelle Castellanos" w:date="2019-09-04T01:12:00Z"/>
          <w:rFonts w:asciiTheme="minorHAnsi" w:hAnsiTheme="minorHAnsi" w:cstheme="minorHAnsi"/>
          <w:sz w:val="24"/>
        </w:rPr>
      </w:pPr>
      <w:del w:id="1185" w:author="Michelle Castellanos" w:date="2019-09-04T01:12:00Z">
        <w:r w:rsidRPr="0042311F" w:rsidDel="008A374A">
          <w:rPr>
            <w:rFonts w:asciiTheme="minorHAnsi" w:hAnsiTheme="minorHAnsi" w:cstheme="minorHAnsi"/>
            <w:sz w:val="24"/>
          </w:rPr>
          <w:delText>&lt;Scenarios&gt;&lt;/Scenarios&gt;</w:delText>
        </w:r>
      </w:del>
    </w:p>
    <w:p w14:paraId="69193B24" w14:textId="0A206EB6" w:rsidR="00E05095" w:rsidRPr="0042311F" w:rsidDel="008A374A" w:rsidRDefault="00E05095" w:rsidP="00E05095">
      <w:pPr>
        <w:pStyle w:val="Standard"/>
        <w:spacing w:after="0" w:line="240" w:lineRule="auto"/>
        <w:ind w:left="720" w:firstLine="720"/>
        <w:rPr>
          <w:del w:id="1186" w:author="Michelle Castellanos" w:date="2019-09-04T01:12:00Z"/>
          <w:rFonts w:asciiTheme="minorHAnsi" w:hAnsiTheme="minorHAnsi" w:cstheme="minorHAnsi"/>
          <w:sz w:val="24"/>
        </w:rPr>
      </w:pPr>
      <w:del w:id="1187" w:author="Michelle Castellanos" w:date="2019-09-04T01:12:00Z">
        <w:r w:rsidRPr="0042311F" w:rsidDel="008A374A">
          <w:rPr>
            <w:rFonts w:asciiTheme="minorHAnsi" w:hAnsiTheme="minorHAnsi" w:cstheme="minorHAnsi"/>
            <w:sz w:val="24"/>
          </w:rPr>
          <w:delText>&lt;Overall-collapse-prob years=""&gt;CR&lt;/Overall-collapse-</w:delText>
        </w:r>
      </w:del>
    </w:p>
    <w:p w14:paraId="07FEB351" w14:textId="1943FA76" w:rsidR="00E05095" w:rsidRPr="0042311F" w:rsidDel="008A374A" w:rsidRDefault="00E05095" w:rsidP="00E05095">
      <w:pPr>
        <w:pStyle w:val="Standard"/>
        <w:spacing w:after="0" w:line="240" w:lineRule="auto"/>
        <w:ind w:firstLine="720"/>
        <w:rPr>
          <w:del w:id="1188" w:author="Michelle Castellanos" w:date="2019-09-04T01:12:00Z"/>
          <w:rFonts w:asciiTheme="minorHAnsi" w:hAnsiTheme="minorHAnsi" w:cstheme="minorHAnsi"/>
          <w:sz w:val="24"/>
        </w:rPr>
      </w:pPr>
      <w:del w:id="1189" w:author="Michelle Castellanos" w:date="2019-09-04T01:12:00Z">
        <w:r w:rsidRPr="0042311F" w:rsidDel="008A374A">
          <w:rPr>
            <w:rFonts w:asciiTheme="minorHAnsi" w:hAnsiTheme="minorHAnsi" w:cstheme="minorHAnsi"/>
            <w:sz w:val="24"/>
          </w:rPr>
          <w:delText>&lt;/Modelling&gt;</w:delText>
        </w:r>
      </w:del>
    </w:p>
    <w:p w14:paraId="1B6F39F3" w14:textId="58E6BA80" w:rsidR="00966BBA" w:rsidRPr="006C5611" w:rsidRDefault="00966BBA" w:rsidP="00966BBA">
      <w:pPr>
        <w:pStyle w:val="Ttulo1"/>
        <w:numPr>
          <w:ilvl w:val="7"/>
          <w:numId w:val="29"/>
        </w:numPr>
      </w:pPr>
      <w:r w:rsidRPr="006C5611">
        <w:t>N</w:t>
      </w:r>
      <w:r>
        <w:t>ode: Model source</w:t>
      </w:r>
    </w:p>
    <w:p w14:paraId="150ED574" w14:textId="2902BB69" w:rsidR="00966BBA" w:rsidRDefault="00966BBA" w:rsidP="00966BBA">
      <w:pPr>
        <w:pStyle w:val="Standard"/>
        <w:spacing w:after="0" w:line="276" w:lineRule="auto"/>
        <w:ind w:left="360"/>
      </w:pPr>
      <w:r>
        <w:rPr>
          <w:rFonts w:ascii="Bookman Old Style" w:hAnsi="Bookman Old Style"/>
          <w:sz w:val="24"/>
          <w:szCs w:val="24"/>
          <w:u w:val="single"/>
        </w:rPr>
        <w:t>Tag:</w:t>
      </w:r>
      <w:r>
        <w:rPr>
          <w:rFonts w:ascii="Bookman Old Style" w:hAnsi="Bookman Old Style"/>
          <w:sz w:val="24"/>
          <w:szCs w:val="24"/>
        </w:rPr>
        <w:t xml:space="preserve"> &lt;Model-source&gt;</w:t>
      </w:r>
    </w:p>
    <w:p w14:paraId="751F8320" w14:textId="77777777" w:rsidR="00966BBA" w:rsidRDefault="00966BBA" w:rsidP="00966BBA">
      <w:pPr>
        <w:pStyle w:val="Standard"/>
        <w:spacing w:after="0" w:line="276" w:lineRule="auto"/>
        <w:ind w:left="360"/>
      </w:pPr>
      <w:r>
        <w:rPr>
          <w:rFonts w:ascii="Bookman Old Style" w:hAnsi="Bookman Old Style"/>
          <w:sz w:val="24"/>
          <w:szCs w:val="24"/>
          <w:u w:val="single"/>
        </w:rPr>
        <w:t>Parent:</w:t>
      </w:r>
      <w:r>
        <w:rPr>
          <w:rFonts w:ascii="Bookman Old Style" w:hAnsi="Bookman Old Style"/>
          <w:sz w:val="24"/>
          <w:szCs w:val="24"/>
        </w:rPr>
        <w:t xml:space="preserve"> Modelling</w:t>
      </w:r>
    </w:p>
    <w:p w14:paraId="54F66779" w14:textId="77777777" w:rsidR="00966BBA" w:rsidRDefault="00966BBA" w:rsidP="00966BBA">
      <w:pPr>
        <w:pStyle w:val="Standard"/>
        <w:spacing w:after="0" w:line="276" w:lineRule="auto"/>
        <w:ind w:left="360"/>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0BEC68BF" w14:textId="4F9824A7" w:rsidR="00966BBA" w:rsidRPr="00161CC8" w:rsidRDefault="00966BBA" w:rsidP="00966BBA">
      <w:pPr>
        <w:pStyle w:val="Standard"/>
        <w:spacing w:line="240" w:lineRule="auto"/>
        <w:ind w:left="360"/>
        <w:jc w:val="both"/>
        <w:rPr>
          <w:rFonts w:ascii="Bookman Old Style" w:hAnsi="Bookman Old Style"/>
          <w:sz w:val="24"/>
          <w:szCs w:val="24"/>
        </w:rPr>
      </w:pPr>
      <w:r>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Element containing the bibliographic reference of the model.</w:t>
      </w:r>
    </w:p>
    <w:p w14:paraId="077B2E6C" w14:textId="77777777" w:rsidR="00966BBA" w:rsidRDefault="00966BBA" w:rsidP="00966BBA">
      <w:pPr>
        <w:pStyle w:val="Standard"/>
        <w:spacing w:after="0" w:line="240" w:lineRule="auto"/>
        <w:ind w:left="360"/>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1BB0A035" w14:textId="77777777" w:rsidR="00966BBA" w:rsidRDefault="00966BBA" w:rsidP="00966BBA">
      <w:pPr>
        <w:pStyle w:val="Standard"/>
        <w:spacing w:after="0" w:line="240" w:lineRule="auto"/>
        <w:ind w:left="360"/>
        <w:jc w:val="both"/>
        <w:rPr>
          <w:rFonts w:ascii="Bookman Old Style" w:hAnsi="Bookman Old Style"/>
          <w:sz w:val="24"/>
          <w:szCs w:val="24"/>
          <w:u w:val="single"/>
        </w:rPr>
      </w:pPr>
    </w:p>
    <w:p w14:paraId="61FEC2DB" w14:textId="77777777" w:rsidR="00966BBA" w:rsidRDefault="00966BBA" w:rsidP="00966BBA">
      <w:pPr>
        <w:pStyle w:val="Standard"/>
        <w:spacing w:after="0" w:line="240" w:lineRule="auto"/>
        <w:ind w:left="360"/>
        <w:jc w:val="both"/>
        <w:rPr>
          <w:rFonts w:ascii="Bookman Old Style" w:hAnsi="Bookman Old Style"/>
          <w:sz w:val="24"/>
          <w:szCs w:val="24"/>
          <w:u w:val="single"/>
        </w:rPr>
      </w:pPr>
      <w:r>
        <w:rPr>
          <w:rFonts w:ascii="Bookman Old Style" w:hAnsi="Bookman Old Style"/>
          <w:sz w:val="24"/>
          <w:szCs w:val="24"/>
          <w:u w:val="single"/>
        </w:rPr>
        <w:t>Example:</w:t>
      </w:r>
    </w:p>
    <w:p w14:paraId="05862ED8" w14:textId="77777777" w:rsidR="00966BBA" w:rsidRPr="00CF4B25" w:rsidRDefault="00966BBA" w:rsidP="00966BBA">
      <w:pPr>
        <w:pStyle w:val="Standard"/>
        <w:tabs>
          <w:tab w:val="left" w:pos="2880"/>
        </w:tabs>
        <w:spacing w:after="0" w:line="240" w:lineRule="auto"/>
        <w:ind w:left="360"/>
        <w:rPr>
          <w:rFonts w:ascii="Courier New" w:hAnsi="Courier New" w:cs="Courier New"/>
        </w:rPr>
      </w:pPr>
    </w:p>
    <w:p w14:paraId="07BFBB6F" w14:textId="77777777" w:rsidR="00966BBA" w:rsidRPr="0042311F" w:rsidRDefault="00966BBA" w:rsidP="00966BBA">
      <w:pPr>
        <w:pStyle w:val="Standard"/>
        <w:spacing w:after="0" w:line="240" w:lineRule="auto"/>
        <w:ind w:left="720"/>
        <w:rPr>
          <w:rFonts w:asciiTheme="minorHAnsi" w:hAnsiTheme="minorHAnsi" w:cstheme="minorHAnsi"/>
          <w:sz w:val="24"/>
        </w:rPr>
      </w:pPr>
      <w:r w:rsidRPr="0042311F">
        <w:rPr>
          <w:rFonts w:asciiTheme="minorHAnsi" w:hAnsiTheme="minorHAnsi" w:cstheme="minorHAnsi"/>
          <w:sz w:val="24"/>
        </w:rPr>
        <w:t>&lt;Modelling&gt;</w:t>
      </w:r>
    </w:p>
    <w:p w14:paraId="6186562E" w14:textId="6E460075" w:rsidR="00966BBA" w:rsidRPr="00966BBA" w:rsidRDefault="00966BBA" w:rsidP="00966BBA">
      <w:pPr>
        <w:pStyle w:val="Standard"/>
        <w:spacing w:after="0" w:line="240" w:lineRule="auto"/>
        <w:ind w:left="720" w:firstLine="720"/>
        <w:rPr>
          <w:rFonts w:asciiTheme="minorHAnsi" w:hAnsiTheme="minorHAnsi" w:cstheme="minorHAnsi"/>
          <w:sz w:val="24"/>
        </w:rPr>
      </w:pPr>
      <w:r w:rsidRPr="00966BBA">
        <w:rPr>
          <w:rFonts w:asciiTheme="minorHAnsi" w:hAnsiTheme="minorHAnsi" w:cstheme="minorHAnsi"/>
          <w:sz w:val="24"/>
        </w:rPr>
        <w:t>&lt;Model-name&gt;</w:t>
      </w:r>
      <w:ins w:id="1190" w:author="Michelle Castellanos" w:date="2019-09-04T01:12:00Z">
        <w:r w:rsidR="006944F3" w:rsidRPr="008A374A">
          <w:rPr>
            <w:rFonts w:asciiTheme="minorHAnsi" w:hAnsiTheme="minorHAnsi" w:cstheme="minorHAnsi"/>
            <w:sz w:val="24"/>
          </w:rPr>
          <w:t>Ecosystem state model</w:t>
        </w:r>
      </w:ins>
      <w:r w:rsidRPr="00966BBA">
        <w:rPr>
          <w:rFonts w:asciiTheme="minorHAnsi" w:hAnsiTheme="minorHAnsi" w:cstheme="minorHAnsi"/>
          <w:sz w:val="24"/>
        </w:rPr>
        <w:t>&lt;/Model-name&gt;</w:t>
      </w:r>
    </w:p>
    <w:p w14:paraId="79A52023" w14:textId="77777777" w:rsidR="00966BBA" w:rsidRPr="0042311F" w:rsidRDefault="00966BBA" w:rsidP="00966BBA">
      <w:pPr>
        <w:pStyle w:val="Standard"/>
        <w:spacing w:after="0" w:line="240" w:lineRule="auto"/>
        <w:ind w:left="720" w:firstLine="720"/>
        <w:rPr>
          <w:rFonts w:asciiTheme="minorHAnsi" w:hAnsiTheme="minorHAnsi" w:cstheme="minorHAnsi"/>
          <w:sz w:val="24"/>
        </w:rPr>
      </w:pPr>
      <w:r w:rsidRPr="0042311F">
        <w:rPr>
          <w:rFonts w:asciiTheme="minorHAnsi" w:hAnsiTheme="minorHAnsi" w:cstheme="minorHAnsi"/>
          <w:sz w:val="24"/>
        </w:rPr>
        <w:t>&lt;</w:t>
      </w:r>
      <w:r w:rsidRPr="00966BBA">
        <w:rPr>
          <w:rFonts w:asciiTheme="minorHAnsi" w:hAnsiTheme="minorHAnsi" w:cstheme="minorHAnsi"/>
          <w:color w:val="0070C0"/>
          <w:sz w:val="24"/>
        </w:rPr>
        <w:t>Model-source</w:t>
      </w:r>
      <w:r w:rsidRPr="0042311F">
        <w:rPr>
          <w:rFonts w:asciiTheme="minorHAnsi" w:hAnsiTheme="minorHAnsi" w:cstheme="minorHAnsi"/>
          <w:sz w:val="24"/>
        </w:rPr>
        <w:t>&gt;Lester and Fairweather, 2011&lt;/</w:t>
      </w:r>
      <w:r w:rsidRPr="00966BBA">
        <w:rPr>
          <w:rFonts w:asciiTheme="minorHAnsi" w:hAnsiTheme="minorHAnsi" w:cstheme="minorHAnsi"/>
          <w:color w:val="0070C0"/>
          <w:sz w:val="24"/>
        </w:rPr>
        <w:t>Model-source</w:t>
      </w:r>
      <w:r w:rsidRPr="0042311F">
        <w:rPr>
          <w:rFonts w:asciiTheme="minorHAnsi" w:hAnsiTheme="minorHAnsi" w:cstheme="minorHAnsi"/>
          <w:sz w:val="24"/>
        </w:rPr>
        <w:t>&gt;</w:t>
      </w:r>
    </w:p>
    <w:p w14:paraId="4ECEE177" w14:textId="759F2E95" w:rsidR="00966BBA" w:rsidRPr="0042311F" w:rsidRDefault="006944F3" w:rsidP="00966BBA">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&lt;Model-type</w:t>
      </w:r>
      <w:r w:rsidR="00966BBA" w:rsidRPr="0042311F">
        <w:rPr>
          <w:rFonts w:asciiTheme="minorHAnsi" w:hAnsiTheme="minorHAnsi" w:cstheme="minorHAnsi"/>
          <w:sz w:val="24"/>
        </w:rPr>
        <w:t>&gt;</w:t>
      </w:r>
      <w:ins w:id="1191" w:author="Michelle Castellanos" w:date="2019-09-04T01:25:00Z">
        <w:r w:rsidRPr="006944F3">
          <w:rPr>
            <w:rFonts w:asciiTheme="minorHAnsi" w:hAnsiTheme="minorHAnsi" w:cstheme="minorHAnsi"/>
            <w:sz w:val="24"/>
          </w:rPr>
          <w:t>State-and-transition model</w:t>
        </w:r>
      </w:ins>
      <w:r>
        <w:rPr>
          <w:rFonts w:asciiTheme="minorHAnsi" w:hAnsiTheme="minorHAnsi" w:cstheme="minorHAnsi"/>
          <w:sz w:val="24"/>
        </w:rPr>
        <w:t>&lt;/Model-type&gt;</w:t>
      </w:r>
    </w:p>
    <w:p w14:paraId="71AC6AB8" w14:textId="77777777" w:rsidR="00966BBA" w:rsidRPr="0042311F" w:rsidRDefault="00966BBA" w:rsidP="00966BBA">
      <w:pPr>
        <w:pStyle w:val="Standard"/>
        <w:spacing w:after="0" w:line="240" w:lineRule="auto"/>
        <w:ind w:left="720" w:firstLine="720"/>
        <w:rPr>
          <w:rFonts w:asciiTheme="minorHAnsi" w:hAnsiTheme="minorHAnsi" w:cstheme="minorHAnsi"/>
          <w:sz w:val="24"/>
        </w:rPr>
      </w:pPr>
      <w:r w:rsidRPr="0042311F">
        <w:rPr>
          <w:rFonts w:asciiTheme="minorHAnsi" w:hAnsiTheme="minorHAnsi" w:cstheme="minorHAnsi"/>
          <w:sz w:val="24"/>
        </w:rPr>
        <w:t>&lt;Scenarios&gt;&lt;/Scenarios&gt;</w:t>
      </w:r>
    </w:p>
    <w:p w14:paraId="7E870289" w14:textId="77777777" w:rsidR="00966BBA" w:rsidRPr="0042311F" w:rsidRDefault="00966BBA" w:rsidP="00966BBA">
      <w:pPr>
        <w:pStyle w:val="Standard"/>
        <w:spacing w:after="0" w:line="240" w:lineRule="auto"/>
        <w:ind w:left="720" w:firstLine="720"/>
        <w:rPr>
          <w:rFonts w:asciiTheme="minorHAnsi" w:hAnsiTheme="minorHAnsi" w:cstheme="minorHAnsi"/>
          <w:sz w:val="24"/>
        </w:rPr>
      </w:pPr>
      <w:r w:rsidRPr="0042311F">
        <w:rPr>
          <w:rFonts w:asciiTheme="minorHAnsi" w:hAnsiTheme="minorHAnsi" w:cstheme="minorHAnsi"/>
          <w:sz w:val="24"/>
        </w:rPr>
        <w:t>&lt;Overall-collapse-prob years=""&gt;</w:t>
      </w:r>
      <w:del w:id="1192" w:author="Michelle Castellanos" w:date="2019-09-04T01:25:00Z">
        <w:r w:rsidRPr="0042311F" w:rsidDel="006944F3">
          <w:rPr>
            <w:rFonts w:asciiTheme="minorHAnsi" w:hAnsiTheme="minorHAnsi" w:cstheme="minorHAnsi"/>
            <w:sz w:val="24"/>
          </w:rPr>
          <w:delText>CR</w:delText>
        </w:r>
      </w:del>
      <w:r w:rsidRPr="0042311F">
        <w:rPr>
          <w:rFonts w:asciiTheme="minorHAnsi" w:hAnsiTheme="minorHAnsi" w:cstheme="minorHAnsi"/>
          <w:sz w:val="24"/>
        </w:rPr>
        <w:t>&lt;/Overall-collapse-</w:t>
      </w:r>
    </w:p>
    <w:p w14:paraId="1C793EFA" w14:textId="77777777" w:rsidR="00966BBA" w:rsidRPr="0042311F" w:rsidRDefault="00966BBA" w:rsidP="00966BBA">
      <w:pPr>
        <w:pStyle w:val="Standard"/>
        <w:spacing w:after="0" w:line="240" w:lineRule="auto"/>
        <w:ind w:firstLine="720"/>
        <w:rPr>
          <w:rFonts w:asciiTheme="minorHAnsi" w:hAnsiTheme="minorHAnsi" w:cstheme="minorHAnsi"/>
          <w:sz w:val="24"/>
        </w:rPr>
      </w:pPr>
      <w:r w:rsidRPr="0042311F">
        <w:rPr>
          <w:rFonts w:asciiTheme="minorHAnsi" w:hAnsiTheme="minorHAnsi" w:cstheme="minorHAnsi"/>
          <w:sz w:val="24"/>
        </w:rPr>
        <w:t>&lt;/Modelling&gt;</w:t>
      </w:r>
    </w:p>
    <w:p w14:paraId="7DA884B2" w14:textId="77777777" w:rsidR="00E05095" w:rsidRDefault="00E05095" w:rsidP="00E05095">
      <w:pPr>
        <w:pStyle w:val="Standard"/>
        <w:spacing w:after="0" w:line="240" w:lineRule="auto"/>
        <w:ind w:left="720" w:firstLine="720"/>
        <w:rPr>
          <w:rFonts w:asciiTheme="minorHAnsi" w:hAnsiTheme="minorHAnsi" w:cstheme="minorHAnsi"/>
          <w:sz w:val="24"/>
        </w:rPr>
      </w:pPr>
    </w:p>
    <w:p w14:paraId="4BC7C8E7" w14:textId="1A25BF33" w:rsidR="00966BBA" w:rsidRPr="008A374A" w:rsidRDefault="00966BBA" w:rsidP="00966BBA">
      <w:pPr>
        <w:pStyle w:val="Ttulo1"/>
        <w:numPr>
          <w:ilvl w:val="7"/>
          <w:numId w:val="29"/>
        </w:numPr>
      </w:pPr>
      <w:r w:rsidRPr="008A374A">
        <w:t>Node: Model type</w:t>
      </w:r>
    </w:p>
    <w:p w14:paraId="4A731E8F" w14:textId="019D641C" w:rsidR="00966BBA" w:rsidRDefault="00966BBA" w:rsidP="00966BBA">
      <w:pPr>
        <w:pStyle w:val="Standard"/>
        <w:spacing w:after="0" w:line="276" w:lineRule="auto"/>
        <w:ind w:left="360"/>
      </w:pPr>
      <w:r>
        <w:rPr>
          <w:rFonts w:ascii="Bookman Old Style" w:hAnsi="Bookman Old Style"/>
          <w:sz w:val="24"/>
          <w:szCs w:val="24"/>
          <w:u w:val="single"/>
        </w:rPr>
        <w:t>Tag:</w:t>
      </w:r>
      <w:r>
        <w:rPr>
          <w:rFonts w:ascii="Bookman Old Style" w:hAnsi="Bookman Old Style"/>
          <w:sz w:val="24"/>
          <w:szCs w:val="24"/>
        </w:rPr>
        <w:t xml:space="preserve"> &lt;Model-type&gt;</w:t>
      </w:r>
    </w:p>
    <w:p w14:paraId="3D682938" w14:textId="77777777" w:rsidR="00966BBA" w:rsidRDefault="00966BBA" w:rsidP="00966BBA">
      <w:pPr>
        <w:pStyle w:val="Standard"/>
        <w:spacing w:after="0" w:line="276" w:lineRule="auto"/>
        <w:ind w:left="360"/>
      </w:pPr>
      <w:r>
        <w:rPr>
          <w:rFonts w:ascii="Bookman Old Style" w:hAnsi="Bookman Old Style"/>
          <w:sz w:val="24"/>
          <w:szCs w:val="24"/>
          <w:u w:val="single"/>
        </w:rPr>
        <w:t>Parent:</w:t>
      </w:r>
      <w:r>
        <w:rPr>
          <w:rFonts w:ascii="Bookman Old Style" w:hAnsi="Bookman Old Style"/>
          <w:sz w:val="24"/>
          <w:szCs w:val="24"/>
        </w:rPr>
        <w:t xml:space="preserve"> Modelling</w:t>
      </w:r>
    </w:p>
    <w:p w14:paraId="600217F1" w14:textId="77777777" w:rsidR="00966BBA" w:rsidRDefault="00966BBA" w:rsidP="00966BBA">
      <w:pPr>
        <w:pStyle w:val="Standard"/>
        <w:spacing w:after="0" w:line="276" w:lineRule="auto"/>
        <w:ind w:left="360"/>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4B5D6725" w14:textId="5292CB7D" w:rsidR="00966BBA" w:rsidRPr="00161CC8" w:rsidRDefault="00966BBA" w:rsidP="008A374A">
      <w:pPr>
        <w:pStyle w:val="Standard"/>
        <w:spacing w:line="240" w:lineRule="auto"/>
        <w:ind w:left="360"/>
        <w:jc w:val="both"/>
        <w:rPr>
          <w:rFonts w:ascii="Bookman Old Style" w:hAnsi="Bookman Old Style"/>
          <w:sz w:val="24"/>
          <w:szCs w:val="24"/>
        </w:rPr>
      </w:pPr>
      <w:r>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Element con</w:t>
      </w:r>
      <w:r w:rsidR="008A374A">
        <w:rPr>
          <w:rFonts w:ascii="Bookman Old Style" w:hAnsi="Bookman Old Style"/>
          <w:sz w:val="24"/>
          <w:szCs w:val="24"/>
        </w:rPr>
        <w:t xml:space="preserve">taining the type of the model. </w:t>
      </w:r>
      <w:ins w:id="1193" w:author="Michelle Castellanos" w:date="2019-09-04T01:19:00Z">
        <w:r w:rsidR="008A374A">
          <w:rPr>
            <w:rFonts w:ascii="Bookman Old Style" w:hAnsi="Bookman Old Style"/>
            <w:sz w:val="24"/>
            <w:szCs w:val="24"/>
          </w:rPr>
          <w:t xml:space="preserve">According to Bland </w:t>
        </w:r>
        <w:r w:rsidR="008A374A">
          <w:rPr>
            <w:rFonts w:ascii="Bookman Old Style" w:hAnsi="Bookman Old Style"/>
            <w:i/>
            <w:sz w:val="24"/>
            <w:szCs w:val="24"/>
          </w:rPr>
          <w:t xml:space="preserve">et. al. </w:t>
        </w:r>
        <w:r w:rsidR="008A374A">
          <w:rPr>
            <w:rFonts w:ascii="Bookman Old Style" w:hAnsi="Bookman Old Style"/>
            <w:sz w:val="24"/>
            <w:szCs w:val="24"/>
          </w:rPr>
          <w:t xml:space="preserve">(2017), possible types include: state-and-transition models, mass-balance models, bifurcation plots, network theory, </w:t>
        </w:r>
        <w:r w:rsidR="008A374A" w:rsidRPr="008A374A">
          <w:rPr>
            <w:rFonts w:ascii="Bookman Old Style" w:hAnsi="Bookman Old Style"/>
            <w:sz w:val="24"/>
            <w:szCs w:val="24"/>
          </w:rPr>
          <w:t>d</w:t>
        </w:r>
        <w:r w:rsidR="008A374A">
          <w:rPr>
            <w:rFonts w:ascii="Bookman Old Style" w:hAnsi="Bookman Old Style"/>
            <w:sz w:val="24"/>
            <w:szCs w:val="24"/>
          </w:rPr>
          <w:t xml:space="preserve">ynamic Global Vegetation Models, </w:t>
        </w:r>
        <w:r w:rsidR="008A374A" w:rsidRPr="008A374A">
          <w:rPr>
            <w:rFonts w:ascii="Bookman Old Style" w:hAnsi="Bookman Old Style"/>
            <w:sz w:val="24"/>
            <w:szCs w:val="24"/>
          </w:rPr>
          <w:t>dynamic species distribution and population models</w:t>
        </w:r>
        <w:r w:rsidR="008A374A">
          <w:rPr>
            <w:rFonts w:ascii="Bookman Old Style" w:hAnsi="Bookman Old Style"/>
            <w:sz w:val="24"/>
            <w:szCs w:val="24"/>
          </w:rPr>
          <w:t xml:space="preserve">, spatial models, </w:t>
        </w:r>
        <w:r w:rsidR="008A374A" w:rsidRPr="008A374A">
          <w:rPr>
            <w:rFonts w:ascii="Bookman Old Style" w:hAnsi="Bookman Old Style"/>
            <w:sz w:val="24"/>
            <w:szCs w:val="24"/>
          </w:rPr>
          <w:t>general ecosystem models</w:t>
        </w:r>
      </w:ins>
      <w:ins w:id="1194" w:author="Michelle Castellanos" w:date="2019-09-04T01:20:00Z">
        <w:r w:rsidR="008A374A">
          <w:rPr>
            <w:rFonts w:ascii="Bookman Old Style" w:hAnsi="Bookman Old Style"/>
            <w:sz w:val="24"/>
            <w:szCs w:val="24"/>
          </w:rPr>
          <w:t>, mechanistic</w:t>
        </w:r>
      </w:ins>
      <w:ins w:id="1195" w:author="Michelle Castellanos" w:date="2019-09-04T01:21:00Z">
        <w:r w:rsidR="006944F3">
          <w:rPr>
            <w:rFonts w:ascii="Bookman Old Style" w:hAnsi="Bookman Old Style"/>
            <w:sz w:val="24"/>
            <w:szCs w:val="24"/>
          </w:rPr>
          <w:t xml:space="preserve"> models</w:t>
        </w:r>
      </w:ins>
      <w:ins w:id="1196" w:author="Michelle Castellanos" w:date="2019-09-04T01:20:00Z">
        <w:r w:rsidR="008A374A">
          <w:rPr>
            <w:rFonts w:ascii="Bookman Old Style" w:hAnsi="Bookman Old Style"/>
            <w:sz w:val="24"/>
            <w:szCs w:val="24"/>
          </w:rPr>
          <w:t>, empirical</w:t>
        </w:r>
      </w:ins>
      <w:ins w:id="1197" w:author="Michelle Castellanos" w:date="2019-09-04T01:21:00Z">
        <w:r w:rsidR="006944F3">
          <w:rPr>
            <w:rFonts w:ascii="Bookman Old Style" w:hAnsi="Bookman Old Style"/>
            <w:sz w:val="24"/>
            <w:szCs w:val="24"/>
          </w:rPr>
          <w:t xml:space="preserve"> models</w:t>
        </w:r>
      </w:ins>
      <w:ins w:id="1198" w:author="Michelle Castellanos" w:date="2019-09-04T01:22:00Z">
        <w:r w:rsidR="006944F3">
          <w:rPr>
            <w:rFonts w:ascii="Bookman Old Style" w:hAnsi="Bookman Old Style"/>
            <w:sz w:val="24"/>
            <w:szCs w:val="24"/>
          </w:rPr>
          <w:t xml:space="preserve"> and</w:t>
        </w:r>
      </w:ins>
      <w:ins w:id="1199" w:author="Michelle Castellanos" w:date="2019-09-04T01:21:00Z">
        <w:r w:rsidR="008A374A">
          <w:rPr>
            <w:rFonts w:ascii="Bookman Old Style" w:hAnsi="Bookman Old Style"/>
            <w:sz w:val="24"/>
            <w:szCs w:val="24"/>
          </w:rPr>
          <w:t xml:space="preserve"> spatial</w:t>
        </w:r>
        <w:r w:rsidR="006944F3">
          <w:rPr>
            <w:rFonts w:ascii="Bookman Old Style" w:hAnsi="Bookman Old Style"/>
            <w:sz w:val="24"/>
            <w:szCs w:val="24"/>
          </w:rPr>
          <w:t xml:space="preserve"> models</w:t>
        </w:r>
      </w:ins>
      <w:ins w:id="1200" w:author="Michelle Castellanos" w:date="2019-09-04T01:20:00Z">
        <w:r w:rsidR="008A374A">
          <w:rPr>
            <w:rFonts w:ascii="Bookman Old Style" w:hAnsi="Bookman Old Style"/>
            <w:sz w:val="24"/>
            <w:szCs w:val="24"/>
          </w:rPr>
          <w:t xml:space="preserve">. </w:t>
        </w:r>
      </w:ins>
    </w:p>
    <w:p w14:paraId="594AD42D" w14:textId="77777777" w:rsidR="00966BBA" w:rsidRDefault="00966BBA" w:rsidP="00966BBA">
      <w:pPr>
        <w:pStyle w:val="Standard"/>
        <w:spacing w:after="0" w:line="240" w:lineRule="auto"/>
        <w:ind w:left="360"/>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26BAA51B" w14:textId="77777777" w:rsidR="00966BBA" w:rsidRDefault="00966BBA" w:rsidP="00966BBA">
      <w:pPr>
        <w:pStyle w:val="Standard"/>
        <w:spacing w:after="0" w:line="240" w:lineRule="auto"/>
        <w:ind w:left="360"/>
        <w:jc w:val="both"/>
        <w:rPr>
          <w:rFonts w:ascii="Bookman Old Style" w:hAnsi="Bookman Old Style"/>
          <w:sz w:val="24"/>
          <w:szCs w:val="24"/>
          <w:u w:val="single"/>
        </w:rPr>
      </w:pPr>
    </w:p>
    <w:p w14:paraId="615CBFB8" w14:textId="77777777" w:rsidR="00966BBA" w:rsidRDefault="00966BBA" w:rsidP="00966BBA">
      <w:pPr>
        <w:pStyle w:val="Standard"/>
        <w:spacing w:after="0" w:line="240" w:lineRule="auto"/>
        <w:ind w:left="360"/>
        <w:jc w:val="both"/>
        <w:rPr>
          <w:rFonts w:ascii="Bookman Old Style" w:hAnsi="Bookman Old Style"/>
          <w:sz w:val="24"/>
          <w:szCs w:val="24"/>
          <w:u w:val="single"/>
        </w:rPr>
      </w:pPr>
      <w:r>
        <w:rPr>
          <w:rFonts w:ascii="Bookman Old Style" w:hAnsi="Bookman Old Style"/>
          <w:sz w:val="24"/>
          <w:szCs w:val="24"/>
          <w:u w:val="single"/>
        </w:rPr>
        <w:t>Example:</w:t>
      </w:r>
    </w:p>
    <w:p w14:paraId="3E33D78D" w14:textId="77777777" w:rsidR="00966BBA" w:rsidRPr="00CF4B25" w:rsidRDefault="00966BBA" w:rsidP="00966BBA">
      <w:pPr>
        <w:pStyle w:val="Standard"/>
        <w:tabs>
          <w:tab w:val="left" w:pos="2880"/>
        </w:tabs>
        <w:spacing w:after="0" w:line="240" w:lineRule="auto"/>
        <w:ind w:left="360"/>
        <w:rPr>
          <w:rFonts w:ascii="Courier New" w:hAnsi="Courier New" w:cs="Courier New"/>
        </w:rPr>
      </w:pPr>
    </w:p>
    <w:p w14:paraId="65E110AA" w14:textId="77777777" w:rsidR="00966BBA" w:rsidRPr="0042311F" w:rsidRDefault="00966BBA" w:rsidP="00966BBA">
      <w:pPr>
        <w:pStyle w:val="Standard"/>
        <w:spacing w:after="0" w:line="240" w:lineRule="auto"/>
        <w:ind w:left="720"/>
        <w:rPr>
          <w:rFonts w:asciiTheme="minorHAnsi" w:hAnsiTheme="minorHAnsi" w:cstheme="minorHAnsi"/>
          <w:sz w:val="24"/>
        </w:rPr>
      </w:pPr>
      <w:r w:rsidRPr="0042311F">
        <w:rPr>
          <w:rFonts w:asciiTheme="minorHAnsi" w:hAnsiTheme="minorHAnsi" w:cstheme="minorHAnsi"/>
          <w:sz w:val="24"/>
        </w:rPr>
        <w:t>&lt;Modelling&gt;</w:t>
      </w:r>
    </w:p>
    <w:p w14:paraId="06493ECD" w14:textId="58C8858D" w:rsidR="00966BBA" w:rsidRPr="00966BBA" w:rsidRDefault="00966BBA" w:rsidP="00966BBA">
      <w:pPr>
        <w:pStyle w:val="Standard"/>
        <w:spacing w:after="0" w:line="240" w:lineRule="auto"/>
        <w:ind w:left="720" w:firstLine="720"/>
        <w:rPr>
          <w:rFonts w:asciiTheme="minorHAnsi" w:hAnsiTheme="minorHAnsi" w:cstheme="minorHAnsi"/>
          <w:sz w:val="24"/>
        </w:rPr>
      </w:pPr>
      <w:r w:rsidRPr="00966BBA">
        <w:rPr>
          <w:rFonts w:asciiTheme="minorHAnsi" w:hAnsiTheme="minorHAnsi" w:cstheme="minorHAnsi"/>
          <w:sz w:val="24"/>
        </w:rPr>
        <w:t>&lt;Model-name&gt;</w:t>
      </w:r>
      <w:ins w:id="1201" w:author="Michelle Castellanos" w:date="2019-09-04T01:12:00Z">
        <w:r w:rsidR="006944F3" w:rsidRPr="008A374A">
          <w:rPr>
            <w:rFonts w:asciiTheme="minorHAnsi" w:hAnsiTheme="minorHAnsi" w:cstheme="minorHAnsi"/>
            <w:sz w:val="24"/>
          </w:rPr>
          <w:t>Ecosystem state model</w:t>
        </w:r>
      </w:ins>
      <w:r w:rsidRPr="00966BBA">
        <w:rPr>
          <w:rFonts w:asciiTheme="minorHAnsi" w:hAnsiTheme="minorHAnsi" w:cstheme="minorHAnsi"/>
          <w:sz w:val="24"/>
        </w:rPr>
        <w:t>&lt;/Model-name&gt;</w:t>
      </w:r>
    </w:p>
    <w:p w14:paraId="42FAE74F" w14:textId="77777777" w:rsidR="00966BBA" w:rsidRPr="0042311F" w:rsidRDefault="00966BBA" w:rsidP="00966BBA">
      <w:pPr>
        <w:pStyle w:val="Standard"/>
        <w:spacing w:after="0" w:line="240" w:lineRule="auto"/>
        <w:ind w:left="720" w:firstLine="720"/>
        <w:rPr>
          <w:rFonts w:asciiTheme="minorHAnsi" w:hAnsiTheme="minorHAnsi" w:cstheme="minorHAnsi"/>
          <w:sz w:val="24"/>
        </w:rPr>
      </w:pPr>
      <w:r w:rsidRPr="0042311F">
        <w:rPr>
          <w:rFonts w:asciiTheme="minorHAnsi" w:hAnsiTheme="minorHAnsi" w:cstheme="minorHAnsi"/>
          <w:sz w:val="24"/>
        </w:rPr>
        <w:t>&lt;</w:t>
      </w:r>
      <w:r w:rsidRPr="00966BBA">
        <w:rPr>
          <w:rFonts w:asciiTheme="minorHAnsi" w:hAnsiTheme="minorHAnsi" w:cstheme="minorHAnsi"/>
          <w:sz w:val="24"/>
        </w:rPr>
        <w:t>Model-source&gt;Lester and Fairweather, 2011&lt;/Model-source&gt;</w:t>
      </w:r>
    </w:p>
    <w:p w14:paraId="2E889B51" w14:textId="5A431A29" w:rsidR="00966BBA" w:rsidRPr="006944F3" w:rsidRDefault="00966BBA" w:rsidP="00966BBA">
      <w:pPr>
        <w:pStyle w:val="Standard"/>
        <w:spacing w:after="0" w:line="240" w:lineRule="auto"/>
        <w:ind w:left="720" w:firstLine="720"/>
        <w:rPr>
          <w:rFonts w:asciiTheme="minorHAnsi" w:hAnsiTheme="minorHAnsi" w:cstheme="minorHAnsi"/>
          <w:sz w:val="24"/>
        </w:rPr>
      </w:pPr>
      <w:r w:rsidRPr="006944F3">
        <w:rPr>
          <w:rFonts w:asciiTheme="minorHAnsi" w:hAnsiTheme="minorHAnsi" w:cstheme="minorHAnsi"/>
          <w:sz w:val="24"/>
        </w:rPr>
        <w:lastRenderedPageBreak/>
        <w:t>&lt;</w:t>
      </w:r>
      <w:r w:rsidRPr="006944F3">
        <w:rPr>
          <w:rFonts w:asciiTheme="minorHAnsi" w:hAnsiTheme="minorHAnsi" w:cstheme="minorHAnsi"/>
          <w:color w:val="0070C0"/>
          <w:sz w:val="24"/>
        </w:rPr>
        <w:t>Model-type</w:t>
      </w:r>
      <w:r w:rsidR="006944F3" w:rsidRPr="006944F3">
        <w:rPr>
          <w:rFonts w:asciiTheme="minorHAnsi" w:hAnsiTheme="minorHAnsi" w:cstheme="minorHAnsi"/>
          <w:sz w:val="24"/>
        </w:rPr>
        <w:t>&gt;</w:t>
      </w:r>
      <w:ins w:id="1202" w:author="Michelle Castellanos" w:date="2019-09-04T01:25:00Z">
        <w:r w:rsidR="006944F3" w:rsidRPr="006944F3">
          <w:rPr>
            <w:rFonts w:asciiTheme="minorHAnsi" w:hAnsiTheme="minorHAnsi" w:cstheme="minorHAnsi"/>
            <w:sz w:val="24"/>
          </w:rPr>
          <w:t>State-and-transition model</w:t>
        </w:r>
      </w:ins>
      <w:r w:rsidR="006944F3" w:rsidRPr="006944F3">
        <w:rPr>
          <w:rFonts w:asciiTheme="minorHAnsi" w:hAnsiTheme="minorHAnsi" w:cstheme="minorHAnsi"/>
          <w:sz w:val="24"/>
        </w:rPr>
        <w:t>&lt;/</w:t>
      </w:r>
      <w:r w:rsidR="006944F3" w:rsidRPr="006944F3">
        <w:rPr>
          <w:rFonts w:asciiTheme="minorHAnsi" w:hAnsiTheme="minorHAnsi" w:cstheme="minorHAnsi"/>
          <w:color w:val="0070C0"/>
          <w:sz w:val="24"/>
        </w:rPr>
        <w:t>Model-type</w:t>
      </w:r>
      <w:r w:rsidRPr="006944F3">
        <w:rPr>
          <w:rFonts w:asciiTheme="minorHAnsi" w:hAnsiTheme="minorHAnsi" w:cstheme="minorHAnsi"/>
          <w:sz w:val="24"/>
        </w:rPr>
        <w:t>&gt;</w:t>
      </w:r>
    </w:p>
    <w:p w14:paraId="49BB2F31" w14:textId="77777777" w:rsidR="00966BBA" w:rsidRPr="0042311F" w:rsidRDefault="00966BBA" w:rsidP="00966BBA">
      <w:pPr>
        <w:pStyle w:val="Standard"/>
        <w:spacing w:after="0" w:line="240" w:lineRule="auto"/>
        <w:ind w:left="720" w:firstLine="720"/>
        <w:rPr>
          <w:rFonts w:asciiTheme="minorHAnsi" w:hAnsiTheme="minorHAnsi" w:cstheme="minorHAnsi"/>
          <w:sz w:val="24"/>
        </w:rPr>
      </w:pPr>
      <w:r w:rsidRPr="0042311F">
        <w:rPr>
          <w:rFonts w:asciiTheme="minorHAnsi" w:hAnsiTheme="minorHAnsi" w:cstheme="minorHAnsi"/>
          <w:sz w:val="24"/>
        </w:rPr>
        <w:t>&lt;Scenarios&gt;&lt;/Scenarios&gt;</w:t>
      </w:r>
    </w:p>
    <w:p w14:paraId="2D0E508E" w14:textId="77777777" w:rsidR="00966BBA" w:rsidRPr="0042311F" w:rsidRDefault="00966BBA" w:rsidP="00966BBA">
      <w:pPr>
        <w:pStyle w:val="Standard"/>
        <w:spacing w:after="0" w:line="240" w:lineRule="auto"/>
        <w:ind w:left="720" w:firstLine="720"/>
        <w:rPr>
          <w:rFonts w:asciiTheme="minorHAnsi" w:hAnsiTheme="minorHAnsi" w:cstheme="minorHAnsi"/>
          <w:sz w:val="24"/>
        </w:rPr>
      </w:pPr>
      <w:r w:rsidRPr="0042311F">
        <w:rPr>
          <w:rFonts w:asciiTheme="minorHAnsi" w:hAnsiTheme="minorHAnsi" w:cstheme="minorHAnsi"/>
          <w:sz w:val="24"/>
        </w:rPr>
        <w:t>&lt;Overall-collapse-prob years=""&gt;</w:t>
      </w:r>
      <w:del w:id="1203" w:author="Michelle Castellanos" w:date="2019-09-04T01:25:00Z">
        <w:r w:rsidRPr="0042311F" w:rsidDel="006944F3">
          <w:rPr>
            <w:rFonts w:asciiTheme="minorHAnsi" w:hAnsiTheme="minorHAnsi" w:cstheme="minorHAnsi"/>
            <w:sz w:val="24"/>
          </w:rPr>
          <w:delText>CR</w:delText>
        </w:r>
      </w:del>
      <w:r w:rsidRPr="0042311F">
        <w:rPr>
          <w:rFonts w:asciiTheme="minorHAnsi" w:hAnsiTheme="minorHAnsi" w:cstheme="minorHAnsi"/>
          <w:sz w:val="24"/>
        </w:rPr>
        <w:t>&lt;/Overall-collapse-</w:t>
      </w:r>
    </w:p>
    <w:p w14:paraId="193524B1" w14:textId="77777777" w:rsidR="00966BBA" w:rsidRPr="0042311F" w:rsidRDefault="00966BBA" w:rsidP="00966BBA">
      <w:pPr>
        <w:pStyle w:val="Standard"/>
        <w:spacing w:after="0" w:line="240" w:lineRule="auto"/>
        <w:ind w:firstLine="720"/>
        <w:rPr>
          <w:rFonts w:asciiTheme="minorHAnsi" w:hAnsiTheme="minorHAnsi" w:cstheme="minorHAnsi"/>
          <w:sz w:val="24"/>
        </w:rPr>
      </w:pPr>
      <w:r w:rsidRPr="0042311F">
        <w:rPr>
          <w:rFonts w:asciiTheme="minorHAnsi" w:hAnsiTheme="minorHAnsi" w:cstheme="minorHAnsi"/>
          <w:sz w:val="24"/>
        </w:rPr>
        <w:t>&lt;/Modelling&gt;</w:t>
      </w:r>
    </w:p>
    <w:p w14:paraId="18D9F197" w14:textId="77777777" w:rsidR="00B94818" w:rsidRDefault="00B94818" w:rsidP="001B402D">
      <w:pPr>
        <w:pStyle w:val="Textbody"/>
      </w:pPr>
    </w:p>
    <w:p w14:paraId="2492F2DB" w14:textId="60214B69" w:rsidR="00966BBA" w:rsidRPr="00966BBA" w:rsidRDefault="00966BBA" w:rsidP="00966BBA">
      <w:pPr>
        <w:pStyle w:val="Ttulo1"/>
        <w:numPr>
          <w:ilvl w:val="7"/>
          <w:numId w:val="29"/>
        </w:numPr>
      </w:pPr>
      <w:r w:rsidRPr="00966BBA">
        <w:t xml:space="preserve">Node: </w:t>
      </w:r>
      <w:r>
        <w:t>Scenarios</w:t>
      </w:r>
    </w:p>
    <w:p w14:paraId="347B93C0" w14:textId="4664CAB9" w:rsidR="00966BBA" w:rsidRDefault="00966BBA" w:rsidP="00966BBA">
      <w:pPr>
        <w:pStyle w:val="Standard"/>
        <w:spacing w:after="0" w:line="276" w:lineRule="auto"/>
        <w:ind w:left="360"/>
      </w:pPr>
      <w:r>
        <w:rPr>
          <w:rFonts w:ascii="Bookman Old Style" w:hAnsi="Bookman Old Style"/>
          <w:sz w:val="24"/>
          <w:szCs w:val="24"/>
          <w:u w:val="single"/>
        </w:rPr>
        <w:t>Tag:</w:t>
      </w:r>
      <w:r>
        <w:rPr>
          <w:rFonts w:ascii="Bookman Old Style" w:hAnsi="Bookman Old Style"/>
          <w:sz w:val="24"/>
          <w:szCs w:val="24"/>
        </w:rPr>
        <w:t xml:space="preserve"> &lt;Scenarios&gt;</w:t>
      </w:r>
    </w:p>
    <w:p w14:paraId="03DFFE93" w14:textId="77777777" w:rsidR="00966BBA" w:rsidRDefault="00966BBA" w:rsidP="00966BBA">
      <w:pPr>
        <w:pStyle w:val="Standard"/>
        <w:spacing w:after="0" w:line="276" w:lineRule="auto"/>
        <w:ind w:left="360"/>
      </w:pPr>
      <w:r>
        <w:rPr>
          <w:rFonts w:ascii="Bookman Old Style" w:hAnsi="Bookman Old Style"/>
          <w:sz w:val="24"/>
          <w:szCs w:val="24"/>
          <w:u w:val="single"/>
        </w:rPr>
        <w:t>Parent:</w:t>
      </w:r>
      <w:r>
        <w:rPr>
          <w:rFonts w:ascii="Bookman Old Style" w:hAnsi="Bookman Old Style"/>
          <w:sz w:val="24"/>
          <w:szCs w:val="24"/>
        </w:rPr>
        <w:t xml:space="preserve"> Modelling</w:t>
      </w:r>
    </w:p>
    <w:p w14:paraId="43360E5E" w14:textId="6860B04A" w:rsidR="00966BBA" w:rsidRDefault="00966BBA" w:rsidP="00966BBA">
      <w:pPr>
        <w:pStyle w:val="Standard"/>
        <w:spacing w:after="0" w:line="276" w:lineRule="auto"/>
        <w:ind w:left="360"/>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Scenario</w:t>
      </w:r>
    </w:p>
    <w:p w14:paraId="0BD1F223" w14:textId="426BAA54" w:rsidR="00966BBA" w:rsidRPr="00161CC8" w:rsidRDefault="00966BBA" w:rsidP="00966BBA">
      <w:pPr>
        <w:pStyle w:val="Standard"/>
        <w:spacing w:line="240" w:lineRule="auto"/>
        <w:ind w:left="360"/>
        <w:jc w:val="both"/>
        <w:rPr>
          <w:rFonts w:ascii="Bookman Old Style" w:hAnsi="Bookman Old Style"/>
          <w:sz w:val="24"/>
          <w:szCs w:val="24"/>
        </w:rPr>
      </w:pPr>
      <w:r w:rsidRPr="00966BBA">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Includes a list of all the scenarios considered in the model.</w:t>
      </w:r>
      <w:ins w:id="1204" w:author="Michelle Castellanos" w:date="2019-09-04T01:26:00Z">
        <w:r w:rsidR="00C73725">
          <w:rPr>
            <w:rFonts w:ascii="Bookman Old Style" w:hAnsi="Bookman Old Style"/>
            <w:sz w:val="24"/>
            <w:szCs w:val="24"/>
          </w:rPr>
          <w:t xml:space="preserve"> The names of the scenarios should be consistent with the names given by the authors.</w:t>
        </w:r>
      </w:ins>
    </w:p>
    <w:p w14:paraId="1042CEDB" w14:textId="77777777" w:rsidR="00966BBA" w:rsidRDefault="00966BBA" w:rsidP="00966BBA">
      <w:pPr>
        <w:pStyle w:val="Standard"/>
        <w:spacing w:after="0" w:line="240" w:lineRule="auto"/>
        <w:ind w:left="360"/>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6E066C7D" w14:textId="77777777" w:rsidR="00966BBA" w:rsidRDefault="00966BBA" w:rsidP="00966BBA">
      <w:pPr>
        <w:pStyle w:val="Standard"/>
        <w:spacing w:after="0" w:line="240" w:lineRule="auto"/>
        <w:ind w:left="360"/>
        <w:jc w:val="both"/>
        <w:rPr>
          <w:rFonts w:ascii="Bookman Old Style" w:hAnsi="Bookman Old Style"/>
          <w:sz w:val="24"/>
          <w:szCs w:val="24"/>
          <w:u w:val="single"/>
        </w:rPr>
      </w:pPr>
    </w:p>
    <w:p w14:paraId="077CFBD0" w14:textId="77777777" w:rsidR="00966BBA" w:rsidRDefault="00966BBA" w:rsidP="00966BBA">
      <w:pPr>
        <w:pStyle w:val="Standard"/>
        <w:spacing w:after="0" w:line="240" w:lineRule="auto"/>
        <w:ind w:left="360"/>
        <w:jc w:val="both"/>
        <w:rPr>
          <w:rFonts w:ascii="Bookman Old Style" w:hAnsi="Bookman Old Style"/>
          <w:sz w:val="24"/>
          <w:szCs w:val="24"/>
          <w:u w:val="single"/>
        </w:rPr>
      </w:pPr>
      <w:r>
        <w:rPr>
          <w:rFonts w:ascii="Bookman Old Style" w:hAnsi="Bookman Old Style"/>
          <w:sz w:val="24"/>
          <w:szCs w:val="24"/>
          <w:u w:val="single"/>
        </w:rPr>
        <w:t>Example:</w:t>
      </w:r>
    </w:p>
    <w:p w14:paraId="60D50C8A" w14:textId="77777777" w:rsidR="00966BBA" w:rsidRPr="00CF4B25" w:rsidRDefault="00966BBA" w:rsidP="00966BBA">
      <w:pPr>
        <w:pStyle w:val="Standard"/>
        <w:tabs>
          <w:tab w:val="left" w:pos="2880"/>
        </w:tabs>
        <w:spacing w:after="0" w:line="240" w:lineRule="auto"/>
        <w:ind w:left="360"/>
        <w:rPr>
          <w:rFonts w:ascii="Courier New" w:hAnsi="Courier New" w:cs="Courier New"/>
        </w:rPr>
      </w:pPr>
    </w:p>
    <w:p w14:paraId="684EE9E4" w14:textId="40EBCC36" w:rsidR="00966BBA" w:rsidRPr="0042311F" w:rsidRDefault="00966BBA" w:rsidP="00966BBA">
      <w:pPr>
        <w:pStyle w:val="Standard"/>
        <w:spacing w:after="0" w:line="240" w:lineRule="auto"/>
        <w:ind w:left="720"/>
        <w:rPr>
          <w:rFonts w:asciiTheme="minorHAnsi" w:hAnsiTheme="minorHAnsi" w:cstheme="minorHAnsi"/>
          <w:sz w:val="24"/>
        </w:rPr>
      </w:pPr>
      <w:r w:rsidRPr="0042311F">
        <w:rPr>
          <w:rFonts w:asciiTheme="minorHAnsi" w:hAnsiTheme="minorHAnsi" w:cstheme="minorHAnsi"/>
          <w:sz w:val="24"/>
        </w:rPr>
        <w:t>&lt;</w:t>
      </w:r>
      <w:r w:rsidRPr="00966BBA">
        <w:rPr>
          <w:rFonts w:asciiTheme="minorHAnsi" w:hAnsiTheme="minorHAnsi" w:cstheme="minorHAnsi"/>
          <w:color w:val="0070C0"/>
          <w:sz w:val="24"/>
        </w:rPr>
        <w:t>Scenarios</w:t>
      </w:r>
      <w:r w:rsidRPr="0042311F">
        <w:rPr>
          <w:rFonts w:asciiTheme="minorHAnsi" w:hAnsiTheme="minorHAnsi" w:cstheme="minorHAnsi"/>
          <w:sz w:val="24"/>
        </w:rPr>
        <w:t>&gt;</w:t>
      </w:r>
    </w:p>
    <w:p w14:paraId="722E8F40" w14:textId="493EE4B3" w:rsidR="00966BBA" w:rsidRDefault="00966BBA" w:rsidP="00966BBA">
      <w:pPr>
        <w:pStyle w:val="Standard"/>
        <w:spacing w:after="0" w:line="240" w:lineRule="auto"/>
        <w:ind w:left="720" w:firstLine="720"/>
        <w:rPr>
          <w:rFonts w:asciiTheme="minorHAnsi" w:hAnsiTheme="minorHAnsi" w:cstheme="minorHAnsi"/>
          <w:sz w:val="24"/>
        </w:rPr>
      </w:pPr>
      <w:r w:rsidRPr="00966BBA">
        <w:rPr>
          <w:rFonts w:asciiTheme="minorHAnsi" w:hAnsiTheme="minorHAnsi" w:cstheme="minorHAnsi"/>
          <w:sz w:val="24"/>
        </w:rPr>
        <w:t>&lt;</w:t>
      </w:r>
      <w:r>
        <w:rPr>
          <w:rFonts w:asciiTheme="minorHAnsi" w:hAnsiTheme="minorHAnsi" w:cstheme="minorHAnsi"/>
          <w:sz w:val="24"/>
        </w:rPr>
        <w:t>Scenario name=”</w:t>
      </w:r>
      <w:ins w:id="1205" w:author="Michelle Castellanos" w:date="2019-09-04T01:27:00Z">
        <w:r w:rsidR="00C73725" w:rsidRPr="00C73725">
          <w:rPr>
            <w:rFonts w:asciiTheme="minorHAnsi" w:hAnsiTheme="minorHAnsi" w:cstheme="minorHAnsi"/>
            <w:sz w:val="24"/>
          </w:rPr>
          <w:t>Current Conditions</w:t>
        </w:r>
      </w:ins>
      <w:del w:id="1206" w:author="Michelle Castellanos" w:date="2019-09-04T01:27:00Z">
        <w:r w:rsidDel="00C73725">
          <w:rPr>
            <w:rFonts w:asciiTheme="minorHAnsi" w:hAnsiTheme="minorHAnsi" w:cstheme="minorHAnsi"/>
            <w:sz w:val="24"/>
          </w:rPr>
          <w:delText>Dry future</w:delText>
        </w:r>
      </w:del>
      <w:r>
        <w:rPr>
          <w:rFonts w:asciiTheme="minorHAnsi" w:hAnsiTheme="minorHAnsi" w:cstheme="minorHAnsi"/>
          <w:sz w:val="24"/>
        </w:rPr>
        <w:t>”</w:t>
      </w:r>
      <w:r w:rsidRPr="00966BBA">
        <w:rPr>
          <w:rFonts w:asciiTheme="minorHAnsi" w:hAnsiTheme="minorHAnsi" w:cstheme="minorHAnsi"/>
          <w:sz w:val="24"/>
        </w:rPr>
        <w:t>&gt;&lt;</w:t>
      </w:r>
      <w:r>
        <w:rPr>
          <w:rFonts w:asciiTheme="minorHAnsi" w:hAnsiTheme="minorHAnsi" w:cstheme="minorHAnsi"/>
          <w:sz w:val="24"/>
        </w:rPr>
        <w:t>/Scenario</w:t>
      </w:r>
      <w:r w:rsidRPr="00966BBA">
        <w:rPr>
          <w:rFonts w:asciiTheme="minorHAnsi" w:hAnsiTheme="minorHAnsi" w:cstheme="minorHAnsi"/>
          <w:sz w:val="24"/>
        </w:rPr>
        <w:t>&gt;</w:t>
      </w:r>
    </w:p>
    <w:p w14:paraId="0B97FDB6" w14:textId="2D96DC0F" w:rsidR="00966BBA" w:rsidRPr="00966BBA" w:rsidRDefault="00966BBA" w:rsidP="00966BBA">
      <w:pPr>
        <w:pStyle w:val="Standard"/>
        <w:spacing w:after="0" w:line="240" w:lineRule="auto"/>
        <w:ind w:left="720" w:firstLine="720"/>
        <w:rPr>
          <w:rFonts w:asciiTheme="minorHAnsi" w:hAnsiTheme="minorHAnsi" w:cstheme="minorHAnsi"/>
          <w:sz w:val="24"/>
        </w:rPr>
      </w:pPr>
      <w:r w:rsidRPr="00966BBA">
        <w:rPr>
          <w:rFonts w:asciiTheme="minorHAnsi" w:hAnsiTheme="minorHAnsi" w:cstheme="minorHAnsi"/>
          <w:sz w:val="24"/>
        </w:rPr>
        <w:t>&lt;Scenario name=”</w:t>
      </w:r>
      <w:ins w:id="1207" w:author="Michelle Castellanos" w:date="2019-09-04T01:27:00Z">
        <w:r w:rsidR="00C73725" w:rsidRPr="00C73725">
          <w:rPr>
            <w:rFonts w:asciiTheme="minorHAnsi" w:hAnsiTheme="minorHAnsi" w:cstheme="minorHAnsi"/>
            <w:sz w:val="24"/>
          </w:rPr>
          <w:t>Without Development</w:t>
        </w:r>
      </w:ins>
      <w:del w:id="1208" w:author="Michelle Castellanos" w:date="2019-09-04T01:27:00Z">
        <w:r w:rsidRPr="00966BBA" w:rsidDel="00C73725">
          <w:rPr>
            <w:rFonts w:asciiTheme="minorHAnsi" w:hAnsiTheme="minorHAnsi" w:cstheme="minorHAnsi"/>
            <w:sz w:val="24"/>
          </w:rPr>
          <w:delText>Water development</w:delText>
        </w:r>
      </w:del>
      <w:r w:rsidRPr="00966BBA">
        <w:rPr>
          <w:rFonts w:asciiTheme="minorHAnsi" w:hAnsiTheme="minorHAnsi" w:cstheme="minorHAnsi"/>
          <w:sz w:val="24"/>
        </w:rPr>
        <w:t>”&gt;&lt;/Scenario&gt;</w:t>
      </w:r>
    </w:p>
    <w:p w14:paraId="0BEEBB4E" w14:textId="26736CF8" w:rsidR="00966BBA" w:rsidRDefault="00966BBA" w:rsidP="00966BBA">
      <w:pPr>
        <w:pStyle w:val="Standard"/>
        <w:spacing w:after="0" w:line="240" w:lineRule="auto"/>
        <w:ind w:left="720" w:firstLine="720"/>
        <w:rPr>
          <w:ins w:id="1209" w:author="Michelle Castellanos" w:date="2019-09-04T01:27:00Z"/>
          <w:rFonts w:asciiTheme="minorHAnsi" w:hAnsiTheme="minorHAnsi" w:cstheme="minorHAnsi"/>
          <w:sz w:val="24"/>
        </w:rPr>
      </w:pPr>
      <w:r w:rsidRPr="00966BBA">
        <w:rPr>
          <w:rFonts w:asciiTheme="minorHAnsi" w:hAnsiTheme="minorHAnsi" w:cstheme="minorHAnsi"/>
          <w:sz w:val="24"/>
        </w:rPr>
        <w:t>&lt;Scenario name=”</w:t>
      </w:r>
      <w:ins w:id="1210" w:author="Michelle Castellanos" w:date="2019-09-04T01:27:00Z">
        <w:r w:rsidR="00C73725" w:rsidRPr="00C73725">
          <w:rPr>
            <w:rFonts w:asciiTheme="minorHAnsi" w:hAnsiTheme="minorHAnsi" w:cstheme="minorHAnsi"/>
            <w:sz w:val="24"/>
          </w:rPr>
          <w:t>Median Future</w:t>
        </w:r>
      </w:ins>
      <w:del w:id="1211" w:author="Michelle Castellanos" w:date="2019-09-04T01:27:00Z">
        <w:r w:rsidRPr="00966BBA" w:rsidDel="00C73725">
          <w:rPr>
            <w:rFonts w:asciiTheme="minorHAnsi" w:hAnsiTheme="minorHAnsi" w:cstheme="minorHAnsi"/>
            <w:sz w:val="24"/>
          </w:rPr>
          <w:delText>Current extraction levels</w:delText>
        </w:r>
      </w:del>
      <w:r w:rsidRPr="00966BBA">
        <w:rPr>
          <w:rFonts w:asciiTheme="minorHAnsi" w:hAnsiTheme="minorHAnsi" w:cstheme="minorHAnsi"/>
          <w:sz w:val="24"/>
        </w:rPr>
        <w:t>”&gt;&lt;/Scenario&gt;</w:t>
      </w:r>
    </w:p>
    <w:p w14:paraId="118A088B" w14:textId="4ED5E5E5" w:rsidR="00C73725" w:rsidRDefault="00C73725" w:rsidP="00966BBA">
      <w:pPr>
        <w:pStyle w:val="Standard"/>
        <w:spacing w:after="0" w:line="240" w:lineRule="auto"/>
        <w:ind w:left="720" w:firstLine="720"/>
        <w:rPr>
          <w:ins w:id="1212" w:author="Michelle Castellanos" w:date="2019-09-04T01:28:00Z"/>
          <w:rFonts w:asciiTheme="minorHAnsi" w:hAnsiTheme="minorHAnsi" w:cstheme="minorHAnsi"/>
          <w:sz w:val="24"/>
        </w:rPr>
      </w:pPr>
      <w:ins w:id="1213" w:author="Michelle Castellanos" w:date="2019-09-04T01:27:00Z">
        <w:r w:rsidRPr="00966BBA">
          <w:rPr>
            <w:rFonts w:asciiTheme="minorHAnsi" w:hAnsiTheme="minorHAnsi" w:cstheme="minorHAnsi"/>
            <w:sz w:val="24"/>
          </w:rPr>
          <w:t>&lt;Scenario name=”</w:t>
        </w:r>
      </w:ins>
      <w:ins w:id="1214" w:author="Michelle Castellanos" w:date="2019-09-04T01:28:00Z">
        <w:r w:rsidRPr="00C73725">
          <w:rPr>
            <w:rFonts w:asciiTheme="minorHAnsi" w:hAnsiTheme="minorHAnsi" w:cstheme="minorHAnsi"/>
            <w:sz w:val="24"/>
          </w:rPr>
          <w:t>Dry Future</w:t>
        </w:r>
      </w:ins>
      <w:ins w:id="1215" w:author="Michelle Castellanos" w:date="2019-09-04T01:27:00Z">
        <w:r w:rsidRPr="00966BBA">
          <w:rPr>
            <w:rFonts w:asciiTheme="minorHAnsi" w:hAnsiTheme="minorHAnsi" w:cstheme="minorHAnsi"/>
            <w:sz w:val="24"/>
          </w:rPr>
          <w:t>”&gt;&lt;/Scenario&gt;</w:t>
        </w:r>
      </w:ins>
    </w:p>
    <w:p w14:paraId="55D0FA1F" w14:textId="1C3B30CC" w:rsidR="00C73725" w:rsidRPr="00966BBA" w:rsidRDefault="00C73725" w:rsidP="00C73725">
      <w:pPr>
        <w:pStyle w:val="Standard"/>
        <w:spacing w:after="0" w:line="240" w:lineRule="auto"/>
        <w:ind w:left="720" w:firstLine="720"/>
        <w:rPr>
          <w:ins w:id="1216" w:author="Michelle Castellanos" w:date="2019-09-04T01:28:00Z"/>
          <w:rFonts w:asciiTheme="minorHAnsi" w:hAnsiTheme="minorHAnsi" w:cstheme="minorHAnsi"/>
          <w:sz w:val="24"/>
        </w:rPr>
      </w:pPr>
      <w:ins w:id="1217" w:author="Michelle Castellanos" w:date="2019-09-04T01:28:00Z">
        <w:r w:rsidRPr="00966BBA">
          <w:rPr>
            <w:rFonts w:asciiTheme="minorHAnsi" w:hAnsiTheme="minorHAnsi" w:cstheme="minorHAnsi"/>
            <w:sz w:val="24"/>
          </w:rPr>
          <w:t>&lt;Scenario name=”</w:t>
        </w:r>
        <w:r w:rsidRPr="00C73725">
          <w:rPr>
            <w:rFonts w:asciiTheme="minorHAnsi" w:hAnsiTheme="minorHAnsi" w:cstheme="minorHAnsi"/>
            <w:sz w:val="24"/>
          </w:rPr>
          <w:t>Median Without Development</w:t>
        </w:r>
        <w:r w:rsidRPr="00966BBA">
          <w:rPr>
            <w:rFonts w:asciiTheme="minorHAnsi" w:hAnsiTheme="minorHAnsi" w:cstheme="minorHAnsi"/>
            <w:sz w:val="24"/>
          </w:rPr>
          <w:t>”&gt;&lt;/Scenario&gt;</w:t>
        </w:r>
      </w:ins>
    </w:p>
    <w:p w14:paraId="1C5C0585" w14:textId="7CD0CD6D" w:rsidR="00C73725" w:rsidRPr="00966BBA" w:rsidRDefault="00C73725" w:rsidP="00C73725">
      <w:pPr>
        <w:pStyle w:val="Standard"/>
        <w:spacing w:after="0" w:line="240" w:lineRule="auto"/>
        <w:ind w:left="720" w:firstLine="720"/>
        <w:rPr>
          <w:rFonts w:asciiTheme="minorHAnsi" w:hAnsiTheme="minorHAnsi" w:cstheme="minorHAnsi"/>
          <w:sz w:val="24"/>
        </w:rPr>
      </w:pPr>
      <w:ins w:id="1218" w:author="Michelle Castellanos" w:date="2019-09-04T01:28:00Z">
        <w:r w:rsidRPr="00966BBA">
          <w:rPr>
            <w:rFonts w:asciiTheme="minorHAnsi" w:hAnsiTheme="minorHAnsi" w:cstheme="minorHAnsi"/>
            <w:sz w:val="24"/>
          </w:rPr>
          <w:t>&lt;Scenario name=”</w:t>
        </w:r>
        <w:r>
          <w:rPr>
            <w:rFonts w:asciiTheme="minorHAnsi" w:hAnsiTheme="minorHAnsi" w:cstheme="minorHAnsi"/>
            <w:sz w:val="24"/>
          </w:rPr>
          <w:t>Dry Without Development</w:t>
        </w:r>
        <w:r w:rsidRPr="00966BBA">
          <w:rPr>
            <w:rFonts w:asciiTheme="minorHAnsi" w:hAnsiTheme="minorHAnsi" w:cstheme="minorHAnsi"/>
            <w:sz w:val="24"/>
          </w:rPr>
          <w:t>”&gt;&lt;/Scenario&gt;</w:t>
        </w:r>
      </w:ins>
    </w:p>
    <w:p w14:paraId="3ACC51A8" w14:textId="5A4C96F5" w:rsidR="00966BBA" w:rsidRDefault="00966BBA" w:rsidP="00966BBA">
      <w:pPr>
        <w:pStyle w:val="Standard"/>
        <w:spacing w:after="0" w:line="240" w:lineRule="auto"/>
        <w:ind w:firstLine="720"/>
        <w:rPr>
          <w:rFonts w:asciiTheme="minorHAnsi" w:hAnsiTheme="minorHAnsi" w:cstheme="minorHAnsi"/>
          <w:sz w:val="24"/>
        </w:rPr>
      </w:pPr>
      <w:r w:rsidRPr="0042311F">
        <w:rPr>
          <w:rFonts w:asciiTheme="minorHAnsi" w:hAnsiTheme="minorHAnsi" w:cstheme="minorHAnsi"/>
          <w:sz w:val="24"/>
        </w:rPr>
        <w:t>&lt;/</w:t>
      </w:r>
      <w:r w:rsidRPr="00966BBA">
        <w:rPr>
          <w:rFonts w:asciiTheme="minorHAnsi" w:hAnsiTheme="minorHAnsi" w:cstheme="minorHAnsi"/>
          <w:color w:val="0070C0"/>
          <w:sz w:val="24"/>
        </w:rPr>
        <w:t>Scenarios</w:t>
      </w:r>
      <w:r w:rsidRPr="0042311F">
        <w:rPr>
          <w:rFonts w:asciiTheme="minorHAnsi" w:hAnsiTheme="minorHAnsi" w:cstheme="minorHAnsi"/>
          <w:sz w:val="24"/>
        </w:rPr>
        <w:t>&gt;</w:t>
      </w:r>
    </w:p>
    <w:p w14:paraId="3B5E3629" w14:textId="77777777" w:rsidR="00966BBA" w:rsidRDefault="00966BBA" w:rsidP="00966BBA">
      <w:pPr>
        <w:pStyle w:val="Standard"/>
        <w:spacing w:after="0" w:line="240" w:lineRule="auto"/>
        <w:ind w:firstLine="720"/>
        <w:rPr>
          <w:rFonts w:asciiTheme="minorHAnsi" w:hAnsiTheme="minorHAnsi" w:cstheme="minorHAnsi"/>
          <w:sz w:val="24"/>
        </w:rPr>
      </w:pPr>
    </w:p>
    <w:p w14:paraId="4A1C47D4" w14:textId="27E1ABC1" w:rsidR="00966BBA" w:rsidRPr="00966BBA" w:rsidRDefault="00966BBA" w:rsidP="00966BBA">
      <w:pPr>
        <w:pStyle w:val="Ttulo1"/>
        <w:numPr>
          <w:ilvl w:val="8"/>
          <w:numId w:val="29"/>
        </w:numPr>
      </w:pPr>
      <w:r w:rsidRPr="00966BBA">
        <w:t xml:space="preserve">Node: </w:t>
      </w:r>
      <w:r>
        <w:t>Scenario</w:t>
      </w:r>
    </w:p>
    <w:p w14:paraId="39FC5C25" w14:textId="237CBDA6" w:rsidR="00966BBA" w:rsidRDefault="00966BBA" w:rsidP="00966BBA">
      <w:pPr>
        <w:pStyle w:val="Standard"/>
        <w:spacing w:after="0" w:line="276" w:lineRule="auto"/>
        <w:ind w:left="360"/>
      </w:pPr>
      <w:r>
        <w:rPr>
          <w:rFonts w:ascii="Bookman Old Style" w:hAnsi="Bookman Old Style"/>
          <w:sz w:val="24"/>
          <w:szCs w:val="24"/>
          <w:u w:val="single"/>
        </w:rPr>
        <w:t>Tag:</w:t>
      </w:r>
      <w:r>
        <w:rPr>
          <w:rFonts w:ascii="Bookman Old Style" w:hAnsi="Bookman Old Style"/>
          <w:sz w:val="24"/>
          <w:szCs w:val="24"/>
        </w:rPr>
        <w:t xml:space="preserve"> &lt;Scenario&gt;</w:t>
      </w:r>
    </w:p>
    <w:p w14:paraId="2167BFE6" w14:textId="420123C2" w:rsidR="00966BBA" w:rsidRDefault="00966BBA" w:rsidP="00966BBA">
      <w:pPr>
        <w:pStyle w:val="Standard"/>
        <w:spacing w:after="0" w:line="276" w:lineRule="auto"/>
        <w:ind w:left="360"/>
      </w:pPr>
      <w:r>
        <w:rPr>
          <w:rFonts w:ascii="Bookman Old Style" w:hAnsi="Bookman Old Style"/>
          <w:sz w:val="24"/>
          <w:szCs w:val="24"/>
          <w:u w:val="single"/>
        </w:rPr>
        <w:t>Parent:</w:t>
      </w:r>
      <w:r>
        <w:rPr>
          <w:rFonts w:ascii="Bookman Old Style" w:hAnsi="Bookman Old Style"/>
          <w:sz w:val="24"/>
          <w:szCs w:val="24"/>
        </w:rPr>
        <w:t xml:space="preserve"> Scenarios</w:t>
      </w:r>
    </w:p>
    <w:p w14:paraId="2439A6D5" w14:textId="77665D13" w:rsidR="00966BBA" w:rsidRDefault="00966BBA" w:rsidP="00966BBA">
      <w:pPr>
        <w:pStyle w:val="Standard"/>
        <w:spacing w:after="0" w:line="276" w:lineRule="auto"/>
        <w:ind w:left="360"/>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Scenario-descriptions, Scenario-variables, Collapse-probability, Num-simulations, Scenario-Category</w:t>
      </w:r>
    </w:p>
    <w:p w14:paraId="52C20FC5" w14:textId="62123D5B" w:rsidR="00966BBA" w:rsidRPr="00161CC8" w:rsidRDefault="00966BBA" w:rsidP="00966BBA">
      <w:pPr>
        <w:pStyle w:val="Standard"/>
        <w:spacing w:line="240" w:lineRule="auto"/>
        <w:ind w:left="360"/>
        <w:jc w:val="both"/>
        <w:rPr>
          <w:rFonts w:ascii="Bookman Old Style" w:hAnsi="Bookman Old Style"/>
          <w:sz w:val="24"/>
          <w:szCs w:val="24"/>
        </w:rPr>
      </w:pPr>
      <w:r w:rsidRPr="00F43F40">
        <w:rPr>
          <w:rFonts w:ascii="Bookman Old Style" w:hAnsi="Bookman Old Style"/>
          <w:sz w:val="24"/>
          <w:szCs w:val="24"/>
          <w:u w:val="single"/>
        </w:rPr>
        <w:t>Content:</w:t>
      </w:r>
      <w:r w:rsidRPr="00CF4B25">
        <w:rPr>
          <w:rFonts w:ascii="Bookman Old Style" w:hAnsi="Bookman Old Style"/>
          <w:sz w:val="24"/>
          <w:szCs w:val="24"/>
        </w:rPr>
        <w:t xml:space="preserve"> </w:t>
      </w:r>
      <w:ins w:id="1219" w:author="Michelle Castellanos" w:date="2019-09-04T01:29:00Z">
        <w:r w:rsidR="00F43F40">
          <w:rPr>
            <w:rFonts w:ascii="Bookman Old Style" w:hAnsi="Bookman Old Style"/>
            <w:sz w:val="24"/>
            <w:szCs w:val="24"/>
          </w:rPr>
          <w:t xml:space="preserve">Element containing the complete descriptions and outcomes of </w:t>
        </w:r>
      </w:ins>
      <w:ins w:id="1220" w:author="Michelle Castellanos" w:date="2019-09-04T01:30:00Z">
        <w:r w:rsidR="00F43F40">
          <w:rPr>
            <w:rFonts w:ascii="Bookman Old Style" w:hAnsi="Bookman Old Style"/>
            <w:sz w:val="24"/>
            <w:szCs w:val="24"/>
          </w:rPr>
          <w:t>one</w:t>
        </w:r>
      </w:ins>
      <w:ins w:id="1221" w:author="Michelle Castellanos" w:date="2019-09-04T01:29:00Z">
        <w:r w:rsidR="00F43F40">
          <w:rPr>
            <w:rFonts w:ascii="Bookman Old Style" w:hAnsi="Bookman Old Style"/>
            <w:sz w:val="24"/>
            <w:szCs w:val="24"/>
          </w:rPr>
          <w:t xml:space="preserve"> scenario.</w:t>
        </w:r>
      </w:ins>
      <w:r w:rsidR="00F43F40">
        <w:rPr>
          <w:rFonts w:ascii="Bookman Old Style" w:hAnsi="Bookman Old Style"/>
          <w:sz w:val="24"/>
          <w:szCs w:val="24"/>
        </w:rPr>
        <w:t xml:space="preserve"> </w:t>
      </w:r>
      <w:ins w:id="1222" w:author="Michelle Castellanos" w:date="2019-09-04T01:34:00Z">
        <w:r w:rsidR="00531EB9">
          <w:rPr>
            <w:rFonts w:ascii="Bookman Old Style" w:hAnsi="Bookman Old Style"/>
            <w:sz w:val="24"/>
            <w:szCs w:val="24"/>
          </w:rPr>
          <w:t xml:space="preserve">It should describe the conditions of each variable considered under the scenario, the number of simulations, the collapse probability under those conditions and its corresponding category.  </w:t>
        </w:r>
      </w:ins>
    </w:p>
    <w:p w14:paraId="79E3E2F6" w14:textId="4E60F945" w:rsidR="00966BBA" w:rsidRDefault="00966BBA" w:rsidP="00966BBA">
      <w:pPr>
        <w:pStyle w:val="Standard"/>
        <w:spacing w:after="0" w:line="240" w:lineRule="auto"/>
        <w:ind w:left="360"/>
        <w:jc w:val="both"/>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name</w:t>
      </w:r>
    </w:p>
    <w:p w14:paraId="5708A6DF" w14:textId="77777777" w:rsidR="00966BBA" w:rsidRDefault="00966BBA" w:rsidP="00966BBA">
      <w:pPr>
        <w:pStyle w:val="Standard"/>
        <w:spacing w:after="0" w:line="240" w:lineRule="auto"/>
        <w:ind w:left="360"/>
        <w:jc w:val="both"/>
      </w:pPr>
    </w:p>
    <w:p w14:paraId="2059E222" w14:textId="71958524" w:rsidR="00966BBA" w:rsidRDefault="00966BBA" w:rsidP="00966BBA">
      <w:pPr>
        <w:pStyle w:val="Standard"/>
        <w:numPr>
          <w:ilvl w:val="0"/>
          <w:numId w:val="7"/>
        </w:numPr>
        <w:spacing w:after="0" w:line="240" w:lineRule="auto"/>
        <w:jc w:val="both"/>
      </w:pPr>
      <w:r w:rsidRPr="00073623">
        <w:rPr>
          <w:rFonts w:ascii="Bookman Old Style" w:hAnsi="Bookman Old Style"/>
          <w:sz w:val="24"/>
          <w:szCs w:val="24"/>
        </w:rPr>
        <w:t>@name=</w:t>
      </w:r>
      <w:ins w:id="1223" w:author="Michelle Castellanos" w:date="2019-09-04T01:34:00Z">
        <w:r w:rsidR="00531EB9" w:rsidRPr="00073623">
          <w:rPr>
            <w:rFonts w:ascii="Bookman Old Style" w:hAnsi="Bookman Old Style"/>
            <w:sz w:val="24"/>
            <w:szCs w:val="24"/>
          </w:rPr>
          <w:t xml:space="preserve"> correspond to the name given by the author to the scenario.</w:t>
        </w:r>
      </w:ins>
    </w:p>
    <w:p w14:paraId="3686F4DF" w14:textId="77777777" w:rsidR="00966BBA" w:rsidRDefault="00966BBA" w:rsidP="00966BBA">
      <w:pPr>
        <w:pStyle w:val="Standard"/>
        <w:spacing w:after="0" w:line="240" w:lineRule="auto"/>
        <w:ind w:left="360"/>
        <w:jc w:val="both"/>
        <w:rPr>
          <w:rFonts w:ascii="Bookman Old Style" w:hAnsi="Bookman Old Style"/>
          <w:sz w:val="24"/>
          <w:szCs w:val="24"/>
          <w:u w:val="single"/>
        </w:rPr>
      </w:pPr>
    </w:p>
    <w:p w14:paraId="726CF270" w14:textId="77777777" w:rsidR="00966BBA" w:rsidRDefault="00966BBA" w:rsidP="00966BBA">
      <w:pPr>
        <w:pStyle w:val="Standard"/>
        <w:spacing w:after="0" w:line="240" w:lineRule="auto"/>
        <w:ind w:left="360"/>
        <w:jc w:val="both"/>
        <w:rPr>
          <w:rFonts w:ascii="Bookman Old Style" w:hAnsi="Bookman Old Style"/>
          <w:sz w:val="24"/>
          <w:szCs w:val="24"/>
          <w:u w:val="single"/>
        </w:rPr>
      </w:pPr>
      <w:r>
        <w:rPr>
          <w:rFonts w:ascii="Bookman Old Style" w:hAnsi="Bookman Old Style"/>
          <w:sz w:val="24"/>
          <w:szCs w:val="24"/>
          <w:u w:val="single"/>
        </w:rPr>
        <w:t>Example:</w:t>
      </w:r>
    </w:p>
    <w:p w14:paraId="589DB450" w14:textId="77777777" w:rsidR="00966BBA" w:rsidRPr="00CF4B25" w:rsidRDefault="00966BBA" w:rsidP="00966BBA">
      <w:pPr>
        <w:pStyle w:val="Standard"/>
        <w:tabs>
          <w:tab w:val="left" w:pos="2880"/>
        </w:tabs>
        <w:spacing w:after="0" w:line="240" w:lineRule="auto"/>
        <w:ind w:left="360"/>
        <w:rPr>
          <w:rFonts w:ascii="Courier New" w:hAnsi="Courier New" w:cs="Courier New"/>
        </w:rPr>
      </w:pPr>
    </w:p>
    <w:p w14:paraId="351B4432" w14:textId="41D12648" w:rsidR="00966BBA" w:rsidRPr="00CD00ED" w:rsidRDefault="00966BBA" w:rsidP="00966BBA">
      <w:pPr>
        <w:pStyle w:val="Standard"/>
        <w:spacing w:after="0" w:line="240" w:lineRule="auto"/>
        <w:ind w:left="720"/>
        <w:rPr>
          <w:rFonts w:asciiTheme="minorHAnsi" w:hAnsiTheme="minorHAnsi" w:cstheme="minorHAnsi"/>
          <w:sz w:val="24"/>
          <w:lang w:val="es-VE"/>
        </w:rPr>
      </w:pPr>
      <w:r w:rsidRPr="00CD00ED">
        <w:rPr>
          <w:rFonts w:asciiTheme="minorHAnsi" w:hAnsiTheme="minorHAnsi" w:cstheme="minorHAnsi"/>
          <w:sz w:val="24"/>
          <w:lang w:val="es-VE"/>
        </w:rPr>
        <w:lastRenderedPageBreak/>
        <w:t>&lt;</w:t>
      </w:r>
      <w:r w:rsidRPr="00CD00ED">
        <w:rPr>
          <w:rFonts w:asciiTheme="minorHAnsi" w:hAnsiTheme="minorHAnsi" w:cstheme="minorHAnsi"/>
          <w:color w:val="0070C0"/>
          <w:sz w:val="24"/>
          <w:lang w:val="es-VE"/>
        </w:rPr>
        <w:t xml:space="preserve">Scenario </w:t>
      </w:r>
      <w:r w:rsidRPr="00CD00ED">
        <w:rPr>
          <w:rFonts w:asciiTheme="minorHAnsi" w:hAnsiTheme="minorHAnsi" w:cstheme="minorHAnsi"/>
          <w:color w:val="FF0000"/>
          <w:sz w:val="24"/>
          <w:lang w:val="es-VE"/>
        </w:rPr>
        <w:t>name</w:t>
      </w:r>
      <w:r w:rsidRPr="00CD00ED">
        <w:rPr>
          <w:rFonts w:asciiTheme="minorHAnsi" w:hAnsiTheme="minorHAnsi" w:cstheme="minorHAnsi"/>
          <w:sz w:val="24"/>
          <w:lang w:val="es-VE"/>
        </w:rPr>
        <w:t>=</w:t>
      </w:r>
      <w:r w:rsidR="00CD00ED" w:rsidRPr="00CD00ED">
        <w:rPr>
          <w:rFonts w:asciiTheme="minorHAnsi" w:hAnsiTheme="minorHAnsi" w:cstheme="minorHAnsi"/>
          <w:sz w:val="24"/>
          <w:lang w:val="es-VE"/>
        </w:rPr>
        <w:t>”</w:t>
      </w:r>
      <w:r w:rsidR="00531EB9">
        <w:rPr>
          <w:rFonts w:asciiTheme="minorHAnsi" w:hAnsiTheme="minorHAnsi" w:cstheme="minorHAnsi"/>
          <w:sz w:val="24"/>
          <w:lang w:val="es-VE"/>
        </w:rPr>
        <w:t>Median</w:t>
      </w:r>
      <w:r w:rsidR="00CD00ED" w:rsidRPr="00CD00ED">
        <w:rPr>
          <w:rFonts w:asciiTheme="minorHAnsi" w:hAnsiTheme="minorHAnsi" w:cstheme="minorHAnsi"/>
          <w:sz w:val="24"/>
          <w:lang w:val="es-VE"/>
        </w:rPr>
        <w:t xml:space="preserve"> future”</w:t>
      </w:r>
      <w:r w:rsidRPr="00CD00ED">
        <w:rPr>
          <w:rFonts w:asciiTheme="minorHAnsi" w:hAnsiTheme="minorHAnsi" w:cstheme="minorHAnsi"/>
          <w:sz w:val="24"/>
          <w:lang w:val="es-VE"/>
        </w:rPr>
        <w:t>&gt;</w:t>
      </w:r>
    </w:p>
    <w:p w14:paraId="7213F18D" w14:textId="19ACC824" w:rsidR="00966BBA" w:rsidRPr="00CD00ED" w:rsidRDefault="00966BBA" w:rsidP="00966BBA">
      <w:pPr>
        <w:pStyle w:val="Standard"/>
        <w:spacing w:after="0" w:line="240" w:lineRule="auto"/>
        <w:ind w:left="720" w:firstLine="720"/>
        <w:rPr>
          <w:rFonts w:asciiTheme="minorHAnsi" w:hAnsiTheme="minorHAnsi" w:cstheme="minorHAnsi"/>
          <w:sz w:val="24"/>
        </w:rPr>
      </w:pPr>
      <w:r w:rsidRPr="00CD00ED">
        <w:rPr>
          <w:rFonts w:asciiTheme="minorHAnsi" w:hAnsiTheme="minorHAnsi" w:cstheme="minorHAnsi"/>
          <w:sz w:val="24"/>
        </w:rPr>
        <w:t>&lt;Scenario</w:t>
      </w:r>
      <w:r w:rsidR="00CD00ED" w:rsidRPr="00CD00ED">
        <w:rPr>
          <w:rFonts w:asciiTheme="minorHAnsi" w:hAnsiTheme="minorHAnsi" w:cstheme="minorHAnsi"/>
          <w:sz w:val="24"/>
        </w:rPr>
        <w:t>-descriptions&gt;&lt;/</w:t>
      </w:r>
      <w:r w:rsidRPr="00CD00ED">
        <w:rPr>
          <w:rFonts w:asciiTheme="minorHAnsi" w:hAnsiTheme="minorHAnsi" w:cstheme="minorHAnsi"/>
          <w:sz w:val="24"/>
        </w:rPr>
        <w:t>Scenario</w:t>
      </w:r>
      <w:r w:rsidR="00CD00ED" w:rsidRPr="00CD00ED">
        <w:rPr>
          <w:rFonts w:asciiTheme="minorHAnsi" w:hAnsiTheme="minorHAnsi" w:cstheme="minorHAnsi"/>
          <w:sz w:val="24"/>
        </w:rPr>
        <w:t>-descriptions</w:t>
      </w:r>
      <w:r w:rsidRPr="00CD00ED">
        <w:rPr>
          <w:rFonts w:asciiTheme="minorHAnsi" w:hAnsiTheme="minorHAnsi" w:cstheme="minorHAnsi"/>
          <w:sz w:val="24"/>
        </w:rPr>
        <w:t>&gt;</w:t>
      </w:r>
    </w:p>
    <w:p w14:paraId="258E3A27" w14:textId="02D0393F" w:rsidR="00CD00ED" w:rsidRPr="00CD00ED" w:rsidRDefault="00CD00ED" w:rsidP="00CD00ED">
      <w:pPr>
        <w:pStyle w:val="Standard"/>
        <w:spacing w:after="0" w:line="240" w:lineRule="auto"/>
        <w:ind w:left="720" w:firstLine="720"/>
        <w:rPr>
          <w:rFonts w:asciiTheme="minorHAnsi" w:hAnsiTheme="minorHAnsi" w:cstheme="minorHAnsi"/>
          <w:sz w:val="24"/>
        </w:rPr>
      </w:pPr>
      <w:r w:rsidRPr="00CD00ED">
        <w:rPr>
          <w:rFonts w:asciiTheme="minorHAnsi" w:hAnsiTheme="minorHAnsi" w:cstheme="minorHAnsi"/>
          <w:sz w:val="24"/>
        </w:rPr>
        <w:t>&lt;Scenario-variabless&gt;&lt;/Scenario-variables&gt;</w:t>
      </w:r>
    </w:p>
    <w:p w14:paraId="1F15B355" w14:textId="013C0337" w:rsidR="00966BBA" w:rsidRDefault="00531EB9" w:rsidP="00966BBA">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&lt;Collapse-probability years=””&gt;61</w:t>
      </w:r>
      <w:r w:rsidR="00CD00ED">
        <w:rPr>
          <w:rFonts w:asciiTheme="minorHAnsi" w:hAnsiTheme="minorHAnsi" w:cstheme="minorHAnsi"/>
          <w:sz w:val="24"/>
        </w:rPr>
        <w:t>%&lt;/Collapse-probability&gt;</w:t>
      </w:r>
    </w:p>
    <w:p w14:paraId="65BD9599" w14:textId="3249C567" w:rsidR="00CD00ED" w:rsidRDefault="00CD00ED" w:rsidP="00966BBA">
      <w:pPr>
        <w:pStyle w:val="Standard"/>
        <w:spacing w:after="0" w:line="240" w:lineRule="auto"/>
        <w:ind w:left="720" w:firstLine="720"/>
        <w:rPr>
          <w:rFonts w:asciiTheme="minorHAnsi" w:hAnsiTheme="minorHAnsi" w:cstheme="minorHAnsi"/>
          <w:sz w:val="24"/>
        </w:rPr>
      </w:pPr>
      <w:r>
        <w:rPr>
          <w:rFonts w:asciiTheme="minorHAnsi" w:hAnsiTheme="minorHAnsi" w:cstheme="minorHAnsi"/>
          <w:sz w:val="24"/>
        </w:rPr>
        <w:t>&lt;Num-simulations/&gt;</w:t>
      </w:r>
    </w:p>
    <w:p w14:paraId="4623C128" w14:textId="1384DEB1" w:rsidR="00CD00ED" w:rsidRPr="00DA2BE4" w:rsidRDefault="00CD00ED" w:rsidP="00966BBA">
      <w:pPr>
        <w:pStyle w:val="Standard"/>
        <w:spacing w:after="0" w:line="240" w:lineRule="auto"/>
        <w:ind w:left="720" w:firstLine="720"/>
        <w:rPr>
          <w:rFonts w:asciiTheme="minorHAnsi" w:hAnsiTheme="minorHAnsi" w:cstheme="minorHAnsi"/>
          <w:sz w:val="24"/>
        </w:rPr>
      </w:pPr>
      <w:r w:rsidRPr="00DA2BE4">
        <w:rPr>
          <w:rFonts w:asciiTheme="minorHAnsi" w:hAnsiTheme="minorHAnsi" w:cstheme="minorHAnsi"/>
          <w:sz w:val="24"/>
        </w:rPr>
        <w:t>&lt;Scenario-Catego</w:t>
      </w:r>
      <w:r w:rsidR="00531EB9" w:rsidRPr="00DA2BE4">
        <w:rPr>
          <w:rFonts w:asciiTheme="minorHAnsi" w:hAnsiTheme="minorHAnsi" w:cstheme="minorHAnsi"/>
          <w:sz w:val="24"/>
        </w:rPr>
        <w:t>ry&gt;CR</w:t>
      </w:r>
      <w:r w:rsidRPr="00DA2BE4">
        <w:rPr>
          <w:rFonts w:asciiTheme="minorHAnsi" w:hAnsiTheme="minorHAnsi" w:cstheme="minorHAnsi"/>
          <w:sz w:val="24"/>
        </w:rPr>
        <w:t>&lt;/Scenario-Category&gt;</w:t>
      </w:r>
    </w:p>
    <w:p w14:paraId="1E8D87EB" w14:textId="1084F0AB" w:rsidR="00966BBA" w:rsidRPr="00464F4B" w:rsidRDefault="00966BBA" w:rsidP="00966BBA">
      <w:pPr>
        <w:pStyle w:val="Standard"/>
        <w:spacing w:after="0" w:line="240" w:lineRule="auto"/>
        <w:ind w:firstLine="720"/>
        <w:rPr>
          <w:rFonts w:asciiTheme="minorHAnsi" w:hAnsiTheme="minorHAnsi" w:cstheme="minorHAnsi"/>
          <w:sz w:val="24"/>
          <w:lang w:val="es-VE"/>
        </w:rPr>
      </w:pPr>
      <w:r w:rsidRPr="00464F4B">
        <w:rPr>
          <w:rFonts w:asciiTheme="minorHAnsi" w:hAnsiTheme="minorHAnsi" w:cstheme="minorHAnsi"/>
          <w:sz w:val="24"/>
          <w:lang w:val="es-VE"/>
        </w:rPr>
        <w:t>&lt;/</w:t>
      </w:r>
      <w:r w:rsidRPr="00464F4B">
        <w:rPr>
          <w:rFonts w:asciiTheme="minorHAnsi" w:hAnsiTheme="minorHAnsi" w:cstheme="minorHAnsi"/>
          <w:color w:val="0070C0"/>
          <w:sz w:val="24"/>
          <w:lang w:val="es-VE"/>
        </w:rPr>
        <w:t>Scenario</w:t>
      </w:r>
      <w:r w:rsidRPr="00464F4B">
        <w:rPr>
          <w:rFonts w:asciiTheme="minorHAnsi" w:hAnsiTheme="minorHAnsi" w:cstheme="minorHAnsi"/>
          <w:sz w:val="24"/>
          <w:lang w:val="es-VE"/>
        </w:rPr>
        <w:t>&gt;</w:t>
      </w:r>
    </w:p>
    <w:p w14:paraId="34FC3508" w14:textId="77777777" w:rsidR="00966BBA" w:rsidRPr="00464F4B" w:rsidRDefault="00966BBA" w:rsidP="00966BBA">
      <w:pPr>
        <w:pStyle w:val="Standard"/>
        <w:spacing w:after="0" w:line="240" w:lineRule="auto"/>
        <w:ind w:firstLine="720"/>
        <w:rPr>
          <w:rFonts w:asciiTheme="minorHAnsi" w:hAnsiTheme="minorHAnsi" w:cstheme="minorHAnsi"/>
          <w:sz w:val="24"/>
          <w:lang w:val="es-VE"/>
        </w:rPr>
      </w:pPr>
    </w:p>
    <w:p w14:paraId="1BF75D82" w14:textId="5C06DC21" w:rsidR="00BE358D" w:rsidRDefault="00ED40AC" w:rsidP="00BE358D">
      <w:pPr>
        <w:pStyle w:val="Ttulo1"/>
        <w:rPr>
          <w:lang w:val="es-VE"/>
        </w:rPr>
      </w:pPr>
      <w:r>
        <w:rPr>
          <w:lang w:val="es-VE"/>
        </w:rPr>
        <w:t>3.2.5.3.7</w:t>
      </w:r>
      <w:r w:rsidR="00BE358D" w:rsidRPr="00464F4B">
        <w:rPr>
          <w:lang w:val="es-VE"/>
        </w:rPr>
        <w:t xml:space="preserve">.1.6.4.1.1. Node: </w:t>
      </w:r>
      <w:commentRangeStart w:id="1224"/>
      <w:r w:rsidR="00BE358D" w:rsidRPr="00464F4B">
        <w:rPr>
          <w:lang w:val="es-VE"/>
        </w:rPr>
        <w:t>Scenario descriptions</w:t>
      </w:r>
      <w:commentRangeEnd w:id="1224"/>
      <w:r w:rsidR="001F36C5">
        <w:rPr>
          <w:rStyle w:val="Refdecomentario"/>
          <w:rFonts w:ascii="Calibri" w:hAnsi="Calibri" w:cs="Calibri"/>
          <w:b w:val="0"/>
        </w:rPr>
        <w:commentReference w:id="1224"/>
      </w:r>
    </w:p>
    <w:p w14:paraId="5B07B920" w14:textId="7102144D" w:rsidR="00073623" w:rsidRPr="00DA2BE4" w:rsidRDefault="00073623" w:rsidP="00073623">
      <w:pPr>
        <w:pStyle w:val="Standard"/>
        <w:spacing w:after="0" w:line="276" w:lineRule="auto"/>
        <w:ind w:left="360"/>
        <w:rPr>
          <w:ins w:id="1225" w:author="Michelle Castellanos" w:date="2019-09-04T01:36:00Z"/>
          <w:lang w:val="es-VE"/>
        </w:rPr>
      </w:pPr>
      <w:ins w:id="1226" w:author="Michelle Castellanos" w:date="2019-09-04T01:36:00Z">
        <w:r w:rsidRPr="00DA2BE4">
          <w:rPr>
            <w:rFonts w:ascii="Bookman Old Style" w:hAnsi="Bookman Old Style"/>
            <w:sz w:val="24"/>
            <w:szCs w:val="24"/>
            <w:u w:val="single"/>
            <w:lang w:val="es-VE"/>
          </w:rPr>
          <w:t>Tag:</w:t>
        </w:r>
        <w:r w:rsidRPr="00DA2BE4">
          <w:rPr>
            <w:rFonts w:ascii="Bookman Old Style" w:hAnsi="Bookman Old Style"/>
            <w:sz w:val="24"/>
            <w:szCs w:val="24"/>
            <w:lang w:val="es-VE"/>
          </w:rPr>
          <w:t xml:space="preserve"> &lt;Scenario</w:t>
        </w:r>
      </w:ins>
      <w:ins w:id="1227" w:author="Michelle Castellanos" w:date="2019-09-04T01:37:00Z">
        <w:r w:rsidRPr="00DA2BE4">
          <w:rPr>
            <w:rFonts w:ascii="Bookman Old Style" w:hAnsi="Bookman Old Style"/>
            <w:sz w:val="24"/>
            <w:szCs w:val="24"/>
            <w:lang w:val="es-VE"/>
          </w:rPr>
          <w:t>-descriptions</w:t>
        </w:r>
      </w:ins>
      <w:ins w:id="1228" w:author="Michelle Castellanos" w:date="2019-09-04T01:36:00Z">
        <w:r w:rsidRPr="00DA2BE4">
          <w:rPr>
            <w:rFonts w:ascii="Bookman Old Style" w:hAnsi="Bookman Old Style"/>
            <w:sz w:val="24"/>
            <w:szCs w:val="24"/>
            <w:lang w:val="es-VE"/>
          </w:rPr>
          <w:t>&gt;</w:t>
        </w:r>
      </w:ins>
    </w:p>
    <w:p w14:paraId="5255F43D" w14:textId="357A665F" w:rsidR="00073623" w:rsidRDefault="00073623" w:rsidP="00073623">
      <w:pPr>
        <w:pStyle w:val="Standard"/>
        <w:spacing w:after="0" w:line="276" w:lineRule="auto"/>
        <w:ind w:left="360"/>
        <w:rPr>
          <w:ins w:id="1229" w:author="Michelle Castellanos" w:date="2019-09-04T01:36:00Z"/>
        </w:rPr>
      </w:pPr>
      <w:ins w:id="1230" w:author="Michelle Castellanos" w:date="2019-09-04T01:36:00Z">
        <w:r>
          <w:rPr>
            <w:rFonts w:ascii="Bookman Old Style" w:hAnsi="Bookman Old Style"/>
            <w:sz w:val="24"/>
            <w:szCs w:val="24"/>
            <w:u w:val="single"/>
          </w:rPr>
          <w:t>Parent:</w:t>
        </w:r>
        <w:r>
          <w:rPr>
            <w:rFonts w:ascii="Bookman Old Style" w:hAnsi="Bookman Old Style"/>
            <w:sz w:val="24"/>
            <w:szCs w:val="24"/>
          </w:rPr>
          <w:t xml:space="preserve"> Scenario</w:t>
        </w:r>
      </w:ins>
    </w:p>
    <w:p w14:paraId="4687AC6A" w14:textId="4DADCD0F" w:rsidR="00073623" w:rsidRDefault="00073623" w:rsidP="00073623">
      <w:pPr>
        <w:pStyle w:val="Standard"/>
        <w:spacing w:after="0" w:line="276" w:lineRule="auto"/>
        <w:ind w:left="360"/>
        <w:rPr>
          <w:ins w:id="1231" w:author="Michelle Castellanos" w:date="2019-09-04T01:36:00Z"/>
        </w:rPr>
      </w:pPr>
      <w:ins w:id="1232" w:author="Michelle Castellanos" w:date="2019-09-04T01:36:00Z">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Scenario-description</w:t>
        </w:r>
      </w:ins>
    </w:p>
    <w:p w14:paraId="5DEE39B2" w14:textId="43B81179" w:rsidR="00073623" w:rsidRPr="00161CC8" w:rsidRDefault="00073623" w:rsidP="00073623">
      <w:pPr>
        <w:pStyle w:val="Standard"/>
        <w:spacing w:line="240" w:lineRule="auto"/>
        <w:ind w:left="360"/>
        <w:jc w:val="both"/>
        <w:rPr>
          <w:ins w:id="1233" w:author="Michelle Castellanos" w:date="2019-09-04T01:36:00Z"/>
          <w:rFonts w:ascii="Bookman Old Style" w:hAnsi="Bookman Old Style"/>
          <w:sz w:val="24"/>
          <w:szCs w:val="24"/>
        </w:rPr>
      </w:pPr>
      <w:ins w:id="1234" w:author="Michelle Castellanos" w:date="2019-09-04T01:36:00Z">
        <w:r w:rsidRPr="00F43F40">
          <w:rPr>
            <w:rFonts w:ascii="Bookman Old Style" w:hAnsi="Bookman Old Style"/>
            <w:sz w:val="24"/>
            <w:szCs w:val="24"/>
            <w:u w:val="single"/>
          </w:rPr>
          <w:t>Content:</w:t>
        </w:r>
        <w:r w:rsidRPr="00CF4B25">
          <w:rPr>
            <w:rFonts w:ascii="Bookman Old Style" w:hAnsi="Bookman Old Style"/>
            <w:sz w:val="24"/>
            <w:szCs w:val="24"/>
          </w:rPr>
          <w:t xml:space="preserve"> </w:t>
        </w:r>
      </w:ins>
      <w:ins w:id="1235" w:author="Michelle Castellanos" w:date="2019-09-04T01:38:00Z">
        <w:r>
          <w:rPr>
            <w:rFonts w:ascii="Bookman Old Style" w:hAnsi="Bookman Old Style"/>
            <w:sz w:val="24"/>
            <w:szCs w:val="24"/>
          </w:rPr>
          <w:t>Element containing a list of text descriptions of the scenario of the quantitative model in the different languages available.</w:t>
        </w:r>
      </w:ins>
      <w:ins w:id="1236" w:author="Michelle Castellanos" w:date="2019-09-04T01:36:00Z">
        <w:r>
          <w:rPr>
            <w:rFonts w:ascii="Bookman Old Style" w:hAnsi="Bookman Old Style"/>
            <w:sz w:val="24"/>
            <w:szCs w:val="24"/>
          </w:rPr>
          <w:t xml:space="preserve"> </w:t>
        </w:r>
      </w:ins>
    </w:p>
    <w:p w14:paraId="17283DAE" w14:textId="42123B85" w:rsidR="00073623" w:rsidRDefault="00073623" w:rsidP="00073623">
      <w:pPr>
        <w:pStyle w:val="Standard"/>
        <w:spacing w:after="0" w:line="240" w:lineRule="auto"/>
        <w:ind w:left="360"/>
        <w:jc w:val="both"/>
        <w:rPr>
          <w:ins w:id="1237" w:author="Michelle Castellanos" w:date="2019-09-04T01:36:00Z"/>
          <w:rFonts w:ascii="Bookman Old Style" w:hAnsi="Bookman Old Style"/>
          <w:sz w:val="24"/>
          <w:szCs w:val="24"/>
        </w:rPr>
      </w:pPr>
      <w:ins w:id="1238" w:author="Michelle Castellanos" w:date="2019-09-04T01:36:00Z">
        <w:r>
          <w:rPr>
            <w:rFonts w:ascii="Bookman Old Style" w:hAnsi="Bookman Old Style"/>
            <w:sz w:val="24"/>
            <w:szCs w:val="24"/>
            <w:u w:val="single"/>
          </w:rPr>
          <w:t>Attributes:</w:t>
        </w:r>
        <w:r>
          <w:rPr>
            <w:rFonts w:ascii="Bookman Old Style" w:hAnsi="Bookman Old Style"/>
            <w:sz w:val="24"/>
            <w:szCs w:val="24"/>
          </w:rPr>
          <w:t xml:space="preserve"> n</w:t>
        </w:r>
      </w:ins>
      <w:ins w:id="1239" w:author="Michelle Castellanos" w:date="2019-09-04T01:39:00Z">
        <w:r>
          <w:rPr>
            <w:rFonts w:ascii="Bookman Old Style" w:hAnsi="Bookman Old Style"/>
            <w:sz w:val="24"/>
            <w:szCs w:val="24"/>
          </w:rPr>
          <w:t>one</w:t>
        </w:r>
      </w:ins>
    </w:p>
    <w:p w14:paraId="2F6B4300" w14:textId="77777777" w:rsidR="00073623" w:rsidRDefault="00073623" w:rsidP="00073623">
      <w:pPr>
        <w:pStyle w:val="Standard"/>
        <w:spacing w:after="0" w:line="240" w:lineRule="auto"/>
        <w:jc w:val="both"/>
        <w:rPr>
          <w:ins w:id="1240" w:author="Michelle Castellanos" w:date="2019-09-04T01:36:00Z"/>
          <w:rFonts w:ascii="Bookman Old Style" w:hAnsi="Bookman Old Style"/>
          <w:sz w:val="24"/>
          <w:szCs w:val="24"/>
          <w:u w:val="single"/>
        </w:rPr>
      </w:pPr>
    </w:p>
    <w:p w14:paraId="40F62FB7" w14:textId="77777777" w:rsidR="00073623" w:rsidRDefault="00073623" w:rsidP="00073623">
      <w:pPr>
        <w:pStyle w:val="Standard"/>
        <w:spacing w:after="0" w:line="240" w:lineRule="auto"/>
        <w:ind w:left="360"/>
        <w:jc w:val="both"/>
        <w:rPr>
          <w:ins w:id="1241" w:author="Michelle Castellanos" w:date="2019-09-04T01:36:00Z"/>
          <w:rFonts w:ascii="Bookman Old Style" w:hAnsi="Bookman Old Style"/>
          <w:sz w:val="24"/>
          <w:szCs w:val="24"/>
          <w:u w:val="single"/>
        </w:rPr>
      </w:pPr>
      <w:ins w:id="1242" w:author="Michelle Castellanos" w:date="2019-09-04T01:36:00Z">
        <w:r>
          <w:rPr>
            <w:rFonts w:ascii="Bookman Old Style" w:hAnsi="Bookman Old Style"/>
            <w:sz w:val="24"/>
            <w:szCs w:val="24"/>
            <w:u w:val="single"/>
          </w:rPr>
          <w:t>Example:</w:t>
        </w:r>
      </w:ins>
    </w:p>
    <w:p w14:paraId="3F915BB8" w14:textId="77777777" w:rsidR="00073623" w:rsidRDefault="00073623" w:rsidP="00073623">
      <w:pPr>
        <w:pStyle w:val="Standard"/>
        <w:tabs>
          <w:tab w:val="left" w:pos="2880"/>
        </w:tabs>
        <w:spacing w:after="0" w:line="240" w:lineRule="auto"/>
        <w:ind w:left="360"/>
        <w:rPr>
          <w:rFonts w:ascii="Courier New" w:hAnsi="Courier New" w:cs="Courier New"/>
        </w:rPr>
      </w:pPr>
    </w:p>
    <w:p w14:paraId="475AEA39" w14:textId="77777777" w:rsidR="004D494A" w:rsidRPr="00073623" w:rsidRDefault="004D494A" w:rsidP="004D494A">
      <w:pPr>
        <w:pStyle w:val="Standard"/>
        <w:spacing w:after="0" w:line="240" w:lineRule="auto"/>
        <w:ind w:left="720"/>
        <w:rPr>
          <w:ins w:id="1243" w:author="Michelle Castellanos" w:date="2019-09-04T01:42:00Z"/>
          <w:rFonts w:asciiTheme="minorHAnsi" w:hAnsiTheme="minorHAnsi" w:cstheme="minorHAnsi"/>
          <w:sz w:val="24"/>
        </w:rPr>
      </w:pPr>
      <w:ins w:id="1244" w:author="Michelle Castellanos" w:date="2019-09-04T01:42:00Z">
        <w:r w:rsidRPr="00073623">
          <w:rPr>
            <w:rFonts w:asciiTheme="minorHAnsi" w:hAnsiTheme="minorHAnsi" w:cstheme="minorHAnsi"/>
            <w:sz w:val="24"/>
          </w:rPr>
          <w:t>&lt;</w:t>
        </w:r>
        <w:r w:rsidRPr="004D494A">
          <w:rPr>
            <w:rFonts w:asciiTheme="minorHAnsi" w:hAnsiTheme="minorHAnsi" w:cstheme="minorHAnsi"/>
            <w:color w:val="0070C0"/>
            <w:sz w:val="24"/>
          </w:rPr>
          <w:t>Scenario-descriptions</w:t>
        </w:r>
        <w:r w:rsidRPr="00073623">
          <w:rPr>
            <w:rFonts w:asciiTheme="minorHAnsi" w:hAnsiTheme="minorHAnsi" w:cstheme="minorHAnsi"/>
            <w:sz w:val="24"/>
          </w:rPr>
          <w:t>&gt;</w:t>
        </w:r>
      </w:ins>
    </w:p>
    <w:p w14:paraId="05D87888" w14:textId="77777777" w:rsidR="004D494A" w:rsidRDefault="004D494A" w:rsidP="004D494A">
      <w:pPr>
        <w:pStyle w:val="Standard"/>
        <w:spacing w:after="0" w:line="240" w:lineRule="auto"/>
        <w:ind w:left="1418" w:firstLine="11"/>
        <w:rPr>
          <w:ins w:id="1245" w:author="Michelle Castellanos" w:date="2019-09-04T01:42:00Z"/>
          <w:rFonts w:asciiTheme="minorHAnsi" w:hAnsiTheme="minorHAnsi" w:cstheme="minorHAnsi"/>
          <w:sz w:val="24"/>
        </w:rPr>
      </w:pPr>
      <w:ins w:id="1246" w:author="Michelle Castellanos" w:date="2019-09-04T01:42:00Z">
        <w:r w:rsidRPr="00073623">
          <w:rPr>
            <w:rFonts w:asciiTheme="minorHAnsi" w:hAnsiTheme="minorHAnsi" w:cstheme="minorHAnsi"/>
            <w:sz w:val="24"/>
          </w:rPr>
          <w:t>&lt;Scenario-description lang="en"&gt;This scenario considers a median future climate projection based on three climate change scenarios from 15 global climate models in future climate projections for 2030 and natural conditions without water extraction.&lt;/Scenario-description&gt;</w:t>
        </w:r>
      </w:ins>
    </w:p>
    <w:p w14:paraId="5C94BB7E" w14:textId="77777777" w:rsidR="004D494A" w:rsidRPr="00073623" w:rsidRDefault="004D494A" w:rsidP="004D494A">
      <w:pPr>
        <w:pStyle w:val="Standard"/>
        <w:spacing w:after="0" w:line="240" w:lineRule="auto"/>
        <w:rPr>
          <w:ins w:id="1247" w:author="Michelle Castellanos" w:date="2019-09-04T01:42:00Z"/>
          <w:rFonts w:asciiTheme="minorHAnsi" w:hAnsiTheme="minorHAnsi" w:cstheme="minorHAnsi"/>
          <w:sz w:val="24"/>
        </w:rPr>
      </w:pPr>
      <w:ins w:id="1248" w:author="Michelle Castellanos" w:date="2019-09-04T01:42:00Z">
        <w:r>
          <w:rPr>
            <w:rFonts w:asciiTheme="minorHAnsi" w:hAnsiTheme="minorHAnsi" w:cstheme="minorHAnsi"/>
            <w:sz w:val="24"/>
          </w:rPr>
          <w:tab/>
          <w:t>&lt;/</w:t>
        </w:r>
        <w:r w:rsidRPr="004D494A">
          <w:rPr>
            <w:rFonts w:asciiTheme="minorHAnsi" w:hAnsiTheme="minorHAnsi" w:cstheme="minorHAnsi"/>
            <w:color w:val="0070C0"/>
            <w:sz w:val="24"/>
            <w:rPrChange w:id="1249" w:author="Michelle Castellanos" w:date="2019-09-04T01:42:00Z">
              <w:rPr>
                <w:rFonts w:asciiTheme="minorHAnsi" w:hAnsiTheme="minorHAnsi" w:cstheme="minorHAnsi"/>
                <w:color w:val="0070C0"/>
                <w:sz w:val="24"/>
                <w:lang w:val="es-VE"/>
              </w:rPr>
            </w:rPrChange>
          </w:rPr>
          <w:t xml:space="preserve"> Scenario-descriptions</w:t>
        </w:r>
        <w:r>
          <w:rPr>
            <w:rFonts w:asciiTheme="minorHAnsi" w:hAnsiTheme="minorHAnsi" w:cstheme="minorHAnsi"/>
            <w:sz w:val="24"/>
          </w:rPr>
          <w:t xml:space="preserve"> &gt;</w:t>
        </w:r>
      </w:ins>
    </w:p>
    <w:p w14:paraId="4626C64A" w14:textId="77777777" w:rsidR="004D494A" w:rsidRPr="00CF4B25" w:rsidRDefault="004D494A" w:rsidP="00073623">
      <w:pPr>
        <w:pStyle w:val="Standard"/>
        <w:tabs>
          <w:tab w:val="left" w:pos="2880"/>
        </w:tabs>
        <w:spacing w:after="0" w:line="240" w:lineRule="auto"/>
        <w:ind w:left="360"/>
        <w:rPr>
          <w:ins w:id="1250" w:author="Michelle Castellanos" w:date="2019-09-04T01:36:00Z"/>
          <w:rFonts w:ascii="Courier New" w:hAnsi="Courier New" w:cs="Courier New"/>
        </w:rPr>
      </w:pPr>
    </w:p>
    <w:p w14:paraId="3CEA0590" w14:textId="1113E899" w:rsidR="00BE358D" w:rsidRPr="004D494A" w:rsidRDefault="00ED40AC" w:rsidP="00BE358D">
      <w:pPr>
        <w:pStyle w:val="Ttulo1"/>
        <w:rPr>
          <w:rPrChange w:id="1251" w:author="Michelle Castellanos" w:date="2019-09-04T01:42:00Z">
            <w:rPr>
              <w:lang w:val="es-VE"/>
            </w:rPr>
          </w:rPrChange>
        </w:rPr>
      </w:pPr>
      <w:r w:rsidRPr="004D494A">
        <w:rPr>
          <w:rPrChange w:id="1252" w:author="Michelle Castellanos" w:date="2019-09-04T01:42:00Z">
            <w:rPr>
              <w:lang w:val="es-VE"/>
            </w:rPr>
          </w:rPrChange>
        </w:rPr>
        <w:t>3.2.5.3.7</w:t>
      </w:r>
      <w:r w:rsidR="00BE358D" w:rsidRPr="004D494A">
        <w:rPr>
          <w:rPrChange w:id="1253" w:author="Michelle Castellanos" w:date="2019-09-04T01:42:00Z">
            <w:rPr>
              <w:lang w:val="es-VE"/>
            </w:rPr>
          </w:rPrChange>
        </w:rPr>
        <w:t>.1.6.4.1.1.1. Node: Scenario description</w:t>
      </w:r>
    </w:p>
    <w:p w14:paraId="7EBA97D1" w14:textId="46E1459B" w:rsidR="004D494A" w:rsidRDefault="004D494A" w:rsidP="004D494A">
      <w:pPr>
        <w:pStyle w:val="Standard"/>
        <w:spacing w:after="0" w:line="276" w:lineRule="auto"/>
        <w:ind w:left="360"/>
        <w:rPr>
          <w:ins w:id="1254" w:author="Michelle Castellanos" w:date="2019-09-04T01:42:00Z"/>
        </w:rPr>
      </w:pPr>
      <w:ins w:id="1255" w:author="Michelle Castellanos" w:date="2019-09-04T01:42:00Z">
        <w:r>
          <w:rPr>
            <w:rFonts w:ascii="Bookman Old Style" w:hAnsi="Bookman Old Style"/>
            <w:sz w:val="24"/>
            <w:szCs w:val="24"/>
            <w:u w:val="single"/>
          </w:rPr>
          <w:t>Tag:</w:t>
        </w:r>
        <w:r>
          <w:rPr>
            <w:rFonts w:ascii="Bookman Old Style" w:hAnsi="Bookman Old Style"/>
            <w:sz w:val="24"/>
            <w:szCs w:val="24"/>
          </w:rPr>
          <w:t xml:space="preserve"> &lt;Scenario-description&gt;</w:t>
        </w:r>
      </w:ins>
    </w:p>
    <w:p w14:paraId="575F2D21" w14:textId="3F8EE054" w:rsidR="004D494A" w:rsidRDefault="004D494A" w:rsidP="004D494A">
      <w:pPr>
        <w:pStyle w:val="Standard"/>
        <w:spacing w:after="0" w:line="276" w:lineRule="auto"/>
        <w:ind w:left="360"/>
        <w:rPr>
          <w:ins w:id="1256" w:author="Michelle Castellanos" w:date="2019-09-04T01:42:00Z"/>
        </w:rPr>
      </w:pPr>
      <w:ins w:id="1257" w:author="Michelle Castellanos" w:date="2019-09-04T01:42:00Z">
        <w:r>
          <w:rPr>
            <w:rFonts w:ascii="Bookman Old Style" w:hAnsi="Bookman Old Style"/>
            <w:sz w:val="24"/>
            <w:szCs w:val="24"/>
            <w:u w:val="single"/>
          </w:rPr>
          <w:t>Parent:</w:t>
        </w:r>
        <w:r>
          <w:rPr>
            <w:rFonts w:ascii="Bookman Old Style" w:hAnsi="Bookman Old Style"/>
            <w:sz w:val="24"/>
            <w:szCs w:val="24"/>
          </w:rPr>
          <w:t xml:space="preserve"> Scenario</w:t>
        </w:r>
      </w:ins>
      <w:ins w:id="1258" w:author="Michelle Castellanos" w:date="2019-09-04T01:43:00Z">
        <w:r>
          <w:rPr>
            <w:rFonts w:ascii="Bookman Old Style" w:hAnsi="Bookman Old Style"/>
            <w:sz w:val="24"/>
            <w:szCs w:val="24"/>
          </w:rPr>
          <w:t>-descriptions</w:t>
        </w:r>
      </w:ins>
    </w:p>
    <w:p w14:paraId="79531CBB" w14:textId="7E5E23F0" w:rsidR="004D494A" w:rsidRDefault="004D494A" w:rsidP="004D494A">
      <w:pPr>
        <w:pStyle w:val="Standard"/>
        <w:spacing w:after="0" w:line="276" w:lineRule="auto"/>
        <w:ind w:left="360"/>
        <w:rPr>
          <w:ins w:id="1259" w:author="Michelle Castellanos" w:date="2019-09-04T01:42:00Z"/>
        </w:rPr>
      </w:pPr>
      <w:ins w:id="1260" w:author="Michelle Castellanos" w:date="2019-09-04T01:42:00Z">
        <w:r>
          <w:rPr>
            <w:rFonts w:ascii="Bookman Old Style" w:hAnsi="Bookman Old Style"/>
            <w:sz w:val="24"/>
            <w:szCs w:val="24"/>
            <w:u w:val="single"/>
          </w:rPr>
          <w:t>Children:</w:t>
        </w:r>
        <w:r w:rsidRPr="0086663B">
          <w:rPr>
            <w:rFonts w:ascii="Bookman Old Style" w:hAnsi="Bookman Old Style"/>
            <w:sz w:val="24"/>
            <w:szCs w:val="24"/>
          </w:rPr>
          <w:t xml:space="preserve"> </w:t>
        </w:r>
      </w:ins>
      <w:ins w:id="1261" w:author="Michelle Castellanos" w:date="2019-09-04T01:43:00Z">
        <w:r>
          <w:rPr>
            <w:rFonts w:ascii="Bookman Old Style" w:hAnsi="Bookman Old Style"/>
            <w:sz w:val="24"/>
            <w:szCs w:val="24"/>
          </w:rPr>
          <w:t>none</w:t>
        </w:r>
      </w:ins>
    </w:p>
    <w:p w14:paraId="048238A9" w14:textId="4EA89D1F" w:rsidR="004D494A" w:rsidRPr="00161CC8" w:rsidRDefault="004D494A" w:rsidP="004D494A">
      <w:pPr>
        <w:pStyle w:val="Standard"/>
        <w:spacing w:after="80" w:line="23" w:lineRule="atLeast"/>
        <w:ind w:left="284"/>
        <w:rPr>
          <w:ins w:id="1262" w:author="Michelle Castellanos" w:date="2019-09-04T01:42:00Z"/>
          <w:rFonts w:ascii="Bookman Old Style" w:hAnsi="Bookman Old Style"/>
          <w:sz w:val="24"/>
          <w:szCs w:val="24"/>
        </w:rPr>
      </w:pPr>
      <w:ins w:id="1263" w:author="Michelle Castellanos" w:date="2019-09-04T01:42:00Z">
        <w:r w:rsidRPr="00F43F40">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Element containing a</w:t>
        </w:r>
      </w:ins>
      <w:ins w:id="1264" w:author="Michelle Castellanos" w:date="2019-09-04T01:43:00Z">
        <w:r>
          <w:rPr>
            <w:rFonts w:ascii="Bookman Old Style" w:hAnsi="Bookman Old Style"/>
            <w:sz w:val="24"/>
            <w:szCs w:val="24"/>
          </w:rPr>
          <w:t xml:space="preserve"> </w:t>
        </w:r>
      </w:ins>
      <w:ins w:id="1265" w:author="Michelle Castellanos" w:date="2019-09-04T01:42:00Z">
        <w:r>
          <w:rPr>
            <w:rFonts w:ascii="Bookman Old Style" w:hAnsi="Bookman Old Style"/>
            <w:sz w:val="24"/>
            <w:szCs w:val="24"/>
          </w:rPr>
          <w:t>text description of the</w:t>
        </w:r>
      </w:ins>
      <w:ins w:id="1266" w:author="Michelle Castellanos" w:date="2019-09-04T01:44:00Z">
        <w:r>
          <w:rPr>
            <w:rFonts w:ascii="Bookman Old Style" w:hAnsi="Bookman Old Style"/>
            <w:sz w:val="24"/>
            <w:szCs w:val="24"/>
          </w:rPr>
          <w:t xml:space="preserve"> conditions of each variable considered under the scenario. </w:t>
        </w:r>
        <w:r w:rsidRPr="006101B2">
          <w:rPr>
            <w:rFonts w:ascii="Bookman Old Style" w:hAnsi="Bookman Old Style"/>
            <w:sz w:val="24"/>
            <w:szCs w:val="24"/>
          </w:rPr>
          <w:t>If the information is available in more t</w:t>
        </w:r>
        <w:r>
          <w:rPr>
            <w:rFonts w:ascii="Bookman Old Style" w:hAnsi="Bookman Old Style"/>
            <w:sz w:val="24"/>
            <w:szCs w:val="24"/>
          </w:rPr>
          <w:t>han a language, add a &lt;Scenario-description</w:t>
        </w:r>
        <w:r w:rsidRPr="006101B2">
          <w:rPr>
            <w:rFonts w:ascii="Bookman Old Style" w:hAnsi="Bookman Old Style"/>
            <w:sz w:val="24"/>
            <w:szCs w:val="24"/>
          </w:rPr>
          <w:t>&gt; node fo</w:t>
        </w:r>
        <w:r>
          <w:rPr>
            <w:rFonts w:ascii="Bookman Old Style" w:hAnsi="Bookman Old Style"/>
            <w:sz w:val="24"/>
            <w:szCs w:val="24"/>
          </w:rPr>
          <w:t xml:space="preserve">r each language. </w:t>
        </w:r>
      </w:ins>
    </w:p>
    <w:p w14:paraId="12C44F23" w14:textId="4727FC72" w:rsidR="004D494A" w:rsidRDefault="004D494A" w:rsidP="004D494A">
      <w:pPr>
        <w:pStyle w:val="Standard"/>
        <w:spacing w:after="0" w:line="240" w:lineRule="auto"/>
        <w:ind w:left="360"/>
        <w:jc w:val="both"/>
        <w:rPr>
          <w:ins w:id="1267" w:author="Michelle Castellanos" w:date="2019-09-04T01:45:00Z"/>
          <w:rFonts w:ascii="Bookman Old Style" w:hAnsi="Bookman Old Style"/>
          <w:sz w:val="24"/>
          <w:szCs w:val="24"/>
        </w:rPr>
      </w:pPr>
      <w:ins w:id="1268" w:author="Michelle Castellanos" w:date="2019-09-04T01:42:00Z">
        <w:r>
          <w:rPr>
            <w:rFonts w:ascii="Bookman Old Style" w:hAnsi="Bookman Old Style"/>
            <w:sz w:val="24"/>
            <w:szCs w:val="24"/>
            <w:u w:val="single"/>
          </w:rPr>
          <w:t>Attributes:</w:t>
        </w:r>
        <w:r>
          <w:rPr>
            <w:rFonts w:ascii="Bookman Old Style" w:hAnsi="Bookman Old Style"/>
            <w:sz w:val="24"/>
            <w:szCs w:val="24"/>
          </w:rPr>
          <w:t xml:space="preserve"> </w:t>
        </w:r>
      </w:ins>
      <w:ins w:id="1269" w:author="Michelle Castellanos" w:date="2019-09-04T01:45:00Z">
        <w:r>
          <w:rPr>
            <w:rFonts w:ascii="Bookman Old Style" w:hAnsi="Bookman Old Style"/>
            <w:sz w:val="24"/>
            <w:szCs w:val="24"/>
          </w:rPr>
          <w:t>lang</w:t>
        </w:r>
      </w:ins>
    </w:p>
    <w:p w14:paraId="49A4824F" w14:textId="0ED951AA" w:rsidR="004D494A" w:rsidRPr="004D494A" w:rsidRDefault="004D494A" w:rsidP="004D494A">
      <w:pPr>
        <w:pStyle w:val="Prrafodelista"/>
        <w:numPr>
          <w:ilvl w:val="0"/>
          <w:numId w:val="2"/>
        </w:numPr>
        <w:spacing w:line="276" w:lineRule="auto"/>
        <w:rPr>
          <w:ins w:id="1270" w:author="Michelle Castellanos" w:date="2019-09-04T01:42:00Z"/>
        </w:rPr>
      </w:pPr>
      <w:ins w:id="1271" w:author="Michelle Castellanos" w:date="2019-09-04T01:45:00Z">
        <w:r>
          <w:rPr>
            <w:rFonts w:ascii="Bookman Old Style" w:hAnsi="Bookman Old Style"/>
            <w:sz w:val="24"/>
            <w:szCs w:val="24"/>
          </w:rPr>
          <w:t xml:space="preserve">@lang = </w:t>
        </w:r>
        <w:r w:rsidRPr="00E23777">
          <w:rPr>
            <w:rFonts w:ascii="Bookman Old Style" w:hAnsi="Bookman Old Style"/>
            <w:sz w:val="24"/>
            <w:szCs w:val="24"/>
          </w:rPr>
          <w:t xml:space="preserve">see </w:t>
        </w:r>
        <w:r w:rsidRPr="00E23777">
          <w:rPr>
            <w:rFonts w:ascii="Bookman Old Style" w:hAnsi="Bookman Old Style"/>
            <w:sz w:val="24"/>
            <w:szCs w:val="24"/>
            <w:highlight w:val="cyan"/>
          </w:rPr>
          <w:t>Glossary</w:t>
        </w:r>
        <w:r w:rsidRPr="00E23777">
          <w:rPr>
            <w:rFonts w:ascii="Bookman Old Style" w:hAnsi="Bookman Old Style"/>
            <w:sz w:val="24"/>
            <w:szCs w:val="24"/>
          </w:rPr>
          <w:t xml:space="preserve"> and node </w:t>
        </w:r>
        <w:r w:rsidRPr="00E23777">
          <w:rPr>
            <w:rFonts w:ascii="Bookman Old Style" w:hAnsi="Bookman Old Style"/>
            <w:sz w:val="24"/>
            <w:szCs w:val="24"/>
            <w:highlight w:val="cyan"/>
          </w:rPr>
          <w:t>3.2.1.1 Case Study Name</w:t>
        </w:r>
        <w:r w:rsidRPr="00E23777">
          <w:rPr>
            <w:rFonts w:ascii="Bookman Old Style" w:hAnsi="Bookman Old Style"/>
            <w:sz w:val="24"/>
            <w:szCs w:val="24"/>
          </w:rPr>
          <w:t xml:space="preserve"> for more details.</w:t>
        </w:r>
      </w:ins>
    </w:p>
    <w:p w14:paraId="101CBDD8" w14:textId="77777777" w:rsidR="004D494A" w:rsidRDefault="004D494A" w:rsidP="004D494A">
      <w:pPr>
        <w:pStyle w:val="Standard"/>
        <w:spacing w:after="0" w:line="240" w:lineRule="auto"/>
        <w:jc w:val="both"/>
        <w:rPr>
          <w:ins w:id="1272" w:author="Michelle Castellanos" w:date="2019-09-04T01:42:00Z"/>
          <w:rFonts w:ascii="Bookman Old Style" w:hAnsi="Bookman Old Style"/>
          <w:sz w:val="24"/>
          <w:szCs w:val="24"/>
          <w:u w:val="single"/>
        </w:rPr>
      </w:pPr>
    </w:p>
    <w:p w14:paraId="39ABCFED" w14:textId="77777777" w:rsidR="004D494A" w:rsidRDefault="004D494A" w:rsidP="004D494A">
      <w:pPr>
        <w:pStyle w:val="Standard"/>
        <w:spacing w:after="0" w:line="240" w:lineRule="auto"/>
        <w:ind w:left="360"/>
        <w:jc w:val="both"/>
        <w:rPr>
          <w:ins w:id="1273" w:author="Michelle Castellanos" w:date="2019-09-04T01:42:00Z"/>
          <w:rFonts w:ascii="Bookman Old Style" w:hAnsi="Bookman Old Style"/>
          <w:sz w:val="24"/>
          <w:szCs w:val="24"/>
          <w:u w:val="single"/>
        </w:rPr>
      </w:pPr>
      <w:ins w:id="1274" w:author="Michelle Castellanos" w:date="2019-09-04T01:42:00Z">
        <w:r>
          <w:rPr>
            <w:rFonts w:ascii="Bookman Old Style" w:hAnsi="Bookman Old Style"/>
            <w:sz w:val="24"/>
            <w:szCs w:val="24"/>
            <w:u w:val="single"/>
          </w:rPr>
          <w:t>Example:</w:t>
        </w:r>
      </w:ins>
    </w:p>
    <w:p w14:paraId="0F548361" w14:textId="77777777" w:rsidR="004D494A" w:rsidRDefault="004D494A" w:rsidP="004D494A">
      <w:pPr>
        <w:pStyle w:val="Standard"/>
        <w:tabs>
          <w:tab w:val="left" w:pos="2880"/>
        </w:tabs>
        <w:spacing w:after="0" w:line="240" w:lineRule="auto"/>
        <w:ind w:left="360"/>
        <w:rPr>
          <w:ins w:id="1275" w:author="Michelle Castellanos" w:date="2019-09-04T01:42:00Z"/>
          <w:rFonts w:ascii="Courier New" w:hAnsi="Courier New" w:cs="Courier New"/>
        </w:rPr>
      </w:pPr>
    </w:p>
    <w:p w14:paraId="2C0B083D" w14:textId="77777777" w:rsidR="005F7BBF" w:rsidRPr="004E6DA2" w:rsidRDefault="005F7BBF" w:rsidP="005F7BBF">
      <w:pPr>
        <w:pStyle w:val="Standard"/>
        <w:spacing w:after="0" w:line="240" w:lineRule="auto"/>
        <w:ind w:left="720"/>
        <w:rPr>
          <w:ins w:id="1276" w:author="Michelle Castellanos" w:date="2019-09-04T01:52:00Z"/>
          <w:rFonts w:asciiTheme="minorHAnsi" w:hAnsiTheme="minorHAnsi" w:cstheme="minorHAnsi"/>
          <w:sz w:val="24"/>
        </w:rPr>
      </w:pPr>
      <w:ins w:id="1277" w:author="Michelle Castellanos" w:date="2019-09-04T01:52:00Z">
        <w:r w:rsidRPr="00073623">
          <w:rPr>
            <w:rFonts w:asciiTheme="minorHAnsi" w:hAnsiTheme="minorHAnsi" w:cstheme="minorHAnsi"/>
            <w:sz w:val="24"/>
          </w:rPr>
          <w:t>&lt;</w:t>
        </w:r>
        <w:r w:rsidRPr="004E6DA2">
          <w:rPr>
            <w:rFonts w:asciiTheme="minorHAnsi" w:hAnsiTheme="minorHAnsi" w:cstheme="minorHAnsi"/>
            <w:sz w:val="24"/>
          </w:rPr>
          <w:t>Scenario-descriptions&gt;</w:t>
        </w:r>
      </w:ins>
    </w:p>
    <w:p w14:paraId="3E47E04E" w14:textId="77777777" w:rsidR="005F7BBF" w:rsidRDefault="005F7BBF" w:rsidP="005F7BBF">
      <w:pPr>
        <w:pStyle w:val="Standard"/>
        <w:spacing w:after="0" w:line="240" w:lineRule="auto"/>
        <w:ind w:left="1418" w:firstLine="11"/>
        <w:rPr>
          <w:ins w:id="1278" w:author="Michelle Castellanos" w:date="2019-09-04T01:52:00Z"/>
          <w:rFonts w:asciiTheme="minorHAnsi" w:hAnsiTheme="minorHAnsi" w:cstheme="minorHAnsi"/>
          <w:sz w:val="24"/>
        </w:rPr>
      </w:pPr>
      <w:ins w:id="1279" w:author="Michelle Castellanos" w:date="2019-09-04T01:52:00Z">
        <w:r w:rsidRPr="00073623">
          <w:rPr>
            <w:rFonts w:asciiTheme="minorHAnsi" w:hAnsiTheme="minorHAnsi" w:cstheme="minorHAnsi"/>
            <w:sz w:val="24"/>
          </w:rPr>
          <w:lastRenderedPageBreak/>
          <w:t>&lt;</w:t>
        </w:r>
        <w:r w:rsidRPr="004E6DA2">
          <w:rPr>
            <w:rFonts w:asciiTheme="minorHAnsi" w:hAnsiTheme="minorHAnsi" w:cstheme="minorHAnsi"/>
            <w:color w:val="0070C0"/>
            <w:sz w:val="24"/>
          </w:rPr>
          <w:t>Scenario-description</w:t>
        </w:r>
        <w:r w:rsidRPr="00073623">
          <w:rPr>
            <w:rFonts w:asciiTheme="minorHAnsi" w:hAnsiTheme="minorHAnsi" w:cstheme="minorHAnsi"/>
            <w:sz w:val="24"/>
          </w:rPr>
          <w:t xml:space="preserve"> </w:t>
        </w:r>
        <w:r w:rsidRPr="004E6DA2">
          <w:rPr>
            <w:rFonts w:asciiTheme="minorHAnsi" w:hAnsiTheme="minorHAnsi" w:cstheme="minorHAnsi"/>
            <w:color w:val="FF0000"/>
            <w:sz w:val="24"/>
          </w:rPr>
          <w:t>lang</w:t>
        </w:r>
        <w:r w:rsidRPr="00073623">
          <w:rPr>
            <w:rFonts w:asciiTheme="minorHAnsi" w:hAnsiTheme="minorHAnsi" w:cstheme="minorHAnsi"/>
            <w:sz w:val="24"/>
          </w:rPr>
          <w:t>="en"&gt;This s</w:t>
        </w:r>
        <w:r>
          <w:rPr>
            <w:rFonts w:asciiTheme="minorHAnsi" w:hAnsiTheme="minorHAnsi" w:cstheme="minorHAnsi"/>
            <w:sz w:val="24"/>
          </w:rPr>
          <w:t>cenario considers</w:t>
        </w:r>
        <w:r w:rsidRPr="004D494A">
          <w:rPr>
            <w:rFonts w:asciiTheme="minorHAnsi" w:hAnsiTheme="minorHAnsi" w:cstheme="minorHAnsi"/>
            <w:sz w:val="24"/>
          </w:rPr>
          <w:t xml:space="preserve"> high levels of fishing and low levels of rest of the threats (pollution, mass bleaching, ocean acidification and hurricanes)</w:t>
        </w:r>
        <w:r>
          <w:rPr>
            <w:rFonts w:asciiTheme="minorHAnsi" w:hAnsiTheme="minorHAnsi" w:cstheme="minorHAnsi"/>
            <w:sz w:val="24"/>
          </w:rPr>
          <w:t>.&lt;/</w:t>
        </w:r>
        <w:r w:rsidRPr="004E6DA2">
          <w:rPr>
            <w:rFonts w:asciiTheme="minorHAnsi" w:hAnsiTheme="minorHAnsi" w:cstheme="minorHAnsi"/>
            <w:color w:val="0070C0"/>
            <w:sz w:val="24"/>
          </w:rPr>
          <w:t>Scenario-description</w:t>
        </w:r>
        <w:r w:rsidRPr="00073623">
          <w:rPr>
            <w:rFonts w:asciiTheme="minorHAnsi" w:hAnsiTheme="minorHAnsi" w:cstheme="minorHAnsi"/>
            <w:sz w:val="24"/>
          </w:rPr>
          <w:t>&gt;</w:t>
        </w:r>
      </w:ins>
    </w:p>
    <w:p w14:paraId="6674E980" w14:textId="00B1F561" w:rsidR="005F7BBF" w:rsidRPr="004E6DA2" w:rsidRDefault="005F7BBF" w:rsidP="005F7BBF">
      <w:pPr>
        <w:pStyle w:val="Standard"/>
        <w:spacing w:after="0" w:line="240" w:lineRule="auto"/>
        <w:rPr>
          <w:ins w:id="1280" w:author="Michelle Castellanos" w:date="2019-09-04T01:52:00Z"/>
          <w:rFonts w:asciiTheme="minorHAnsi" w:hAnsiTheme="minorHAnsi" w:cstheme="minorHAnsi"/>
          <w:sz w:val="24"/>
          <w:lang w:val="es-VE"/>
        </w:rPr>
      </w:pPr>
      <w:ins w:id="1281" w:author="Michelle Castellanos" w:date="2019-09-04T01:52:00Z">
        <w:r>
          <w:rPr>
            <w:rFonts w:asciiTheme="minorHAnsi" w:hAnsiTheme="minorHAnsi" w:cstheme="minorHAnsi"/>
            <w:sz w:val="24"/>
          </w:rPr>
          <w:tab/>
        </w:r>
        <w:r w:rsidRPr="004E6DA2">
          <w:rPr>
            <w:rFonts w:asciiTheme="minorHAnsi" w:hAnsiTheme="minorHAnsi" w:cstheme="minorHAnsi"/>
            <w:sz w:val="24"/>
            <w:lang w:val="es-VE"/>
          </w:rPr>
          <w:t>&lt;/Scenario-descriptions&gt;</w:t>
        </w:r>
      </w:ins>
    </w:p>
    <w:p w14:paraId="1FDBF951" w14:textId="77777777" w:rsidR="00BE358D" w:rsidRPr="00BE358D" w:rsidRDefault="00BE358D" w:rsidP="00BE358D">
      <w:pPr>
        <w:pStyle w:val="Textbody"/>
        <w:rPr>
          <w:lang w:val="es-VE"/>
        </w:rPr>
      </w:pPr>
    </w:p>
    <w:p w14:paraId="4AAC9FA4" w14:textId="6C3BFA6A" w:rsidR="00BE358D" w:rsidRDefault="00ED40AC" w:rsidP="00BE358D">
      <w:pPr>
        <w:pStyle w:val="Ttulo1"/>
        <w:rPr>
          <w:ins w:id="1282" w:author="Michelle Castellanos" w:date="2019-09-04T01:47:00Z"/>
          <w:lang w:val="es-VE"/>
        </w:rPr>
      </w:pPr>
      <w:r>
        <w:rPr>
          <w:lang w:val="es-VE"/>
        </w:rPr>
        <w:t>3.2.5.3.7</w:t>
      </w:r>
      <w:r w:rsidR="00BE358D" w:rsidRPr="00BE358D">
        <w:rPr>
          <w:lang w:val="es-VE"/>
        </w:rPr>
        <w:t>.1.6.4.1.2. Node: Scenario variables</w:t>
      </w:r>
    </w:p>
    <w:p w14:paraId="15A5A6EC" w14:textId="37D13402" w:rsidR="004E6DA2" w:rsidRPr="00DA2BE4" w:rsidRDefault="004E6DA2" w:rsidP="004E6DA2">
      <w:pPr>
        <w:pStyle w:val="Standard"/>
        <w:spacing w:after="0" w:line="276" w:lineRule="auto"/>
        <w:ind w:left="360"/>
        <w:rPr>
          <w:ins w:id="1283" w:author="Michelle Castellanos" w:date="2019-09-04T01:47:00Z"/>
          <w:lang w:val="es-VE"/>
        </w:rPr>
      </w:pPr>
      <w:ins w:id="1284" w:author="Michelle Castellanos" w:date="2019-09-04T01:47:00Z">
        <w:r w:rsidRPr="00DA2BE4">
          <w:rPr>
            <w:rFonts w:ascii="Bookman Old Style" w:hAnsi="Bookman Old Style"/>
            <w:sz w:val="24"/>
            <w:szCs w:val="24"/>
            <w:u w:val="single"/>
            <w:lang w:val="es-VE"/>
          </w:rPr>
          <w:t>Tag:</w:t>
        </w:r>
        <w:r w:rsidRPr="00DA2BE4">
          <w:rPr>
            <w:rFonts w:ascii="Bookman Old Style" w:hAnsi="Bookman Old Style"/>
            <w:sz w:val="24"/>
            <w:szCs w:val="24"/>
            <w:lang w:val="es-VE"/>
          </w:rPr>
          <w:t xml:space="preserve"> &lt;Scenario-variables&gt;</w:t>
        </w:r>
      </w:ins>
    </w:p>
    <w:p w14:paraId="0F015F37" w14:textId="5219FDF9" w:rsidR="004E6DA2" w:rsidRDefault="004E6DA2" w:rsidP="004E6DA2">
      <w:pPr>
        <w:pStyle w:val="Standard"/>
        <w:spacing w:after="0" w:line="276" w:lineRule="auto"/>
        <w:ind w:left="360"/>
        <w:rPr>
          <w:ins w:id="1285" w:author="Michelle Castellanos" w:date="2019-09-04T01:47:00Z"/>
        </w:rPr>
      </w:pPr>
      <w:ins w:id="1286" w:author="Michelle Castellanos" w:date="2019-09-04T01:47:00Z">
        <w:r>
          <w:rPr>
            <w:rFonts w:ascii="Bookman Old Style" w:hAnsi="Bookman Old Style"/>
            <w:sz w:val="24"/>
            <w:szCs w:val="24"/>
            <w:u w:val="single"/>
          </w:rPr>
          <w:t>Parent:</w:t>
        </w:r>
        <w:r>
          <w:rPr>
            <w:rFonts w:ascii="Bookman Old Style" w:hAnsi="Bookman Old Style"/>
            <w:sz w:val="24"/>
            <w:szCs w:val="24"/>
          </w:rPr>
          <w:t xml:space="preserve"> Scenario</w:t>
        </w:r>
      </w:ins>
    </w:p>
    <w:p w14:paraId="42AE6C4A" w14:textId="7A2AB15F" w:rsidR="004E6DA2" w:rsidRDefault="004E6DA2" w:rsidP="004E6DA2">
      <w:pPr>
        <w:pStyle w:val="Standard"/>
        <w:spacing w:after="0" w:line="276" w:lineRule="auto"/>
        <w:ind w:left="360"/>
        <w:rPr>
          <w:ins w:id="1287" w:author="Michelle Castellanos" w:date="2019-09-04T01:47:00Z"/>
        </w:rPr>
      </w:pPr>
      <w:ins w:id="1288" w:author="Michelle Castellanos" w:date="2019-09-04T01:47:00Z">
        <w:r>
          <w:rPr>
            <w:rFonts w:ascii="Bookman Old Style" w:hAnsi="Bookman Old Style"/>
            <w:sz w:val="24"/>
            <w:szCs w:val="24"/>
            <w:u w:val="single"/>
          </w:rPr>
          <w:t>Children:</w:t>
        </w:r>
        <w:r w:rsidRPr="0086663B">
          <w:rPr>
            <w:rFonts w:ascii="Bookman Old Style" w:hAnsi="Bookman Old Style"/>
            <w:sz w:val="24"/>
            <w:szCs w:val="24"/>
          </w:rPr>
          <w:t xml:space="preserve"> </w:t>
        </w:r>
      </w:ins>
      <w:ins w:id="1289" w:author="Michelle Castellanos" w:date="2019-09-04T01:48:00Z">
        <w:r>
          <w:rPr>
            <w:rFonts w:ascii="Bookman Old Style" w:hAnsi="Bookman Old Style"/>
            <w:sz w:val="24"/>
            <w:szCs w:val="24"/>
          </w:rPr>
          <w:t>Scenario-variable</w:t>
        </w:r>
      </w:ins>
    </w:p>
    <w:p w14:paraId="387D2C46" w14:textId="7E03795A" w:rsidR="004E6DA2" w:rsidRPr="00161CC8" w:rsidRDefault="004E6DA2" w:rsidP="004E6DA2">
      <w:pPr>
        <w:pStyle w:val="Standard"/>
        <w:spacing w:after="80" w:line="23" w:lineRule="atLeast"/>
        <w:ind w:left="284"/>
        <w:rPr>
          <w:ins w:id="1290" w:author="Michelle Castellanos" w:date="2019-09-04T01:47:00Z"/>
          <w:rFonts w:ascii="Bookman Old Style" w:hAnsi="Bookman Old Style"/>
          <w:sz w:val="24"/>
          <w:szCs w:val="24"/>
        </w:rPr>
      </w:pPr>
      <w:ins w:id="1291" w:author="Michelle Castellanos" w:date="2019-09-04T01:47:00Z">
        <w:r w:rsidRPr="00F43F40">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 xml:space="preserve">Element containing a </w:t>
        </w:r>
      </w:ins>
      <w:ins w:id="1292" w:author="Michelle Castellanos" w:date="2019-09-04T01:48:00Z">
        <w:r>
          <w:rPr>
            <w:rFonts w:ascii="Bookman Old Style" w:hAnsi="Bookman Old Style"/>
            <w:sz w:val="24"/>
            <w:szCs w:val="24"/>
          </w:rPr>
          <w:t>list of the variables</w:t>
        </w:r>
      </w:ins>
      <w:ins w:id="1293" w:author="Michelle Castellanos" w:date="2019-09-04T01:49:00Z">
        <w:r w:rsidR="004E449F">
          <w:rPr>
            <w:rFonts w:ascii="Bookman Old Style" w:hAnsi="Bookman Old Style"/>
            <w:sz w:val="24"/>
            <w:szCs w:val="24"/>
          </w:rPr>
          <w:t xml:space="preserve"> </w:t>
        </w:r>
      </w:ins>
      <w:ins w:id="1294" w:author="Michelle Castellanos" w:date="2019-09-04T01:56:00Z">
        <w:r w:rsidR="004E449F">
          <w:rPr>
            <w:rFonts w:ascii="Bookman Old Style" w:hAnsi="Bookman Old Style"/>
            <w:sz w:val="24"/>
            <w:szCs w:val="24"/>
          </w:rPr>
          <w:t>considered</w:t>
        </w:r>
      </w:ins>
      <w:ins w:id="1295" w:author="Michelle Castellanos" w:date="2019-09-04T01:49:00Z">
        <w:r>
          <w:rPr>
            <w:rFonts w:ascii="Bookman Old Style" w:hAnsi="Bookman Old Style"/>
            <w:sz w:val="24"/>
            <w:szCs w:val="24"/>
          </w:rPr>
          <w:t xml:space="preserve"> </w:t>
        </w:r>
      </w:ins>
      <w:ins w:id="1296" w:author="Michelle Castellanos" w:date="2019-09-04T01:50:00Z">
        <w:r>
          <w:rPr>
            <w:rFonts w:ascii="Bookman Old Style" w:hAnsi="Bookman Old Style"/>
            <w:sz w:val="24"/>
            <w:szCs w:val="24"/>
          </w:rPr>
          <w:t>in the</w:t>
        </w:r>
      </w:ins>
      <w:ins w:id="1297" w:author="Michelle Castellanos" w:date="2019-09-04T01:49:00Z">
        <w:r>
          <w:rPr>
            <w:rFonts w:ascii="Bookman Old Style" w:hAnsi="Bookman Old Style"/>
            <w:sz w:val="24"/>
            <w:szCs w:val="24"/>
          </w:rPr>
          <w:t xml:space="preserve"> model </w:t>
        </w:r>
        <w:r w:rsidRPr="004E6DA2">
          <w:rPr>
            <w:rFonts w:ascii="Bookman Old Style" w:hAnsi="Bookman Old Style"/>
            <w:b/>
            <w:sz w:val="24"/>
            <w:szCs w:val="24"/>
          </w:rPr>
          <w:t>under the scenario</w:t>
        </w:r>
      </w:ins>
      <w:ins w:id="1298" w:author="Michelle Castellanos" w:date="2019-09-04T01:50:00Z">
        <w:r w:rsidRPr="004E6DA2">
          <w:rPr>
            <w:rFonts w:ascii="Bookman Old Style" w:hAnsi="Bookman Old Style"/>
            <w:b/>
            <w:sz w:val="24"/>
            <w:szCs w:val="24"/>
          </w:rPr>
          <w:t xml:space="preserve"> described</w:t>
        </w:r>
      </w:ins>
      <w:ins w:id="1299" w:author="Michelle Castellanos" w:date="2019-09-04T01:49:00Z">
        <w:r>
          <w:rPr>
            <w:rFonts w:ascii="Bookman Old Style" w:hAnsi="Bookman Old Style"/>
            <w:sz w:val="24"/>
            <w:szCs w:val="24"/>
          </w:rPr>
          <w:t>.</w:t>
        </w:r>
      </w:ins>
      <w:ins w:id="1300" w:author="Michelle Castellanos" w:date="2019-09-04T01:47:00Z">
        <w:r>
          <w:rPr>
            <w:rFonts w:ascii="Bookman Old Style" w:hAnsi="Bookman Old Style"/>
            <w:sz w:val="24"/>
            <w:szCs w:val="24"/>
          </w:rPr>
          <w:t xml:space="preserve"> </w:t>
        </w:r>
      </w:ins>
    </w:p>
    <w:p w14:paraId="7F81C3C8" w14:textId="52C5F230" w:rsidR="004E6DA2" w:rsidRPr="004D494A" w:rsidRDefault="004E6DA2" w:rsidP="004E6DA2">
      <w:pPr>
        <w:pStyle w:val="Standard"/>
        <w:spacing w:after="0" w:line="240" w:lineRule="auto"/>
        <w:ind w:left="360"/>
        <w:jc w:val="both"/>
        <w:rPr>
          <w:ins w:id="1301" w:author="Michelle Castellanos" w:date="2019-09-04T01:47:00Z"/>
        </w:rPr>
      </w:pPr>
      <w:ins w:id="1302" w:author="Michelle Castellanos" w:date="2019-09-04T01:47:00Z">
        <w:r>
          <w:rPr>
            <w:rFonts w:ascii="Bookman Old Style" w:hAnsi="Bookman Old Style"/>
            <w:sz w:val="24"/>
            <w:szCs w:val="24"/>
            <w:u w:val="single"/>
          </w:rPr>
          <w:t>Attributes:</w:t>
        </w:r>
        <w:r>
          <w:rPr>
            <w:rFonts w:ascii="Bookman Old Style" w:hAnsi="Bookman Old Style"/>
            <w:sz w:val="24"/>
            <w:szCs w:val="24"/>
          </w:rPr>
          <w:t xml:space="preserve"> </w:t>
        </w:r>
      </w:ins>
      <w:ins w:id="1303" w:author="Michelle Castellanos" w:date="2019-09-04T01:51:00Z">
        <w:r>
          <w:rPr>
            <w:rFonts w:ascii="Bookman Old Style" w:hAnsi="Bookman Old Style"/>
            <w:sz w:val="24"/>
            <w:szCs w:val="24"/>
          </w:rPr>
          <w:t>none</w:t>
        </w:r>
      </w:ins>
    </w:p>
    <w:p w14:paraId="3040C200" w14:textId="77777777" w:rsidR="004E6DA2" w:rsidRDefault="004E6DA2" w:rsidP="004E6DA2">
      <w:pPr>
        <w:pStyle w:val="Standard"/>
        <w:spacing w:after="0" w:line="240" w:lineRule="auto"/>
        <w:jc w:val="both"/>
        <w:rPr>
          <w:ins w:id="1304" w:author="Michelle Castellanos" w:date="2019-09-04T01:47:00Z"/>
          <w:rFonts w:ascii="Bookman Old Style" w:hAnsi="Bookman Old Style"/>
          <w:sz w:val="24"/>
          <w:szCs w:val="24"/>
          <w:u w:val="single"/>
        </w:rPr>
      </w:pPr>
    </w:p>
    <w:p w14:paraId="3F5F3485" w14:textId="77777777" w:rsidR="004E6DA2" w:rsidRDefault="004E6DA2" w:rsidP="004E6DA2">
      <w:pPr>
        <w:pStyle w:val="Standard"/>
        <w:spacing w:after="0" w:line="240" w:lineRule="auto"/>
        <w:ind w:left="360"/>
        <w:jc w:val="both"/>
        <w:rPr>
          <w:ins w:id="1305" w:author="Michelle Castellanos" w:date="2019-09-04T01:47:00Z"/>
          <w:rFonts w:ascii="Bookman Old Style" w:hAnsi="Bookman Old Style"/>
          <w:sz w:val="24"/>
          <w:szCs w:val="24"/>
          <w:u w:val="single"/>
        </w:rPr>
      </w:pPr>
      <w:ins w:id="1306" w:author="Michelle Castellanos" w:date="2019-09-04T01:47:00Z">
        <w:r>
          <w:rPr>
            <w:rFonts w:ascii="Bookman Old Style" w:hAnsi="Bookman Old Style"/>
            <w:sz w:val="24"/>
            <w:szCs w:val="24"/>
            <w:u w:val="single"/>
          </w:rPr>
          <w:t>Example:</w:t>
        </w:r>
      </w:ins>
    </w:p>
    <w:p w14:paraId="426EA6D6" w14:textId="77777777" w:rsidR="004E6DA2" w:rsidRDefault="004E6DA2" w:rsidP="004E6DA2">
      <w:pPr>
        <w:pStyle w:val="Standard"/>
        <w:tabs>
          <w:tab w:val="left" w:pos="2880"/>
        </w:tabs>
        <w:spacing w:after="0" w:line="240" w:lineRule="auto"/>
        <w:ind w:left="360"/>
        <w:rPr>
          <w:ins w:id="1307" w:author="Michelle Castellanos" w:date="2019-09-04T01:47:00Z"/>
          <w:rFonts w:ascii="Courier New" w:hAnsi="Courier New" w:cs="Courier New"/>
        </w:rPr>
      </w:pPr>
    </w:p>
    <w:p w14:paraId="03495399" w14:textId="77777777" w:rsidR="005F7BBF" w:rsidRDefault="004E6DA2" w:rsidP="005F7BBF">
      <w:pPr>
        <w:pStyle w:val="Standard"/>
        <w:spacing w:after="0" w:line="240" w:lineRule="auto"/>
        <w:ind w:left="698" w:firstLine="22"/>
        <w:rPr>
          <w:ins w:id="1308" w:author="Michelle Castellanos" w:date="2019-09-04T01:54:00Z"/>
          <w:rFonts w:asciiTheme="minorHAnsi" w:hAnsiTheme="minorHAnsi" w:cstheme="minorHAnsi"/>
          <w:sz w:val="24"/>
        </w:rPr>
      </w:pPr>
      <w:ins w:id="1309" w:author="Michelle Castellanos" w:date="2019-09-04T01:52:00Z">
        <w:r w:rsidRPr="00073623">
          <w:rPr>
            <w:rFonts w:asciiTheme="minorHAnsi" w:hAnsiTheme="minorHAnsi" w:cstheme="minorHAnsi"/>
            <w:sz w:val="24"/>
          </w:rPr>
          <w:t>&lt;</w:t>
        </w:r>
        <w:r w:rsidRPr="004E6DA2">
          <w:rPr>
            <w:rFonts w:asciiTheme="minorHAnsi" w:hAnsiTheme="minorHAnsi" w:cstheme="minorHAnsi"/>
            <w:color w:val="0070C0"/>
            <w:sz w:val="24"/>
          </w:rPr>
          <w:t>Scenario-</w:t>
        </w:r>
      </w:ins>
      <w:ins w:id="1310" w:author="Michelle Castellanos" w:date="2019-09-04T01:53:00Z">
        <w:r w:rsidR="005F7BBF">
          <w:rPr>
            <w:rFonts w:asciiTheme="minorHAnsi" w:hAnsiTheme="minorHAnsi" w:cstheme="minorHAnsi"/>
            <w:color w:val="0070C0"/>
            <w:sz w:val="24"/>
          </w:rPr>
          <w:t>variables</w:t>
        </w:r>
      </w:ins>
      <w:ins w:id="1311" w:author="Michelle Castellanos" w:date="2019-09-04T01:52:00Z">
        <w:r w:rsidRPr="00073623">
          <w:rPr>
            <w:rFonts w:asciiTheme="minorHAnsi" w:hAnsiTheme="minorHAnsi" w:cstheme="minorHAnsi"/>
            <w:sz w:val="24"/>
          </w:rPr>
          <w:t>&gt;</w:t>
        </w:r>
      </w:ins>
    </w:p>
    <w:p w14:paraId="33ACAA36" w14:textId="00EC43A7" w:rsidR="005F7BBF" w:rsidRPr="00DA2BE4" w:rsidRDefault="005F7BBF" w:rsidP="005F7BBF">
      <w:pPr>
        <w:pStyle w:val="Standard"/>
        <w:spacing w:after="0" w:line="240" w:lineRule="auto"/>
        <w:ind w:left="1418" w:firstLine="22"/>
        <w:rPr>
          <w:ins w:id="1312" w:author="Michelle Castellanos" w:date="2019-09-04T01:54:00Z"/>
          <w:rFonts w:asciiTheme="minorHAnsi" w:hAnsiTheme="minorHAnsi" w:cstheme="minorHAnsi"/>
          <w:sz w:val="24"/>
        </w:rPr>
      </w:pPr>
      <w:ins w:id="1313" w:author="Michelle Castellanos" w:date="2019-09-04T01:54:00Z">
        <w:r w:rsidRPr="00DA2BE4">
          <w:rPr>
            <w:rFonts w:asciiTheme="minorHAnsi" w:hAnsiTheme="minorHAnsi" w:cstheme="minorHAnsi"/>
            <w:sz w:val="24"/>
          </w:rPr>
          <w:t>&lt;Scenario-variable&gt;</w:t>
        </w:r>
      </w:ins>
      <w:ins w:id="1314" w:author="Michelle Castellanos" w:date="2019-09-04T01:55:00Z">
        <w:r w:rsidRPr="00DA2BE4">
          <w:rPr>
            <w:rFonts w:asciiTheme="minorHAnsi" w:hAnsiTheme="minorHAnsi" w:cstheme="minorHAnsi"/>
            <w:sz w:val="24"/>
          </w:rPr>
          <w:t>Climate</w:t>
        </w:r>
      </w:ins>
      <w:ins w:id="1315" w:author="Michelle Castellanos" w:date="2019-09-04T01:54:00Z">
        <w:r w:rsidRPr="00DA2BE4">
          <w:rPr>
            <w:rFonts w:asciiTheme="minorHAnsi" w:hAnsiTheme="minorHAnsi" w:cstheme="minorHAnsi"/>
            <w:sz w:val="24"/>
          </w:rPr>
          <w:t>&lt;/Scenario-variable&gt;</w:t>
        </w:r>
      </w:ins>
    </w:p>
    <w:p w14:paraId="4B72465D" w14:textId="365BECF6" w:rsidR="005F7BBF" w:rsidRPr="00DA2BE4" w:rsidRDefault="005F7BBF" w:rsidP="005F7BBF">
      <w:pPr>
        <w:pStyle w:val="Standard"/>
        <w:spacing w:after="0" w:line="240" w:lineRule="auto"/>
        <w:ind w:left="1418" w:firstLine="22"/>
        <w:rPr>
          <w:ins w:id="1316" w:author="Michelle Castellanos" w:date="2019-09-04T01:54:00Z"/>
          <w:rFonts w:asciiTheme="minorHAnsi" w:hAnsiTheme="minorHAnsi" w:cstheme="minorHAnsi"/>
          <w:sz w:val="24"/>
        </w:rPr>
      </w:pPr>
      <w:ins w:id="1317" w:author="Michelle Castellanos" w:date="2019-09-04T01:54:00Z">
        <w:r w:rsidRPr="00DA2BE4">
          <w:rPr>
            <w:rFonts w:asciiTheme="minorHAnsi" w:hAnsiTheme="minorHAnsi" w:cstheme="minorHAnsi"/>
            <w:sz w:val="24"/>
          </w:rPr>
          <w:t>&lt;Scenario-variable&gt;</w:t>
        </w:r>
      </w:ins>
      <w:ins w:id="1318" w:author="Michelle Castellanos" w:date="2019-09-04T01:55:00Z">
        <w:r w:rsidRPr="00DA2BE4">
          <w:rPr>
            <w:rFonts w:asciiTheme="minorHAnsi" w:hAnsiTheme="minorHAnsi" w:cstheme="minorHAnsi"/>
            <w:sz w:val="24"/>
          </w:rPr>
          <w:t>Water extraction levels</w:t>
        </w:r>
      </w:ins>
      <w:ins w:id="1319" w:author="Michelle Castellanos" w:date="2019-09-04T01:54:00Z">
        <w:r w:rsidRPr="00DA2BE4">
          <w:rPr>
            <w:rFonts w:asciiTheme="minorHAnsi" w:hAnsiTheme="minorHAnsi" w:cstheme="minorHAnsi"/>
            <w:sz w:val="24"/>
          </w:rPr>
          <w:t>&lt;/Scenario-variable&gt;</w:t>
        </w:r>
      </w:ins>
    </w:p>
    <w:p w14:paraId="7354E748" w14:textId="03E8D4ED" w:rsidR="004E6DA2" w:rsidRPr="00DA2BE4" w:rsidRDefault="004E6DA2" w:rsidP="005F7BBF">
      <w:pPr>
        <w:pStyle w:val="Standard"/>
        <w:spacing w:after="0" w:line="240" w:lineRule="auto"/>
        <w:ind w:left="698" w:firstLine="22"/>
        <w:rPr>
          <w:ins w:id="1320" w:author="Michelle Castellanos" w:date="2019-09-04T01:52:00Z"/>
          <w:rFonts w:asciiTheme="minorHAnsi" w:hAnsiTheme="minorHAnsi" w:cstheme="minorHAnsi"/>
          <w:sz w:val="24"/>
        </w:rPr>
      </w:pPr>
      <w:ins w:id="1321" w:author="Michelle Castellanos" w:date="2019-09-04T01:52:00Z">
        <w:r w:rsidRPr="00DA2BE4">
          <w:rPr>
            <w:rFonts w:asciiTheme="minorHAnsi" w:hAnsiTheme="minorHAnsi" w:cstheme="minorHAnsi"/>
            <w:sz w:val="24"/>
          </w:rPr>
          <w:t>&lt;/</w:t>
        </w:r>
        <w:r w:rsidR="005F7BBF" w:rsidRPr="00DA2BE4">
          <w:rPr>
            <w:rFonts w:asciiTheme="minorHAnsi" w:hAnsiTheme="minorHAnsi" w:cstheme="minorHAnsi"/>
            <w:color w:val="0070C0"/>
            <w:sz w:val="24"/>
          </w:rPr>
          <w:t>Scenario-</w:t>
        </w:r>
      </w:ins>
      <w:ins w:id="1322" w:author="Michelle Castellanos" w:date="2019-09-04T01:54:00Z">
        <w:r w:rsidR="005F7BBF" w:rsidRPr="00DA2BE4">
          <w:rPr>
            <w:rFonts w:asciiTheme="minorHAnsi" w:hAnsiTheme="minorHAnsi" w:cstheme="minorHAnsi"/>
            <w:color w:val="0070C0"/>
            <w:sz w:val="24"/>
          </w:rPr>
          <w:t>variable</w:t>
        </w:r>
      </w:ins>
      <w:ins w:id="1323" w:author="Michelle Castellanos" w:date="2019-09-04T01:52:00Z">
        <w:r w:rsidRPr="00DA2BE4">
          <w:rPr>
            <w:rFonts w:asciiTheme="minorHAnsi" w:hAnsiTheme="minorHAnsi" w:cstheme="minorHAnsi"/>
            <w:sz w:val="24"/>
          </w:rPr>
          <w:t>&gt;</w:t>
        </w:r>
      </w:ins>
    </w:p>
    <w:p w14:paraId="2C3EB3AA" w14:textId="77777777" w:rsidR="005F7BBF" w:rsidRPr="00DA2BE4" w:rsidRDefault="005F7BBF" w:rsidP="004E6DA2">
      <w:pPr>
        <w:pStyle w:val="Textbody"/>
      </w:pPr>
    </w:p>
    <w:p w14:paraId="3535470E" w14:textId="5449F873" w:rsidR="00BE358D" w:rsidRPr="00DA2BE4" w:rsidRDefault="00ED40AC" w:rsidP="00BE358D">
      <w:pPr>
        <w:pStyle w:val="Ttulo1"/>
        <w:rPr>
          <w:ins w:id="1324" w:author="Michelle Castellanos" w:date="2019-09-04T01:55:00Z"/>
        </w:rPr>
      </w:pPr>
      <w:r w:rsidRPr="00DA2BE4">
        <w:t>3.2.5.3.7</w:t>
      </w:r>
      <w:r w:rsidR="00BE358D" w:rsidRPr="00DA2BE4">
        <w:t>.1.6.4.1.2.1. Node: Scenario variable</w:t>
      </w:r>
    </w:p>
    <w:p w14:paraId="05109995" w14:textId="49982809" w:rsidR="004E449F" w:rsidRPr="004E449F" w:rsidRDefault="004E449F" w:rsidP="004E449F">
      <w:pPr>
        <w:pStyle w:val="Standard"/>
        <w:spacing w:after="0" w:line="276" w:lineRule="auto"/>
        <w:ind w:left="360"/>
        <w:rPr>
          <w:ins w:id="1325" w:author="Michelle Castellanos" w:date="2019-09-04T01:55:00Z"/>
          <w:lang w:val="es-VE"/>
        </w:rPr>
      </w:pPr>
      <w:ins w:id="1326" w:author="Michelle Castellanos" w:date="2019-09-04T01:55:00Z">
        <w:r w:rsidRPr="004E449F">
          <w:rPr>
            <w:rFonts w:ascii="Bookman Old Style" w:hAnsi="Bookman Old Style"/>
            <w:sz w:val="24"/>
            <w:szCs w:val="24"/>
            <w:u w:val="single"/>
            <w:lang w:val="es-VE"/>
          </w:rPr>
          <w:t>Tag:</w:t>
        </w:r>
        <w:r w:rsidRPr="004E449F">
          <w:rPr>
            <w:rFonts w:ascii="Bookman Old Style" w:hAnsi="Bookman Old Style"/>
            <w:sz w:val="24"/>
            <w:szCs w:val="24"/>
            <w:lang w:val="es-VE"/>
          </w:rPr>
          <w:t xml:space="preserve"> &lt;Scenario-</w:t>
        </w:r>
        <w:r>
          <w:rPr>
            <w:rFonts w:ascii="Bookman Old Style" w:hAnsi="Bookman Old Style"/>
            <w:sz w:val="24"/>
            <w:szCs w:val="24"/>
            <w:lang w:val="es-VE"/>
          </w:rPr>
          <w:t>variable</w:t>
        </w:r>
        <w:r w:rsidRPr="004E449F">
          <w:rPr>
            <w:rFonts w:ascii="Bookman Old Style" w:hAnsi="Bookman Old Style"/>
            <w:sz w:val="24"/>
            <w:szCs w:val="24"/>
            <w:lang w:val="es-VE"/>
          </w:rPr>
          <w:t>&gt;</w:t>
        </w:r>
      </w:ins>
    </w:p>
    <w:p w14:paraId="68E0AA17" w14:textId="7E6E29D7" w:rsidR="004E449F" w:rsidRPr="004E449F" w:rsidRDefault="004E449F" w:rsidP="004E449F">
      <w:pPr>
        <w:pStyle w:val="Standard"/>
        <w:spacing w:after="0" w:line="276" w:lineRule="auto"/>
        <w:ind w:left="360"/>
        <w:rPr>
          <w:ins w:id="1327" w:author="Michelle Castellanos" w:date="2019-09-04T01:55:00Z"/>
          <w:lang w:val="es-VE"/>
        </w:rPr>
      </w:pPr>
      <w:ins w:id="1328" w:author="Michelle Castellanos" w:date="2019-09-04T01:55:00Z">
        <w:r w:rsidRPr="004E449F">
          <w:rPr>
            <w:rFonts w:ascii="Bookman Old Style" w:hAnsi="Bookman Old Style"/>
            <w:sz w:val="24"/>
            <w:szCs w:val="24"/>
            <w:u w:val="single"/>
            <w:lang w:val="es-VE"/>
          </w:rPr>
          <w:t>Parent:</w:t>
        </w:r>
        <w:r w:rsidRPr="004E449F">
          <w:rPr>
            <w:rFonts w:ascii="Bookman Old Style" w:hAnsi="Bookman Old Style"/>
            <w:sz w:val="24"/>
            <w:szCs w:val="24"/>
            <w:lang w:val="es-VE"/>
          </w:rPr>
          <w:t xml:space="preserve"> Scenario</w:t>
        </w:r>
        <w:r>
          <w:rPr>
            <w:rFonts w:ascii="Bookman Old Style" w:hAnsi="Bookman Old Style"/>
            <w:sz w:val="24"/>
            <w:szCs w:val="24"/>
            <w:lang w:val="es-VE"/>
          </w:rPr>
          <w:t xml:space="preserve"> variables</w:t>
        </w:r>
      </w:ins>
    </w:p>
    <w:p w14:paraId="0DEA20B5" w14:textId="621B3D0C" w:rsidR="004E449F" w:rsidRPr="004E449F" w:rsidRDefault="004E449F" w:rsidP="004E449F">
      <w:pPr>
        <w:pStyle w:val="Standard"/>
        <w:spacing w:after="0" w:line="276" w:lineRule="auto"/>
        <w:ind w:left="360"/>
        <w:rPr>
          <w:ins w:id="1329" w:author="Michelle Castellanos" w:date="2019-09-04T01:55:00Z"/>
        </w:rPr>
      </w:pPr>
      <w:ins w:id="1330" w:author="Michelle Castellanos" w:date="2019-09-04T01:55:00Z">
        <w:r w:rsidRPr="004E449F">
          <w:rPr>
            <w:rFonts w:ascii="Bookman Old Style" w:hAnsi="Bookman Old Style"/>
            <w:sz w:val="24"/>
            <w:szCs w:val="24"/>
            <w:u w:val="single"/>
          </w:rPr>
          <w:t>Children:</w:t>
        </w:r>
        <w:r w:rsidRPr="004E449F">
          <w:rPr>
            <w:rFonts w:ascii="Bookman Old Style" w:hAnsi="Bookman Old Style"/>
            <w:sz w:val="24"/>
            <w:szCs w:val="24"/>
          </w:rPr>
          <w:t xml:space="preserve"> </w:t>
        </w:r>
      </w:ins>
      <w:ins w:id="1331" w:author="Michelle Castellanos" w:date="2019-09-04T01:56:00Z">
        <w:r w:rsidRPr="004E449F">
          <w:rPr>
            <w:rFonts w:ascii="Bookman Old Style" w:hAnsi="Bookman Old Style"/>
            <w:sz w:val="24"/>
            <w:szCs w:val="24"/>
          </w:rPr>
          <w:t>none</w:t>
        </w:r>
      </w:ins>
    </w:p>
    <w:p w14:paraId="69F565E4" w14:textId="072CB8C6" w:rsidR="004E449F" w:rsidRPr="00161CC8" w:rsidRDefault="004E449F" w:rsidP="004E449F">
      <w:pPr>
        <w:pStyle w:val="Standard"/>
        <w:spacing w:after="80" w:line="23" w:lineRule="atLeast"/>
        <w:ind w:left="284"/>
        <w:rPr>
          <w:ins w:id="1332" w:author="Michelle Castellanos" w:date="2019-09-04T01:55:00Z"/>
          <w:rFonts w:ascii="Bookman Old Style" w:hAnsi="Bookman Old Style"/>
          <w:sz w:val="24"/>
          <w:szCs w:val="24"/>
        </w:rPr>
      </w:pPr>
      <w:ins w:id="1333" w:author="Michelle Castellanos" w:date="2019-09-04T01:55:00Z">
        <w:r w:rsidRPr="00F43F40">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 xml:space="preserve">Element containing </w:t>
        </w:r>
      </w:ins>
      <w:ins w:id="1334" w:author="Michelle Castellanos" w:date="2019-09-04T01:56:00Z">
        <w:r>
          <w:rPr>
            <w:rFonts w:ascii="Bookman Old Style" w:hAnsi="Bookman Old Style"/>
            <w:sz w:val="24"/>
            <w:szCs w:val="24"/>
          </w:rPr>
          <w:t>the name</w:t>
        </w:r>
      </w:ins>
      <w:ins w:id="1335" w:author="Michelle Castellanos" w:date="2019-09-04T01:55:00Z">
        <w:r>
          <w:rPr>
            <w:rFonts w:ascii="Bookman Old Style" w:hAnsi="Bookman Old Style"/>
            <w:sz w:val="24"/>
            <w:szCs w:val="24"/>
          </w:rPr>
          <w:t xml:space="preserve"> of </w:t>
        </w:r>
      </w:ins>
      <w:ins w:id="1336" w:author="Michelle Castellanos" w:date="2019-09-04T01:56:00Z">
        <w:r>
          <w:rPr>
            <w:rFonts w:ascii="Bookman Old Style" w:hAnsi="Bookman Old Style"/>
            <w:sz w:val="24"/>
            <w:szCs w:val="24"/>
          </w:rPr>
          <w:t>a</w:t>
        </w:r>
      </w:ins>
      <w:ins w:id="1337" w:author="Michelle Castellanos" w:date="2019-09-04T01:55:00Z">
        <w:r>
          <w:rPr>
            <w:rFonts w:ascii="Bookman Old Style" w:hAnsi="Bookman Old Style"/>
            <w:sz w:val="24"/>
            <w:szCs w:val="24"/>
          </w:rPr>
          <w:t xml:space="preserve"> variable </w:t>
        </w:r>
      </w:ins>
      <w:ins w:id="1338" w:author="Michelle Castellanos" w:date="2019-09-04T01:56:00Z">
        <w:r>
          <w:rPr>
            <w:rFonts w:ascii="Bookman Old Style" w:hAnsi="Bookman Old Style"/>
            <w:sz w:val="24"/>
            <w:szCs w:val="24"/>
          </w:rPr>
          <w:t>considered</w:t>
        </w:r>
      </w:ins>
      <w:ins w:id="1339" w:author="Michelle Castellanos" w:date="2019-09-04T01:55:00Z">
        <w:r>
          <w:rPr>
            <w:rFonts w:ascii="Bookman Old Style" w:hAnsi="Bookman Old Style"/>
            <w:sz w:val="24"/>
            <w:szCs w:val="24"/>
          </w:rPr>
          <w:t xml:space="preserve"> in the model </w:t>
        </w:r>
        <w:r w:rsidRPr="004E6DA2">
          <w:rPr>
            <w:rFonts w:ascii="Bookman Old Style" w:hAnsi="Bookman Old Style"/>
            <w:b/>
            <w:sz w:val="24"/>
            <w:szCs w:val="24"/>
          </w:rPr>
          <w:t>under the scenario described</w:t>
        </w:r>
        <w:r>
          <w:rPr>
            <w:rFonts w:ascii="Bookman Old Style" w:hAnsi="Bookman Old Style"/>
            <w:sz w:val="24"/>
            <w:szCs w:val="24"/>
          </w:rPr>
          <w:t xml:space="preserve">. </w:t>
        </w:r>
      </w:ins>
    </w:p>
    <w:p w14:paraId="0652C721" w14:textId="77777777" w:rsidR="004E449F" w:rsidRPr="004D494A" w:rsidRDefault="004E449F" w:rsidP="004E449F">
      <w:pPr>
        <w:pStyle w:val="Standard"/>
        <w:spacing w:after="0" w:line="240" w:lineRule="auto"/>
        <w:ind w:left="360"/>
        <w:jc w:val="both"/>
        <w:rPr>
          <w:ins w:id="1340" w:author="Michelle Castellanos" w:date="2019-09-04T01:55:00Z"/>
        </w:rPr>
      </w:pPr>
      <w:ins w:id="1341" w:author="Michelle Castellanos" w:date="2019-09-04T01:55:00Z">
        <w:r>
          <w:rPr>
            <w:rFonts w:ascii="Bookman Old Style" w:hAnsi="Bookman Old Style"/>
            <w:sz w:val="24"/>
            <w:szCs w:val="24"/>
            <w:u w:val="single"/>
          </w:rPr>
          <w:t>Attributes:</w:t>
        </w:r>
        <w:r>
          <w:rPr>
            <w:rFonts w:ascii="Bookman Old Style" w:hAnsi="Bookman Old Style"/>
            <w:sz w:val="24"/>
            <w:szCs w:val="24"/>
          </w:rPr>
          <w:t xml:space="preserve"> none</w:t>
        </w:r>
      </w:ins>
    </w:p>
    <w:p w14:paraId="30ADF4A9" w14:textId="77777777" w:rsidR="004E449F" w:rsidRDefault="004E449F" w:rsidP="004E449F">
      <w:pPr>
        <w:pStyle w:val="Standard"/>
        <w:spacing w:after="0" w:line="240" w:lineRule="auto"/>
        <w:jc w:val="both"/>
        <w:rPr>
          <w:ins w:id="1342" w:author="Michelle Castellanos" w:date="2019-09-04T01:55:00Z"/>
          <w:rFonts w:ascii="Bookman Old Style" w:hAnsi="Bookman Old Style"/>
          <w:sz w:val="24"/>
          <w:szCs w:val="24"/>
          <w:u w:val="single"/>
        </w:rPr>
      </w:pPr>
    </w:p>
    <w:p w14:paraId="1C8FCFAA" w14:textId="77777777" w:rsidR="004E449F" w:rsidRDefault="004E449F" w:rsidP="004E449F">
      <w:pPr>
        <w:pStyle w:val="Standard"/>
        <w:spacing w:after="0" w:line="240" w:lineRule="auto"/>
        <w:ind w:left="360"/>
        <w:jc w:val="both"/>
        <w:rPr>
          <w:ins w:id="1343" w:author="Michelle Castellanos" w:date="2019-09-04T01:55:00Z"/>
          <w:rFonts w:ascii="Bookman Old Style" w:hAnsi="Bookman Old Style"/>
          <w:sz w:val="24"/>
          <w:szCs w:val="24"/>
          <w:u w:val="single"/>
        </w:rPr>
      </w:pPr>
      <w:ins w:id="1344" w:author="Michelle Castellanos" w:date="2019-09-04T01:55:00Z">
        <w:r>
          <w:rPr>
            <w:rFonts w:ascii="Bookman Old Style" w:hAnsi="Bookman Old Style"/>
            <w:sz w:val="24"/>
            <w:szCs w:val="24"/>
            <w:u w:val="single"/>
          </w:rPr>
          <w:t>Example:</w:t>
        </w:r>
      </w:ins>
    </w:p>
    <w:p w14:paraId="2C367148" w14:textId="4AD1047D" w:rsidR="004E449F" w:rsidRDefault="004E449F" w:rsidP="004E449F">
      <w:pPr>
        <w:pStyle w:val="Standard"/>
        <w:spacing w:after="0" w:line="240" w:lineRule="auto"/>
        <w:rPr>
          <w:ins w:id="1345" w:author="Michelle Castellanos" w:date="2019-09-04T01:55:00Z"/>
          <w:rFonts w:asciiTheme="minorHAnsi" w:hAnsiTheme="minorHAnsi" w:cstheme="minorHAnsi"/>
          <w:sz w:val="24"/>
        </w:rPr>
      </w:pPr>
    </w:p>
    <w:p w14:paraId="3FA49D84" w14:textId="7092FD7A" w:rsidR="004E449F" w:rsidRPr="00DA2BE4" w:rsidRDefault="004E449F" w:rsidP="004E449F">
      <w:pPr>
        <w:pStyle w:val="Standard"/>
        <w:spacing w:after="0" w:line="240" w:lineRule="auto"/>
        <w:ind w:left="1418" w:firstLine="22"/>
        <w:rPr>
          <w:ins w:id="1346" w:author="Michelle Castellanos" w:date="2019-09-04T01:55:00Z"/>
          <w:rFonts w:asciiTheme="minorHAnsi" w:hAnsiTheme="minorHAnsi" w:cstheme="minorHAnsi"/>
          <w:sz w:val="24"/>
        </w:rPr>
      </w:pPr>
      <w:ins w:id="1347" w:author="Michelle Castellanos" w:date="2019-09-04T01:55:00Z">
        <w:r w:rsidRPr="00DA2BE4">
          <w:rPr>
            <w:rFonts w:asciiTheme="minorHAnsi" w:hAnsiTheme="minorHAnsi" w:cstheme="minorHAnsi"/>
            <w:sz w:val="24"/>
          </w:rPr>
          <w:t>&lt;</w:t>
        </w:r>
        <w:r w:rsidRPr="004E449F">
          <w:rPr>
            <w:rFonts w:asciiTheme="minorHAnsi" w:hAnsiTheme="minorHAnsi" w:cstheme="minorHAnsi"/>
            <w:color w:val="0070C0"/>
            <w:sz w:val="24"/>
          </w:rPr>
          <w:t>Scenario-variable</w:t>
        </w:r>
        <w:r w:rsidRPr="00DA2BE4">
          <w:rPr>
            <w:rFonts w:asciiTheme="minorHAnsi" w:hAnsiTheme="minorHAnsi" w:cstheme="minorHAnsi"/>
            <w:sz w:val="24"/>
          </w:rPr>
          <w:t>&gt;Climate&lt;/</w:t>
        </w:r>
      </w:ins>
      <w:ins w:id="1348" w:author="Michelle Castellanos" w:date="2019-09-04T01:57:00Z">
        <w:r w:rsidRPr="004E449F">
          <w:rPr>
            <w:rFonts w:asciiTheme="minorHAnsi" w:hAnsiTheme="minorHAnsi" w:cstheme="minorHAnsi"/>
            <w:color w:val="0070C0"/>
            <w:sz w:val="24"/>
          </w:rPr>
          <w:t xml:space="preserve"> </w:t>
        </w:r>
        <w:r w:rsidRPr="00BB57BD">
          <w:rPr>
            <w:rFonts w:asciiTheme="minorHAnsi" w:hAnsiTheme="minorHAnsi" w:cstheme="minorHAnsi"/>
            <w:color w:val="0070C0"/>
            <w:sz w:val="24"/>
          </w:rPr>
          <w:t>Scenario-variable</w:t>
        </w:r>
      </w:ins>
      <w:ins w:id="1349" w:author="Michelle Castellanos" w:date="2019-09-04T01:55:00Z">
        <w:r w:rsidRPr="00DA2BE4">
          <w:rPr>
            <w:rFonts w:asciiTheme="minorHAnsi" w:hAnsiTheme="minorHAnsi" w:cstheme="minorHAnsi"/>
            <w:sz w:val="24"/>
          </w:rPr>
          <w:t>&gt;</w:t>
        </w:r>
      </w:ins>
    </w:p>
    <w:p w14:paraId="293B99EF" w14:textId="0E949AED" w:rsidR="004E449F" w:rsidRPr="00DA2BE4" w:rsidRDefault="004E449F" w:rsidP="004E449F">
      <w:pPr>
        <w:pStyle w:val="Standard"/>
        <w:spacing w:after="0" w:line="240" w:lineRule="auto"/>
        <w:ind w:left="1418" w:firstLine="22"/>
        <w:rPr>
          <w:ins w:id="1350" w:author="Michelle Castellanos" w:date="2019-09-04T01:57:00Z"/>
          <w:rFonts w:asciiTheme="minorHAnsi" w:hAnsiTheme="minorHAnsi" w:cstheme="minorHAnsi"/>
          <w:sz w:val="24"/>
        </w:rPr>
      </w:pPr>
      <w:ins w:id="1351" w:author="Michelle Castellanos" w:date="2019-09-04T01:55:00Z">
        <w:r w:rsidRPr="00DA2BE4">
          <w:rPr>
            <w:rFonts w:asciiTheme="minorHAnsi" w:hAnsiTheme="minorHAnsi" w:cstheme="minorHAnsi"/>
            <w:sz w:val="24"/>
          </w:rPr>
          <w:t>&lt;</w:t>
        </w:r>
      </w:ins>
      <w:ins w:id="1352" w:author="Michelle Castellanos" w:date="2019-09-04T01:57:00Z">
        <w:r w:rsidRPr="00BB57BD">
          <w:rPr>
            <w:rFonts w:asciiTheme="minorHAnsi" w:hAnsiTheme="minorHAnsi" w:cstheme="minorHAnsi"/>
            <w:color w:val="0070C0"/>
            <w:sz w:val="24"/>
          </w:rPr>
          <w:t>Scenario-variable</w:t>
        </w:r>
      </w:ins>
      <w:ins w:id="1353" w:author="Michelle Castellanos" w:date="2019-09-04T01:55:00Z">
        <w:r w:rsidRPr="00DA2BE4">
          <w:rPr>
            <w:rFonts w:asciiTheme="minorHAnsi" w:hAnsiTheme="minorHAnsi" w:cstheme="minorHAnsi"/>
            <w:sz w:val="24"/>
          </w:rPr>
          <w:t>&gt;Water extraction levels&lt;/</w:t>
        </w:r>
      </w:ins>
      <w:ins w:id="1354" w:author="Michelle Castellanos" w:date="2019-09-04T01:57:00Z">
        <w:r w:rsidRPr="00BB57BD">
          <w:rPr>
            <w:rFonts w:asciiTheme="minorHAnsi" w:hAnsiTheme="minorHAnsi" w:cstheme="minorHAnsi"/>
            <w:color w:val="0070C0"/>
            <w:sz w:val="24"/>
          </w:rPr>
          <w:t>Scenario-variable</w:t>
        </w:r>
      </w:ins>
      <w:ins w:id="1355" w:author="Michelle Castellanos" w:date="2019-09-04T01:55:00Z">
        <w:r w:rsidRPr="00DA2BE4">
          <w:rPr>
            <w:rFonts w:asciiTheme="minorHAnsi" w:hAnsiTheme="minorHAnsi" w:cstheme="minorHAnsi"/>
            <w:sz w:val="24"/>
          </w:rPr>
          <w:t>&gt;</w:t>
        </w:r>
      </w:ins>
    </w:p>
    <w:p w14:paraId="2554B4C4" w14:textId="675B505F" w:rsidR="004E449F" w:rsidRPr="00DA2BE4" w:rsidRDefault="004E449F" w:rsidP="004E449F">
      <w:pPr>
        <w:pStyle w:val="Standard"/>
        <w:spacing w:after="0" w:line="240" w:lineRule="auto"/>
        <w:ind w:left="1418" w:firstLine="22"/>
        <w:rPr>
          <w:ins w:id="1356" w:author="Michelle Castellanos" w:date="2019-09-04T01:58:00Z"/>
          <w:rFonts w:asciiTheme="minorHAnsi" w:hAnsiTheme="minorHAnsi" w:cstheme="minorHAnsi"/>
          <w:sz w:val="24"/>
        </w:rPr>
      </w:pPr>
      <w:ins w:id="1357" w:author="Michelle Castellanos" w:date="2019-09-04T01:57:00Z">
        <w:r w:rsidRPr="00DA2BE4">
          <w:rPr>
            <w:rFonts w:asciiTheme="minorHAnsi" w:hAnsiTheme="minorHAnsi" w:cstheme="minorHAnsi"/>
            <w:sz w:val="24"/>
          </w:rPr>
          <w:t>&lt;</w:t>
        </w:r>
        <w:r w:rsidRPr="00DA2BE4">
          <w:rPr>
            <w:rFonts w:asciiTheme="minorHAnsi" w:hAnsiTheme="minorHAnsi" w:cstheme="minorHAnsi"/>
            <w:color w:val="0070C0"/>
            <w:sz w:val="24"/>
          </w:rPr>
          <w:t>Scenario-variable</w:t>
        </w:r>
        <w:r w:rsidRPr="00DA2BE4">
          <w:rPr>
            <w:rFonts w:asciiTheme="minorHAnsi" w:hAnsiTheme="minorHAnsi" w:cstheme="minorHAnsi"/>
            <w:sz w:val="24"/>
          </w:rPr>
          <w:t>&gt;</w:t>
        </w:r>
      </w:ins>
      <w:ins w:id="1358" w:author="Michelle Castellanos" w:date="2019-09-04T01:58:00Z">
        <w:r w:rsidRPr="00DA2BE4">
          <w:rPr>
            <w:rFonts w:asciiTheme="minorHAnsi" w:hAnsiTheme="minorHAnsi" w:cstheme="minorHAnsi"/>
            <w:sz w:val="24"/>
          </w:rPr>
          <w:t>Piscivorous fish biomass</w:t>
        </w:r>
      </w:ins>
      <w:ins w:id="1359" w:author="Michelle Castellanos" w:date="2019-09-04T01:57:00Z">
        <w:r w:rsidRPr="00DA2BE4">
          <w:rPr>
            <w:rFonts w:asciiTheme="minorHAnsi" w:hAnsiTheme="minorHAnsi" w:cstheme="minorHAnsi"/>
            <w:sz w:val="24"/>
          </w:rPr>
          <w:t>&lt;/</w:t>
        </w:r>
        <w:r w:rsidRPr="00DA2BE4">
          <w:rPr>
            <w:rFonts w:asciiTheme="minorHAnsi" w:hAnsiTheme="minorHAnsi" w:cstheme="minorHAnsi"/>
            <w:color w:val="0070C0"/>
            <w:sz w:val="24"/>
          </w:rPr>
          <w:t>Scenario-variable</w:t>
        </w:r>
        <w:r w:rsidRPr="00DA2BE4">
          <w:rPr>
            <w:rFonts w:asciiTheme="minorHAnsi" w:hAnsiTheme="minorHAnsi" w:cstheme="minorHAnsi"/>
            <w:sz w:val="24"/>
          </w:rPr>
          <w:t>&gt;</w:t>
        </w:r>
      </w:ins>
    </w:p>
    <w:p w14:paraId="50387861" w14:textId="70BC2F48" w:rsidR="004E449F" w:rsidRPr="00DA2BE4" w:rsidRDefault="004E449F" w:rsidP="004E449F">
      <w:pPr>
        <w:pStyle w:val="Standard"/>
        <w:spacing w:after="0" w:line="240" w:lineRule="auto"/>
        <w:ind w:left="1418" w:firstLine="22"/>
        <w:rPr>
          <w:ins w:id="1360" w:author="Michelle Castellanos" w:date="2019-09-04T01:58:00Z"/>
          <w:rFonts w:asciiTheme="minorHAnsi" w:hAnsiTheme="minorHAnsi" w:cstheme="minorHAnsi"/>
          <w:sz w:val="24"/>
        </w:rPr>
      </w:pPr>
      <w:ins w:id="1361" w:author="Michelle Castellanos" w:date="2019-09-04T01:58:00Z">
        <w:r w:rsidRPr="00DA2BE4">
          <w:rPr>
            <w:rFonts w:asciiTheme="minorHAnsi" w:hAnsiTheme="minorHAnsi" w:cstheme="minorHAnsi"/>
            <w:sz w:val="24"/>
          </w:rPr>
          <w:t>&lt;</w:t>
        </w:r>
        <w:r w:rsidRPr="00DA2BE4">
          <w:rPr>
            <w:rFonts w:asciiTheme="minorHAnsi" w:hAnsiTheme="minorHAnsi" w:cstheme="minorHAnsi"/>
            <w:color w:val="0070C0"/>
            <w:sz w:val="24"/>
          </w:rPr>
          <w:t>Scenario-variable</w:t>
        </w:r>
        <w:r w:rsidRPr="00DA2BE4">
          <w:rPr>
            <w:rFonts w:asciiTheme="minorHAnsi" w:hAnsiTheme="minorHAnsi" w:cstheme="minorHAnsi"/>
            <w:sz w:val="24"/>
          </w:rPr>
          <w:t>&gt;Herbivorous fish biomass&lt;/</w:t>
        </w:r>
        <w:r w:rsidRPr="00DA2BE4">
          <w:rPr>
            <w:rFonts w:asciiTheme="minorHAnsi" w:hAnsiTheme="minorHAnsi" w:cstheme="minorHAnsi"/>
            <w:color w:val="0070C0"/>
            <w:sz w:val="24"/>
          </w:rPr>
          <w:t>Scenario-variable</w:t>
        </w:r>
        <w:r w:rsidRPr="00DA2BE4">
          <w:rPr>
            <w:rFonts w:asciiTheme="minorHAnsi" w:hAnsiTheme="minorHAnsi" w:cstheme="minorHAnsi"/>
            <w:sz w:val="24"/>
          </w:rPr>
          <w:t>&gt;</w:t>
        </w:r>
      </w:ins>
    </w:p>
    <w:p w14:paraId="46ADBC26" w14:textId="46AF67F8" w:rsidR="004E449F" w:rsidRPr="00DA2BE4" w:rsidRDefault="004E449F" w:rsidP="004E449F">
      <w:pPr>
        <w:pStyle w:val="Standard"/>
        <w:spacing w:after="0" w:line="240" w:lineRule="auto"/>
        <w:ind w:left="1418" w:firstLine="22"/>
        <w:rPr>
          <w:ins w:id="1362" w:author="Michelle Castellanos" w:date="2019-09-04T01:58:00Z"/>
          <w:rFonts w:asciiTheme="minorHAnsi" w:hAnsiTheme="minorHAnsi" w:cstheme="minorHAnsi"/>
          <w:sz w:val="24"/>
        </w:rPr>
      </w:pPr>
      <w:ins w:id="1363" w:author="Michelle Castellanos" w:date="2019-09-04T01:58:00Z">
        <w:r w:rsidRPr="00DA2BE4">
          <w:rPr>
            <w:rFonts w:asciiTheme="minorHAnsi" w:hAnsiTheme="minorHAnsi" w:cstheme="minorHAnsi"/>
            <w:sz w:val="24"/>
          </w:rPr>
          <w:t>&lt;</w:t>
        </w:r>
        <w:r w:rsidRPr="00DA2BE4">
          <w:rPr>
            <w:rFonts w:asciiTheme="minorHAnsi" w:hAnsiTheme="minorHAnsi" w:cstheme="minorHAnsi"/>
            <w:color w:val="0070C0"/>
            <w:sz w:val="24"/>
          </w:rPr>
          <w:t>Scenario-variable</w:t>
        </w:r>
        <w:r w:rsidRPr="00DA2BE4">
          <w:rPr>
            <w:rFonts w:asciiTheme="minorHAnsi" w:hAnsiTheme="minorHAnsi" w:cstheme="minorHAnsi"/>
            <w:sz w:val="24"/>
          </w:rPr>
          <w:t>&gt;Coral cover&lt;/</w:t>
        </w:r>
        <w:r w:rsidRPr="00DA2BE4">
          <w:rPr>
            <w:rFonts w:asciiTheme="minorHAnsi" w:hAnsiTheme="minorHAnsi" w:cstheme="minorHAnsi"/>
            <w:color w:val="0070C0"/>
            <w:sz w:val="24"/>
          </w:rPr>
          <w:t>Scenario-variable</w:t>
        </w:r>
        <w:r w:rsidRPr="00DA2BE4">
          <w:rPr>
            <w:rFonts w:asciiTheme="minorHAnsi" w:hAnsiTheme="minorHAnsi" w:cstheme="minorHAnsi"/>
            <w:sz w:val="24"/>
          </w:rPr>
          <w:t>&gt;</w:t>
        </w:r>
      </w:ins>
    </w:p>
    <w:p w14:paraId="04EA8AFE" w14:textId="77777777" w:rsidR="004E449F" w:rsidRPr="00DA2BE4" w:rsidRDefault="004E449F" w:rsidP="004E449F">
      <w:pPr>
        <w:pStyle w:val="Standard"/>
        <w:spacing w:after="0" w:line="240" w:lineRule="auto"/>
        <w:ind w:left="1418" w:firstLine="22"/>
        <w:rPr>
          <w:ins w:id="1364" w:author="Michelle Castellanos" w:date="2019-09-04T01:57:00Z"/>
          <w:rFonts w:asciiTheme="minorHAnsi" w:hAnsiTheme="minorHAnsi" w:cstheme="minorHAnsi"/>
          <w:sz w:val="24"/>
        </w:rPr>
      </w:pPr>
    </w:p>
    <w:p w14:paraId="49FD85A0" w14:textId="77777777" w:rsidR="004E449F" w:rsidRPr="00DA2BE4" w:rsidRDefault="004E449F" w:rsidP="004E449F">
      <w:pPr>
        <w:pStyle w:val="Standard"/>
        <w:spacing w:after="0" w:line="240" w:lineRule="auto"/>
        <w:ind w:left="1418" w:firstLine="22"/>
        <w:rPr>
          <w:ins w:id="1365" w:author="Michelle Castellanos" w:date="2019-09-04T01:55:00Z"/>
          <w:rFonts w:asciiTheme="minorHAnsi" w:hAnsiTheme="minorHAnsi" w:cstheme="minorHAnsi"/>
          <w:sz w:val="24"/>
        </w:rPr>
      </w:pPr>
    </w:p>
    <w:p w14:paraId="29DD0237" w14:textId="77777777" w:rsidR="004E449F" w:rsidRPr="00DA2BE4" w:rsidRDefault="004E449F" w:rsidP="004E449F">
      <w:pPr>
        <w:pStyle w:val="Textbody"/>
      </w:pPr>
    </w:p>
    <w:p w14:paraId="31E46ACF" w14:textId="2526093A" w:rsidR="00BE358D" w:rsidRDefault="00ED40AC" w:rsidP="00BE358D">
      <w:pPr>
        <w:pStyle w:val="Ttulo1"/>
        <w:rPr>
          <w:ins w:id="1366" w:author="Michelle Castellanos" w:date="2019-09-04T01:59:00Z"/>
        </w:rPr>
      </w:pPr>
      <w:r w:rsidRPr="00DA2BE4">
        <w:lastRenderedPageBreak/>
        <w:t>3.2.5.3.7</w:t>
      </w:r>
      <w:r w:rsidR="00BE358D" w:rsidRPr="00DA2BE4">
        <w:t xml:space="preserve">.1.6.4.1.3. </w:t>
      </w:r>
      <w:r w:rsidR="00BE358D" w:rsidRPr="00464F4B">
        <w:t>Node: Collapse probability</w:t>
      </w:r>
    </w:p>
    <w:p w14:paraId="624CAFB6" w14:textId="684A3C47" w:rsidR="009E4ED4" w:rsidRPr="00DA2BE4" w:rsidRDefault="009E4ED4" w:rsidP="009E4ED4">
      <w:pPr>
        <w:pStyle w:val="Standard"/>
        <w:spacing w:after="0" w:line="276" w:lineRule="auto"/>
        <w:ind w:left="360"/>
        <w:rPr>
          <w:ins w:id="1367" w:author="Michelle Castellanos" w:date="2019-09-04T01:59:00Z"/>
        </w:rPr>
      </w:pPr>
      <w:ins w:id="1368" w:author="Michelle Castellanos" w:date="2019-09-04T01:59:00Z">
        <w:r w:rsidRPr="00DA2BE4">
          <w:rPr>
            <w:rFonts w:ascii="Bookman Old Style" w:hAnsi="Bookman Old Style"/>
            <w:sz w:val="24"/>
            <w:szCs w:val="24"/>
            <w:u w:val="single"/>
          </w:rPr>
          <w:t>Tag:</w:t>
        </w:r>
        <w:r w:rsidRPr="00DA2BE4">
          <w:rPr>
            <w:rFonts w:ascii="Bookman Old Style" w:hAnsi="Bookman Old Style"/>
            <w:sz w:val="24"/>
            <w:szCs w:val="24"/>
          </w:rPr>
          <w:t xml:space="preserve"> &lt;Collapse-probability&gt;</w:t>
        </w:r>
      </w:ins>
    </w:p>
    <w:p w14:paraId="32FDCD2F" w14:textId="394D7D80" w:rsidR="009E4ED4" w:rsidRPr="00DA2BE4" w:rsidRDefault="009E4ED4" w:rsidP="009E4ED4">
      <w:pPr>
        <w:pStyle w:val="Standard"/>
        <w:spacing w:after="0" w:line="276" w:lineRule="auto"/>
        <w:ind w:left="360"/>
        <w:rPr>
          <w:ins w:id="1369" w:author="Michelle Castellanos" w:date="2019-09-04T01:59:00Z"/>
        </w:rPr>
      </w:pPr>
      <w:ins w:id="1370" w:author="Michelle Castellanos" w:date="2019-09-04T01:59:00Z">
        <w:r w:rsidRPr="00DA2BE4">
          <w:rPr>
            <w:rFonts w:ascii="Bookman Old Style" w:hAnsi="Bookman Old Style"/>
            <w:sz w:val="24"/>
            <w:szCs w:val="24"/>
            <w:u w:val="single"/>
          </w:rPr>
          <w:t>Parent:</w:t>
        </w:r>
        <w:r w:rsidRPr="00DA2BE4">
          <w:rPr>
            <w:rFonts w:ascii="Bookman Old Style" w:hAnsi="Bookman Old Style"/>
            <w:sz w:val="24"/>
            <w:szCs w:val="24"/>
          </w:rPr>
          <w:t xml:space="preserve"> Scenario</w:t>
        </w:r>
      </w:ins>
    </w:p>
    <w:p w14:paraId="4DB54569" w14:textId="77777777" w:rsidR="009E4ED4" w:rsidRPr="004E449F" w:rsidRDefault="009E4ED4" w:rsidP="009E4ED4">
      <w:pPr>
        <w:pStyle w:val="Standard"/>
        <w:spacing w:after="0" w:line="276" w:lineRule="auto"/>
        <w:ind w:left="360"/>
        <w:rPr>
          <w:ins w:id="1371" w:author="Michelle Castellanos" w:date="2019-09-04T01:59:00Z"/>
        </w:rPr>
      </w:pPr>
      <w:ins w:id="1372" w:author="Michelle Castellanos" w:date="2019-09-04T01:59:00Z">
        <w:r w:rsidRPr="004E449F">
          <w:rPr>
            <w:rFonts w:ascii="Bookman Old Style" w:hAnsi="Bookman Old Style"/>
            <w:sz w:val="24"/>
            <w:szCs w:val="24"/>
            <w:u w:val="single"/>
          </w:rPr>
          <w:t>Children:</w:t>
        </w:r>
        <w:r w:rsidRPr="004E449F">
          <w:rPr>
            <w:rFonts w:ascii="Bookman Old Style" w:hAnsi="Bookman Old Style"/>
            <w:sz w:val="24"/>
            <w:szCs w:val="24"/>
          </w:rPr>
          <w:t xml:space="preserve"> none</w:t>
        </w:r>
      </w:ins>
    </w:p>
    <w:p w14:paraId="3E34B5F8" w14:textId="1FE439FD" w:rsidR="009E4ED4" w:rsidRPr="00161CC8" w:rsidRDefault="009E4ED4" w:rsidP="009E4ED4">
      <w:pPr>
        <w:pStyle w:val="Standard"/>
        <w:spacing w:after="80" w:line="23" w:lineRule="atLeast"/>
        <w:ind w:left="284"/>
        <w:rPr>
          <w:ins w:id="1373" w:author="Michelle Castellanos" w:date="2019-09-04T01:59:00Z"/>
          <w:rFonts w:ascii="Bookman Old Style" w:hAnsi="Bookman Old Style"/>
          <w:sz w:val="24"/>
          <w:szCs w:val="24"/>
        </w:rPr>
      </w:pPr>
      <w:ins w:id="1374" w:author="Michelle Castellanos" w:date="2019-09-04T01:59:00Z">
        <w:r w:rsidRPr="00F43F40">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Element</w:t>
        </w:r>
      </w:ins>
      <w:ins w:id="1375" w:author="Michelle Castellanos" w:date="2019-09-04T02:00:00Z">
        <w:r>
          <w:rPr>
            <w:rFonts w:ascii="Bookman Old Style" w:hAnsi="Bookman Old Style"/>
            <w:sz w:val="24"/>
            <w:szCs w:val="24"/>
          </w:rPr>
          <w:t xml:space="preserve"> indicating the ecosystem probability of collapse according to the modeled scenario.</w:t>
        </w:r>
      </w:ins>
      <w:ins w:id="1376" w:author="Michelle Castellanos" w:date="2019-09-04T01:59:00Z">
        <w:r>
          <w:rPr>
            <w:rFonts w:ascii="Bookman Old Style" w:hAnsi="Bookman Old Style"/>
            <w:sz w:val="24"/>
            <w:szCs w:val="24"/>
          </w:rPr>
          <w:t xml:space="preserve"> </w:t>
        </w:r>
      </w:ins>
    </w:p>
    <w:p w14:paraId="0735C95B" w14:textId="72C51CE2" w:rsidR="009E4ED4" w:rsidRDefault="009E4ED4" w:rsidP="009E4ED4">
      <w:pPr>
        <w:pStyle w:val="Standard"/>
        <w:spacing w:after="0" w:line="240" w:lineRule="auto"/>
        <w:ind w:left="360"/>
        <w:jc w:val="both"/>
        <w:rPr>
          <w:ins w:id="1377" w:author="Michelle Castellanos" w:date="2019-09-04T02:01:00Z"/>
          <w:rFonts w:ascii="Bookman Old Style" w:hAnsi="Bookman Old Style"/>
          <w:sz w:val="24"/>
          <w:szCs w:val="24"/>
        </w:rPr>
      </w:pPr>
      <w:ins w:id="1378" w:author="Michelle Castellanos" w:date="2019-09-04T01:59:00Z">
        <w:r>
          <w:rPr>
            <w:rFonts w:ascii="Bookman Old Style" w:hAnsi="Bookman Old Style"/>
            <w:sz w:val="24"/>
            <w:szCs w:val="24"/>
            <w:u w:val="single"/>
          </w:rPr>
          <w:t>Attributes:</w:t>
        </w:r>
        <w:r>
          <w:rPr>
            <w:rFonts w:ascii="Bookman Old Style" w:hAnsi="Bookman Old Style"/>
            <w:sz w:val="24"/>
            <w:szCs w:val="24"/>
          </w:rPr>
          <w:t xml:space="preserve"> </w:t>
        </w:r>
      </w:ins>
      <w:ins w:id="1379" w:author="Michelle Castellanos" w:date="2019-09-04T02:01:00Z">
        <w:r>
          <w:rPr>
            <w:rFonts w:ascii="Bookman Old Style" w:hAnsi="Bookman Old Style"/>
            <w:sz w:val="24"/>
            <w:szCs w:val="24"/>
          </w:rPr>
          <w:t>years</w:t>
        </w:r>
      </w:ins>
    </w:p>
    <w:p w14:paraId="72CB0D2B" w14:textId="26FED199" w:rsidR="009E4ED4" w:rsidRPr="004D494A" w:rsidRDefault="009E4ED4" w:rsidP="00BB6E7B">
      <w:pPr>
        <w:pStyle w:val="Standard"/>
        <w:numPr>
          <w:ilvl w:val="0"/>
          <w:numId w:val="2"/>
        </w:numPr>
        <w:spacing w:after="0" w:line="240" w:lineRule="auto"/>
        <w:jc w:val="both"/>
        <w:rPr>
          <w:ins w:id="1380" w:author="Michelle Castellanos" w:date="2019-09-04T01:59:00Z"/>
        </w:rPr>
      </w:pPr>
      <w:ins w:id="1381" w:author="Michelle Castellanos" w:date="2019-09-04T02:01:00Z">
        <w:r>
          <w:rPr>
            <w:rFonts w:ascii="Bookman Old Style" w:hAnsi="Bookman Old Style"/>
            <w:sz w:val="24"/>
            <w:szCs w:val="24"/>
          </w:rPr>
          <w:t xml:space="preserve">@years: </w:t>
        </w:r>
      </w:ins>
      <w:ins w:id="1382" w:author="Michelle Castellanos" w:date="2019-09-04T02:03:00Z">
        <w:r>
          <w:rPr>
            <w:rFonts w:ascii="Bookman Old Style" w:hAnsi="Bookman Old Style"/>
            <w:sz w:val="24"/>
            <w:szCs w:val="24"/>
          </w:rPr>
          <w:t>indicates</w:t>
        </w:r>
      </w:ins>
      <w:ins w:id="1383" w:author="Michelle Castellanos" w:date="2019-09-04T02:01:00Z">
        <w:r>
          <w:rPr>
            <w:rFonts w:ascii="Bookman Old Style" w:hAnsi="Bookman Old Style"/>
            <w:sz w:val="24"/>
            <w:szCs w:val="24"/>
          </w:rPr>
          <w:t xml:space="preserve"> the time frame to which the collapse probability corresponds</w:t>
        </w:r>
      </w:ins>
      <w:ins w:id="1384" w:author="Michelle Castellanos" w:date="2019-09-04T02:03:00Z">
        <w:r>
          <w:rPr>
            <w:rFonts w:ascii="Bookman Old Style" w:hAnsi="Bookman Old Style"/>
            <w:sz w:val="24"/>
            <w:szCs w:val="24"/>
          </w:rPr>
          <w:t>.</w:t>
        </w:r>
      </w:ins>
    </w:p>
    <w:p w14:paraId="357A6EDE" w14:textId="77777777" w:rsidR="009E4ED4" w:rsidRDefault="009E4ED4" w:rsidP="009E4ED4">
      <w:pPr>
        <w:pStyle w:val="Standard"/>
        <w:spacing w:after="0" w:line="240" w:lineRule="auto"/>
        <w:jc w:val="both"/>
        <w:rPr>
          <w:ins w:id="1385" w:author="Michelle Castellanos" w:date="2019-09-04T01:59:00Z"/>
          <w:rFonts w:ascii="Bookman Old Style" w:hAnsi="Bookman Old Style"/>
          <w:sz w:val="24"/>
          <w:szCs w:val="24"/>
          <w:u w:val="single"/>
        </w:rPr>
      </w:pPr>
    </w:p>
    <w:p w14:paraId="34FC0714" w14:textId="77777777" w:rsidR="009E4ED4" w:rsidRDefault="009E4ED4" w:rsidP="009E4ED4">
      <w:pPr>
        <w:pStyle w:val="Standard"/>
        <w:spacing w:after="0" w:line="240" w:lineRule="auto"/>
        <w:ind w:left="360"/>
        <w:jc w:val="both"/>
        <w:rPr>
          <w:ins w:id="1386" w:author="Michelle Castellanos" w:date="2019-09-04T02:03:00Z"/>
          <w:rFonts w:ascii="Bookman Old Style" w:hAnsi="Bookman Old Style"/>
          <w:sz w:val="24"/>
          <w:szCs w:val="24"/>
          <w:u w:val="single"/>
        </w:rPr>
      </w:pPr>
      <w:ins w:id="1387" w:author="Michelle Castellanos" w:date="2019-09-04T01:59:00Z">
        <w:r>
          <w:rPr>
            <w:rFonts w:ascii="Bookman Old Style" w:hAnsi="Bookman Old Style"/>
            <w:sz w:val="24"/>
            <w:szCs w:val="24"/>
            <w:u w:val="single"/>
          </w:rPr>
          <w:t>Example:</w:t>
        </w:r>
      </w:ins>
    </w:p>
    <w:p w14:paraId="4BF71D83" w14:textId="77777777" w:rsidR="00BB6E7B" w:rsidRDefault="00BB6E7B" w:rsidP="009E4ED4">
      <w:pPr>
        <w:pStyle w:val="Standard"/>
        <w:spacing w:after="0" w:line="240" w:lineRule="auto"/>
        <w:ind w:left="360"/>
        <w:jc w:val="both"/>
        <w:rPr>
          <w:rFonts w:ascii="Bookman Old Style" w:hAnsi="Bookman Old Style"/>
          <w:sz w:val="24"/>
          <w:szCs w:val="24"/>
          <w:u w:val="single"/>
        </w:rPr>
      </w:pPr>
    </w:p>
    <w:p w14:paraId="493BEC7A" w14:textId="77777777" w:rsidR="00E26102" w:rsidRPr="00B84FFC" w:rsidRDefault="00E26102" w:rsidP="00E26102">
      <w:pPr>
        <w:pStyle w:val="Standard"/>
        <w:spacing w:after="0" w:line="240" w:lineRule="auto"/>
        <w:ind w:left="720"/>
        <w:rPr>
          <w:ins w:id="1388" w:author="Michelle Castellanos" w:date="2019-09-04T02:12:00Z"/>
          <w:rFonts w:asciiTheme="minorHAnsi" w:hAnsiTheme="minorHAnsi" w:cstheme="minorHAnsi"/>
          <w:sz w:val="24"/>
        </w:rPr>
      </w:pPr>
      <w:ins w:id="1389" w:author="Michelle Castellanos" w:date="2019-09-04T02:12:00Z">
        <w:r w:rsidRPr="00B84FFC">
          <w:rPr>
            <w:rFonts w:asciiTheme="minorHAnsi" w:hAnsiTheme="minorHAnsi" w:cstheme="minorHAnsi"/>
            <w:sz w:val="24"/>
          </w:rPr>
          <w:t>&lt;Scenario name=”</w:t>
        </w:r>
        <w:r>
          <w:rPr>
            <w:rFonts w:asciiTheme="minorHAnsi" w:hAnsiTheme="minorHAnsi" w:cstheme="minorHAnsi"/>
            <w:sz w:val="24"/>
          </w:rPr>
          <w:t>9 Coral Cover</w:t>
        </w:r>
        <w:r w:rsidRPr="00B84FFC">
          <w:rPr>
            <w:rFonts w:asciiTheme="minorHAnsi" w:hAnsiTheme="minorHAnsi" w:cstheme="minorHAnsi"/>
            <w:sz w:val="24"/>
          </w:rPr>
          <w:t>”&gt;</w:t>
        </w:r>
      </w:ins>
    </w:p>
    <w:p w14:paraId="1AEBF264" w14:textId="77777777" w:rsidR="00E26102" w:rsidRPr="00DA2BE4" w:rsidRDefault="00E26102" w:rsidP="00E26102">
      <w:pPr>
        <w:pStyle w:val="Standard"/>
        <w:spacing w:after="0" w:line="240" w:lineRule="auto"/>
        <w:ind w:left="720" w:firstLine="720"/>
        <w:rPr>
          <w:ins w:id="1390" w:author="Michelle Castellanos" w:date="2019-09-04T02:12:00Z"/>
          <w:rFonts w:asciiTheme="minorHAnsi" w:hAnsiTheme="minorHAnsi" w:cstheme="minorHAnsi"/>
          <w:sz w:val="24"/>
          <w:lang w:val="es-VE"/>
        </w:rPr>
      </w:pPr>
      <w:ins w:id="1391" w:author="Michelle Castellanos" w:date="2019-09-04T02:12:00Z">
        <w:r w:rsidRPr="00DA2BE4">
          <w:rPr>
            <w:rFonts w:asciiTheme="minorHAnsi" w:hAnsiTheme="minorHAnsi" w:cstheme="minorHAnsi"/>
            <w:sz w:val="24"/>
            <w:lang w:val="es-VE"/>
          </w:rPr>
          <w:t>&lt;Scenario-descriptions&gt;&lt;/Scenario-descriptions&gt;</w:t>
        </w:r>
      </w:ins>
    </w:p>
    <w:p w14:paraId="68BEB9A5" w14:textId="77777777" w:rsidR="00E26102" w:rsidRPr="00DA2BE4" w:rsidRDefault="00E26102" w:rsidP="00E26102">
      <w:pPr>
        <w:pStyle w:val="Standard"/>
        <w:spacing w:after="0" w:line="240" w:lineRule="auto"/>
        <w:ind w:left="720" w:firstLine="720"/>
        <w:rPr>
          <w:ins w:id="1392" w:author="Michelle Castellanos" w:date="2019-09-04T02:12:00Z"/>
          <w:rFonts w:asciiTheme="minorHAnsi" w:hAnsiTheme="minorHAnsi" w:cstheme="minorHAnsi"/>
          <w:sz w:val="24"/>
          <w:lang w:val="es-VE"/>
        </w:rPr>
      </w:pPr>
      <w:ins w:id="1393" w:author="Michelle Castellanos" w:date="2019-09-04T02:12:00Z">
        <w:r w:rsidRPr="00DA2BE4">
          <w:rPr>
            <w:rFonts w:asciiTheme="minorHAnsi" w:hAnsiTheme="minorHAnsi" w:cstheme="minorHAnsi"/>
            <w:sz w:val="24"/>
            <w:lang w:val="es-VE"/>
          </w:rPr>
          <w:t>&lt;Scenario-variables&gt;&lt;/Scenario-variables&gt;</w:t>
        </w:r>
      </w:ins>
    </w:p>
    <w:p w14:paraId="77E4EE8B" w14:textId="77777777" w:rsidR="00E26102" w:rsidRDefault="00E26102" w:rsidP="00E26102">
      <w:pPr>
        <w:pStyle w:val="Standard"/>
        <w:spacing w:after="0" w:line="240" w:lineRule="auto"/>
        <w:ind w:left="720" w:firstLine="720"/>
        <w:rPr>
          <w:ins w:id="1394" w:author="Michelle Castellanos" w:date="2019-09-04T02:12:00Z"/>
          <w:rFonts w:asciiTheme="minorHAnsi" w:hAnsiTheme="minorHAnsi" w:cstheme="minorHAnsi"/>
          <w:sz w:val="24"/>
        </w:rPr>
      </w:pPr>
      <w:ins w:id="1395" w:author="Michelle Castellanos" w:date="2019-09-04T02:12:00Z">
        <w:r>
          <w:rPr>
            <w:rFonts w:asciiTheme="minorHAnsi" w:hAnsiTheme="minorHAnsi" w:cstheme="minorHAnsi"/>
            <w:sz w:val="24"/>
          </w:rPr>
          <w:t>&lt;</w:t>
        </w:r>
        <w:r w:rsidRPr="00B84FFC">
          <w:rPr>
            <w:rFonts w:asciiTheme="minorHAnsi" w:hAnsiTheme="minorHAnsi" w:cstheme="minorHAnsi"/>
            <w:color w:val="0070C0"/>
            <w:sz w:val="24"/>
          </w:rPr>
          <w:t>Collapse-probability</w:t>
        </w:r>
        <w:r>
          <w:rPr>
            <w:rFonts w:asciiTheme="minorHAnsi" w:hAnsiTheme="minorHAnsi" w:cstheme="minorHAnsi"/>
            <w:sz w:val="24"/>
          </w:rPr>
          <w:t xml:space="preserve"> </w:t>
        </w:r>
        <w:r w:rsidRPr="00B84FFC">
          <w:rPr>
            <w:rFonts w:asciiTheme="minorHAnsi" w:hAnsiTheme="minorHAnsi" w:cstheme="minorHAnsi"/>
            <w:color w:val="FF0000"/>
            <w:sz w:val="24"/>
          </w:rPr>
          <w:t>years</w:t>
        </w:r>
        <w:r>
          <w:rPr>
            <w:rFonts w:asciiTheme="minorHAnsi" w:hAnsiTheme="minorHAnsi" w:cstheme="minorHAnsi"/>
            <w:sz w:val="24"/>
          </w:rPr>
          <w:t>=”50”&gt;0.084&lt;/</w:t>
        </w:r>
        <w:r w:rsidRPr="00B84FFC">
          <w:rPr>
            <w:rFonts w:asciiTheme="minorHAnsi" w:hAnsiTheme="minorHAnsi" w:cstheme="minorHAnsi"/>
            <w:color w:val="0070C0"/>
            <w:sz w:val="24"/>
          </w:rPr>
          <w:t>Collapse-probability</w:t>
        </w:r>
        <w:r>
          <w:rPr>
            <w:rFonts w:asciiTheme="minorHAnsi" w:hAnsiTheme="minorHAnsi" w:cstheme="minorHAnsi"/>
            <w:sz w:val="24"/>
          </w:rPr>
          <w:t>&gt;</w:t>
        </w:r>
      </w:ins>
    </w:p>
    <w:p w14:paraId="24A03126" w14:textId="77777777" w:rsidR="00E26102" w:rsidRDefault="00E26102" w:rsidP="00E26102">
      <w:pPr>
        <w:pStyle w:val="Standard"/>
        <w:spacing w:after="0" w:line="240" w:lineRule="auto"/>
        <w:ind w:left="720" w:firstLine="720"/>
        <w:rPr>
          <w:ins w:id="1396" w:author="Michelle Castellanos" w:date="2019-09-04T02:12:00Z"/>
          <w:rFonts w:asciiTheme="minorHAnsi" w:hAnsiTheme="minorHAnsi" w:cstheme="minorHAnsi"/>
          <w:sz w:val="24"/>
        </w:rPr>
      </w:pPr>
      <w:ins w:id="1397" w:author="Michelle Castellanos" w:date="2019-09-04T02:12:00Z">
        <w:r>
          <w:rPr>
            <w:rFonts w:asciiTheme="minorHAnsi" w:hAnsiTheme="minorHAnsi" w:cstheme="minorHAnsi"/>
            <w:sz w:val="24"/>
          </w:rPr>
          <w:t>&lt;</w:t>
        </w:r>
        <w:r w:rsidRPr="00B84FFC">
          <w:rPr>
            <w:rFonts w:asciiTheme="minorHAnsi" w:hAnsiTheme="minorHAnsi" w:cstheme="minorHAnsi"/>
            <w:color w:val="0070C0"/>
            <w:sz w:val="24"/>
          </w:rPr>
          <w:t>Collapse-probability</w:t>
        </w:r>
        <w:r>
          <w:rPr>
            <w:rFonts w:asciiTheme="minorHAnsi" w:hAnsiTheme="minorHAnsi" w:cstheme="minorHAnsi"/>
            <w:sz w:val="24"/>
          </w:rPr>
          <w:t xml:space="preserve"> </w:t>
        </w:r>
        <w:r w:rsidRPr="00B84FFC">
          <w:rPr>
            <w:rFonts w:asciiTheme="minorHAnsi" w:hAnsiTheme="minorHAnsi" w:cstheme="minorHAnsi"/>
            <w:color w:val="FF0000"/>
            <w:sz w:val="24"/>
          </w:rPr>
          <w:t>years</w:t>
        </w:r>
        <w:r>
          <w:rPr>
            <w:rFonts w:asciiTheme="minorHAnsi" w:hAnsiTheme="minorHAnsi" w:cstheme="minorHAnsi"/>
            <w:sz w:val="24"/>
          </w:rPr>
          <w:t>=”100”&gt;0.37&lt;/</w:t>
        </w:r>
        <w:r w:rsidRPr="00B84FFC">
          <w:rPr>
            <w:rFonts w:asciiTheme="minorHAnsi" w:hAnsiTheme="minorHAnsi" w:cstheme="minorHAnsi"/>
            <w:color w:val="0070C0"/>
            <w:sz w:val="24"/>
          </w:rPr>
          <w:t>Collapse-probability</w:t>
        </w:r>
        <w:r>
          <w:rPr>
            <w:rFonts w:asciiTheme="minorHAnsi" w:hAnsiTheme="minorHAnsi" w:cstheme="minorHAnsi"/>
            <w:sz w:val="24"/>
          </w:rPr>
          <w:t>&gt;</w:t>
        </w:r>
      </w:ins>
    </w:p>
    <w:p w14:paraId="308A52CD" w14:textId="77777777" w:rsidR="00E26102" w:rsidRDefault="00E26102" w:rsidP="00E26102">
      <w:pPr>
        <w:pStyle w:val="Standard"/>
        <w:spacing w:after="0" w:line="240" w:lineRule="auto"/>
        <w:ind w:left="720" w:firstLine="720"/>
        <w:rPr>
          <w:ins w:id="1398" w:author="Michelle Castellanos" w:date="2019-09-04T02:12:00Z"/>
          <w:rFonts w:asciiTheme="minorHAnsi" w:hAnsiTheme="minorHAnsi" w:cstheme="minorHAnsi"/>
          <w:sz w:val="24"/>
        </w:rPr>
      </w:pPr>
      <w:ins w:id="1399" w:author="Michelle Castellanos" w:date="2019-09-04T02:12:00Z">
        <w:r>
          <w:rPr>
            <w:rFonts w:asciiTheme="minorHAnsi" w:hAnsiTheme="minorHAnsi" w:cstheme="minorHAnsi"/>
            <w:sz w:val="24"/>
          </w:rPr>
          <w:t>&lt;Num-simulations&gt;500&lt;/Num-simulations&gt;</w:t>
        </w:r>
      </w:ins>
    </w:p>
    <w:p w14:paraId="45974DB3" w14:textId="77777777" w:rsidR="00E26102" w:rsidRPr="00B84FFC" w:rsidRDefault="00E26102" w:rsidP="00E26102">
      <w:pPr>
        <w:pStyle w:val="Standard"/>
        <w:spacing w:after="0" w:line="240" w:lineRule="auto"/>
        <w:ind w:left="720" w:firstLine="720"/>
        <w:rPr>
          <w:ins w:id="1400" w:author="Michelle Castellanos" w:date="2019-09-04T02:12:00Z"/>
          <w:rFonts w:asciiTheme="minorHAnsi" w:hAnsiTheme="minorHAnsi" w:cstheme="minorHAnsi"/>
          <w:sz w:val="24"/>
        </w:rPr>
      </w:pPr>
      <w:ins w:id="1401" w:author="Michelle Castellanos" w:date="2019-09-04T02:12:00Z">
        <w:r w:rsidRPr="00B84FFC">
          <w:rPr>
            <w:rFonts w:asciiTheme="minorHAnsi" w:hAnsiTheme="minorHAnsi" w:cstheme="minorHAnsi"/>
            <w:sz w:val="24"/>
          </w:rPr>
          <w:t>&lt;Scenario-Category&gt;</w:t>
        </w:r>
        <w:r>
          <w:rPr>
            <w:rFonts w:asciiTheme="minorHAnsi" w:hAnsiTheme="minorHAnsi" w:cstheme="minorHAnsi"/>
            <w:sz w:val="24"/>
          </w:rPr>
          <w:t>VU</w:t>
        </w:r>
        <w:r w:rsidRPr="00B84FFC">
          <w:rPr>
            <w:rFonts w:asciiTheme="minorHAnsi" w:hAnsiTheme="minorHAnsi" w:cstheme="minorHAnsi"/>
            <w:sz w:val="24"/>
          </w:rPr>
          <w:t>&lt;/Scenario-Category&gt;</w:t>
        </w:r>
      </w:ins>
    </w:p>
    <w:p w14:paraId="588CB3F4" w14:textId="77777777" w:rsidR="00E26102" w:rsidRPr="00DA2BE4" w:rsidRDefault="00E26102" w:rsidP="00E26102">
      <w:pPr>
        <w:pStyle w:val="Standard"/>
        <w:spacing w:after="0" w:line="240" w:lineRule="auto"/>
        <w:ind w:firstLine="720"/>
        <w:rPr>
          <w:ins w:id="1402" w:author="Michelle Castellanos" w:date="2019-09-04T02:12:00Z"/>
          <w:rFonts w:asciiTheme="minorHAnsi" w:hAnsiTheme="minorHAnsi" w:cstheme="minorHAnsi"/>
          <w:sz w:val="24"/>
        </w:rPr>
      </w:pPr>
      <w:ins w:id="1403" w:author="Michelle Castellanos" w:date="2019-09-04T02:12:00Z">
        <w:r w:rsidRPr="00DA2BE4">
          <w:rPr>
            <w:rFonts w:asciiTheme="minorHAnsi" w:hAnsiTheme="minorHAnsi" w:cstheme="minorHAnsi"/>
            <w:sz w:val="24"/>
          </w:rPr>
          <w:t>&lt;/Scenario&gt;</w:t>
        </w:r>
      </w:ins>
    </w:p>
    <w:p w14:paraId="2378CDC2" w14:textId="77777777" w:rsidR="00BB6E7B" w:rsidRDefault="00BB6E7B" w:rsidP="009E4ED4">
      <w:pPr>
        <w:pStyle w:val="Standard"/>
        <w:spacing w:after="0" w:line="240" w:lineRule="auto"/>
        <w:ind w:left="360"/>
        <w:jc w:val="both"/>
        <w:rPr>
          <w:ins w:id="1404" w:author="Michelle Castellanos" w:date="2019-09-04T01:59:00Z"/>
          <w:rFonts w:ascii="Bookman Old Style" w:hAnsi="Bookman Old Style"/>
          <w:sz w:val="24"/>
          <w:szCs w:val="24"/>
          <w:u w:val="single"/>
        </w:rPr>
      </w:pPr>
    </w:p>
    <w:p w14:paraId="3388B757" w14:textId="3B964208" w:rsidR="00BE358D" w:rsidRDefault="00ED40AC" w:rsidP="00BE358D">
      <w:pPr>
        <w:pStyle w:val="Ttulo1"/>
      </w:pPr>
      <w:r>
        <w:t>3.2.5.3.7</w:t>
      </w:r>
      <w:r w:rsidR="00BE358D" w:rsidRPr="00464F4B">
        <w:t>.1.6.4.1.4. Node: Number of simulations</w:t>
      </w:r>
    </w:p>
    <w:p w14:paraId="5EE2DF13" w14:textId="77777777" w:rsidR="00F03ACB" w:rsidRPr="00B84FFC" w:rsidRDefault="00F03ACB" w:rsidP="00F03ACB">
      <w:pPr>
        <w:pStyle w:val="Standard"/>
        <w:spacing w:after="0" w:line="276" w:lineRule="auto"/>
        <w:ind w:left="360"/>
        <w:rPr>
          <w:ins w:id="1405" w:author="Michelle Castellanos" w:date="2019-09-04T02:13:00Z"/>
        </w:rPr>
      </w:pPr>
      <w:ins w:id="1406" w:author="Michelle Castellanos" w:date="2019-09-04T02:13:00Z">
        <w:r w:rsidRPr="00B84FFC">
          <w:rPr>
            <w:rFonts w:ascii="Bookman Old Style" w:hAnsi="Bookman Old Style"/>
            <w:sz w:val="24"/>
            <w:szCs w:val="24"/>
            <w:u w:val="single"/>
          </w:rPr>
          <w:t>Tag:</w:t>
        </w:r>
        <w:r w:rsidRPr="00B84FFC">
          <w:rPr>
            <w:rFonts w:ascii="Bookman Old Style" w:hAnsi="Bookman Old Style"/>
            <w:sz w:val="24"/>
            <w:szCs w:val="24"/>
          </w:rPr>
          <w:t xml:space="preserve"> &lt;</w:t>
        </w:r>
        <w:r>
          <w:rPr>
            <w:rFonts w:ascii="Bookman Old Style" w:hAnsi="Bookman Old Style"/>
            <w:sz w:val="24"/>
            <w:szCs w:val="24"/>
          </w:rPr>
          <w:t>Num-simulations</w:t>
        </w:r>
        <w:r w:rsidRPr="00B84FFC">
          <w:rPr>
            <w:rFonts w:ascii="Bookman Old Style" w:hAnsi="Bookman Old Style"/>
            <w:sz w:val="24"/>
            <w:szCs w:val="24"/>
          </w:rPr>
          <w:t>&gt;</w:t>
        </w:r>
      </w:ins>
    </w:p>
    <w:p w14:paraId="4094D284" w14:textId="77777777" w:rsidR="00F03ACB" w:rsidRPr="00B84FFC" w:rsidRDefault="00F03ACB" w:rsidP="00F03ACB">
      <w:pPr>
        <w:pStyle w:val="Standard"/>
        <w:spacing w:after="0" w:line="276" w:lineRule="auto"/>
        <w:ind w:left="360"/>
        <w:rPr>
          <w:ins w:id="1407" w:author="Michelle Castellanos" w:date="2019-09-04T02:13:00Z"/>
        </w:rPr>
      </w:pPr>
      <w:ins w:id="1408" w:author="Michelle Castellanos" w:date="2019-09-04T02:13:00Z">
        <w:r w:rsidRPr="00B84FFC">
          <w:rPr>
            <w:rFonts w:ascii="Bookman Old Style" w:hAnsi="Bookman Old Style"/>
            <w:sz w:val="24"/>
            <w:szCs w:val="24"/>
            <w:u w:val="single"/>
          </w:rPr>
          <w:t>Parent:</w:t>
        </w:r>
        <w:r w:rsidRPr="00B84FFC">
          <w:rPr>
            <w:rFonts w:ascii="Bookman Old Style" w:hAnsi="Bookman Old Style"/>
            <w:sz w:val="24"/>
            <w:szCs w:val="24"/>
          </w:rPr>
          <w:t xml:space="preserve"> Scenario</w:t>
        </w:r>
      </w:ins>
    </w:p>
    <w:p w14:paraId="285CDA09" w14:textId="77777777" w:rsidR="00F03ACB" w:rsidRPr="004E449F" w:rsidRDefault="00F03ACB" w:rsidP="00F03ACB">
      <w:pPr>
        <w:pStyle w:val="Standard"/>
        <w:spacing w:after="0" w:line="276" w:lineRule="auto"/>
        <w:ind w:left="360"/>
        <w:rPr>
          <w:ins w:id="1409" w:author="Michelle Castellanos" w:date="2019-09-04T02:13:00Z"/>
        </w:rPr>
      </w:pPr>
      <w:ins w:id="1410" w:author="Michelle Castellanos" w:date="2019-09-04T02:13:00Z">
        <w:r w:rsidRPr="004E449F">
          <w:rPr>
            <w:rFonts w:ascii="Bookman Old Style" w:hAnsi="Bookman Old Style"/>
            <w:sz w:val="24"/>
            <w:szCs w:val="24"/>
            <w:u w:val="single"/>
          </w:rPr>
          <w:t>Children:</w:t>
        </w:r>
        <w:r w:rsidRPr="004E449F">
          <w:rPr>
            <w:rFonts w:ascii="Bookman Old Style" w:hAnsi="Bookman Old Style"/>
            <w:sz w:val="24"/>
            <w:szCs w:val="24"/>
          </w:rPr>
          <w:t xml:space="preserve"> none</w:t>
        </w:r>
      </w:ins>
    </w:p>
    <w:p w14:paraId="0D255B12" w14:textId="77777777" w:rsidR="00F03ACB" w:rsidRPr="00161CC8" w:rsidRDefault="00F03ACB" w:rsidP="00F03ACB">
      <w:pPr>
        <w:pStyle w:val="Standard"/>
        <w:spacing w:after="80" w:line="23" w:lineRule="atLeast"/>
        <w:ind w:left="284"/>
        <w:rPr>
          <w:ins w:id="1411" w:author="Michelle Castellanos" w:date="2019-09-04T02:13:00Z"/>
          <w:rFonts w:ascii="Bookman Old Style" w:hAnsi="Bookman Old Style"/>
          <w:sz w:val="24"/>
          <w:szCs w:val="24"/>
        </w:rPr>
      </w:pPr>
      <w:ins w:id="1412" w:author="Michelle Castellanos" w:date="2019-09-04T02:13:00Z">
        <w:r w:rsidRPr="00F43F40">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 xml:space="preserve">Element indicating the number of simulations modeled under the selected scenario conditions. </w:t>
        </w:r>
      </w:ins>
    </w:p>
    <w:p w14:paraId="6D23862C" w14:textId="77777777" w:rsidR="00F03ACB" w:rsidRDefault="00F03ACB" w:rsidP="00F03ACB">
      <w:pPr>
        <w:pStyle w:val="Standard"/>
        <w:spacing w:after="0" w:line="240" w:lineRule="auto"/>
        <w:ind w:left="360"/>
        <w:jc w:val="both"/>
        <w:rPr>
          <w:ins w:id="1413" w:author="Michelle Castellanos" w:date="2019-09-04T02:13:00Z"/>
          <w:rFonts w:ascii="Bookman Old Style" w:hAnsi="Bookman Old Style"/>
          <w:sz w:val="24"/>
          <w:szCs w:val="24"/>
        </w:rPr>
      </w:pPr>
      <w:ins w:id="1414" w:author="Michelle Castellanos" w:date="2019-09-04T02:13:00Z">
        <w:r>
          <w:rPr>
            <w:rFonts w:ascii="Bookman Old Style" w:hAnsi="Bookman Old Style"/>
            <w:sz w:val="24"/>
            <w:szCs w:val="24"/>
            <w:u w:val="single"/>
          </w:rPr>
          <w:t>Attributes:</w:t>
        </w:r>
        <w:r>
          <w:rPr>
            <w:rFonts w:ascii="Bookman Old Style" w:hAnsi="Bookman Old Style"/>
            <w:sz w:val="24"/>
            <w:szCs w:val="24"/>
          </w:rPr>
          <w:t xml:space="preserve"> none</w:t>
        </w:r>
      </w:ins>
    </w:p>
    <w:p w14:paraId="06DF2E83" w14:textId="77777777" w:rsidR="00F03ACB" w:rsidRDefault="00F03ACB" w:rsidP="00F03ACB">
      <w:pPr>
        <w:pStyle w:val="Standard"/>
        <w:spacing w:after="0" w:line="240" w:lineRule="auto"/>
        <w:jc w:val="both"/>
        <w:rPr>
          <w:ins w:id="1415" w:author="Michelle Castellanos" w:date="2019-09-04T02:13:00Z"/>
          <w:rFonts w:ascii="Bookman Old Style" w:hAnsi="Bookman Old Style"/>
          <w:sz w:val="24"/>
          <w:szCs w:val="24"/>
          <w:u w:val="single"/>
        </w:rPr>
      </w:pPr>
    </w:p>
    <w:p w14:paraId="3B081A0D" w14:textId="77777777" w:rsidR="00F03ACB" w:rsidRDefault="00F03ACB" w:rsidP="00F03ACB">
      <w:pPr>
        <w:pStyle w:val="Standard"/>
        <w:spacing w:after="0" w:line="240" w:lineRule="auto"/>
        <w:ind w:left="360"/>
        <w:jc w:val="both"/>
        <w:rPr>
          <w:ins w:id="1416" w:author="Michelle Castellanos" w:date="2019-09-04T02:13:00Z"/>
          <w:rFonts w:ascii="Bookman Old Style" w:hAnsi="Bookman Old Style"/>
          <w:sz w:val="24"/>
          <w:szCs w:val="24"/>
          <w:u w:val="single"/>
        </w:rPr>
      </w:pPr>
      <w:ins w:id="1417" w:author="Michelle Castellanos" w:date="2019-09-04T02:13:00Z">
        <w:r>
          <w:rPr>
            <w:rFonts w:ascii="Bookman Old Style" w:hAnsi="Bookman Old Style"/>
            <w:sz w:val="24"/>
            <w:szCs w:val="24"/>
            <w:u w:val="single"/>
          </w:rPr>
          <w:t>Example:</w:t>
        </w:r>
      </w:ins>
    </w:p>
    <w:p w14:paraId="40DC42FC" w14:textId="77777777" w:rsidR="00F03ACB" w:rsidRDefault="00F03ACB" w:rsidP="00F03ACB">
      <w:pPr>
        <w:pStyle w:val="Standard"/>
        <w:spacing w:after="0" w:line="240" w:lineRule="auto"/>
        <w:ind w:left="360" w:firstLine="720"/>
        <w:jc w:val="both"/>
        <w:rPr>
          <w:ins w:id="1418" w:author="Michelle Castellanos" w:date="2019-09-04T02:13:00Z"/>
          <w:rFonts w:ascii="Bookman Old Style" w:hAnsi="Bookman Old Style"/>
          <w:sz w:val="24"/>
          <w:szCs w:val="24"/>
          <w:u w:val="single"/>
        </w:rPr>
      </w:pPr>
    </w:p>
    <w:p w14:paraId="5D02845A" w14:textId="77777777" w:rsidR="00F03ACB" w:rsidRPr="00B84FFC" w:rsidRDefault="00F03ACB" w:rsidP="00F03ACB">
      <w:pPr>
        <w:pStyle w:val="Standard"/>
        <w:spacing w:after="0" w:line="240" w:lineRule="auto"/>
        <w:ind w:left="720"/>
        <w:rPr>
          <w:ins w:id="1419" w:author="Michelle Castellanos" w:date="2019-09-04T02:13:00Z"/>
          <w:rFonts w:asciiTheme="minorHAnsi" w:hAnsiTheme="minorHAnsi" w:cstheme="minorHAnsi"/>
          <w:sz w:val="24"/>
        </w:rPr>
      </w:pPr>
      <w:ins w:id="1420" w:author="Michelle Castellanos" w:date="2019-09-04T02:13:00Z">
        <w:r w:rsidRPr="00B84FFC">
          <w:rPr>
            <w:rFonts w:asciiTheme="minorHAnsi" w:hAnsiTheme="minorHAnsi" w:cstheme="minorHAnsi"/>
            <w:sz w:val="24"/>
          </w:rPr>
          <w:t>&lt;Scenario name=”</w:t>
        </w:r>
        <w:r>
          <w:rPr>
            <w:rFonts w:asciiTheme="minorHAnsi" w:hAnsiTheme="minorHAnsi" w:cstheme="minorHAnsi"/>
            <w:sz w:val="24"/>
          </w:rPr>
          <w:t>9 Coral Cover</w:t>
        </w:r>
        <w:r w:rsidRPr="00B84FFC">
          <w:rPr>
            <w:rFonts w:asciiTheme="minorHAnsi" w:hAnsiTheme="minorHAnsi" w:cstheme="minorHAnsi"/>
            <w:sz w:val="24"/>
          </w:rPr>
          <w:t>”&gt;</w:t>
        </w:r>
      </w:ins>
    </w:p>
    <w:p w14:paraId="449C637C" w14:textId="77777777" w:rsidR="00F03ACB" w:rsidRPr="00F03ACB" w:rsidRDefault="00F03ACB" w:rsidP="00F03ACB">
      <w:pPr>
        <w:pStyle w:val="Standard"/>
        <w:spacing w:after="0" w:line="240" w:lineRule="auto"/>
        <w:ind w:left="720" w:firstLine="720"/>
        <w:rPr>
          <w:ins w:id="1421" w:author="Michelle Castellanos" w:date="2019-09-04T02:13:00Z"/>
          <w:rFonts w:asciiTheme="minorHAnsi" w:hAnsiTheme="minorHAnsi" w:cstheme="minorHAnsi"/>
          <w:sz w:val="24"/>
          <w:lang w:val="es-VE"/>
        </w:rPr>
      </w:pPr>
      <w:ins w:id="1422" w:author="Michelle Castellanos" w:date="2019-09-04T02:13:00Z">
        <w:r w:rsidRPr="00F03ACB">
          <w:rPr>
            <w:rFonts w:asciiTheme="minorHAnsi" w:hAnsiTheme="minorHAnsi" w:cstheme="minorHAnsi"/>
            <w:sz w:val="24"/>
            <w:lang w:val="es-VE"/>
          </w:rPr>
          <w:t>&lt;Scenario-descriptions&gt;&lt;/Scenario-descriptions&gt;</w:t>
        </w:r>
      </w:ins>
    </w:p>
    <w:p w14:paraId="3EA17060" w14:textId="77777777" w:rsidR="00F03ACB" w:rsidRPr="00F03ACB" w:rsidRDefault="00F03ACB" w:rsidP="00F03ACB">
      <w:pPr>
        <w:pStyle w:val="Standard"/>
        <w:spacing w:after="0" w:line="240" w:lineRule="auto"/>
        <w:ind w:left="720" w:firstLine="720"/>
        <w:rPr>
          <w:ins w:id="1423" w:author="Michelle Castellanos" w:date="2019-09-04T02:13:00Z"/>
          <w:rFonts w:asciiTheme="minorHAnsi" w:hAnsiTheme="minorHAnsi" w:cstheme="minorHAnsi"/>
          <w:sz w:val="24"/>
          <w:lang w:val="es-VE"/>
        </w:rPr>
      </w:pPr>
      <w:ins w:id="1424" w:author="Michelle Castellanos" w:date="2019-09-04T02:13:00Z">
        <w:r w:rsidRPr="00F03ACB">
          <w:rPr>
            <w:rFonts w:asciiTheme="minorHAnsi" w:hAnsiTheme="minorHAnsi" w:cstheme="minorHAnsi"/>
            <w:sz w:val="24"/>
            <w:lang w:val="es-VE"/>
          </w:rPr>
          <w:t>&lt;Scenario-variables&gt;&lt;/Scenario-variables&gt;</w:t>
        </w:r>
      </w:ins>
    </w:p>
    <w:p w14:paraId="5260F508" w14:textId="77777777" w:rsidR="00F03ACB" w:rsidRPr="00E26102" w:rsidRDefault="00F03ACB" w:rsidP="00F03ACB">
      <w:pPr>
        <w:pStyle w:val="Standard"/>
        <w:spacing w:after="0" w:line="240" w:lineRule="auto"/>
        <w:ind w:left="720" w:firstLine="720"/>
        <w:rPr>
          <w:ins w:id="1425" w:author="Michelle Castellanos" w:date="2019-09-04T02:13:00Z"/>
          <w:rFonts w:asciiTheme="minorHAnsi" w:hAnsiTheme="minorHAnsi" w:cstheme="minorHAnsi"/>
          <w:sz w:val="24"/>
        </w:rPr>
      </w:pPr>
      <w:ins w:id="1426" w:author="Michelle Castellanos" w:date="2019-09-04T02:13:00Z">
        <w:r w:rsidRPr="00E26102">
          <w:rPr>
            <w:rFonts w:asciiTheme="minorHAnsi" w:hAnsiTheme="minorHAnsi" w:cstheme="minorHAnsi"/>
            <w:sz w:val="24"/>
          </w:rPr>
          <w:t>&lt;Collapse-probability years=”50”&gt;0.084&lt;/Collapse-probability&gt;</w:t>
        </w:r>
      </w:ins>
    </w:p>
    <w:p w14:paraId="6CA50BCB" w14:textId="77777777" w:rsidR="00F03ACB" w:rsidRPr="00E26102" w:rsidRDefault="00F03ACB" w:rsidP="00F03ACB">
      <w:pPr>
        <w:pStyle w:val="Standard"/>
        <w:spacing w:after="0" w:line="240" w:lineRule="auto"/>
        <w:ind w:left="720" w:firstLine="720"/>
        <w:rPr>
          <w:ins w:id="1427" w:author="Michelle Castellanos" w:date="2019-09-04T02:13:00Z"/>
          <w:rFonts w:asciiTheme="minorHAnsi" w:hAnsiTheme="minorHAnsi" w:cstheme="minorHAnsi"/>
          <w:sz w:val="24"/>
        </w:rPr>
      </w:pPr>
      <w:ins w:id="1428" w:author="Michelle Castellanos" w:date="2019-09-04T02:13:00Z">
        <w:r w:rsidRPr="00E26102">
          <w:rPr>
            <w:rFonts w:asciiTheme="minorHAnsi" w:hAnsiTheme="minorHAnsi" w:cstheme="minorHAnsi"/>
            <w:sz w:val="24"/>
          </w:rPr>
          <w:t>&lt;Collapse-probability years=”100”&gt;0.37&lt;/Collapse-probability&gt;</w:t>
        </w:r>
      </w:ins>
    </w:p>
    <w:p w14:paraId="12C26D6D" w14:textId="77777777" w:rsidR="00F03ACB" w:rsidRDefault="00F03ACB" w:rsidP="00F03ACB">
      <w:pPr>
        <w:pStyle w:val="Standard"/>
        <w:spacing w:after="0" w:line="240" w:lineRule="auto"/>
        <w:ind w:left="720" w:firstLine="720"/>
        <w:rPr>
          <w:ins w:id="1429" w:author="Michelle Castellanos" w:date="2019-09-04T02:13:00Z"/>
          <w:rFonts w:asciiTheme="minorHAnsi" w:hAnsiTheme="minorHAnsi" w:cstheme="minorHAnsi"/>
          <w:sz w:val="24"/>
        </w:rPr>
      </w:pPr>
      <w:ins w:id="1430" w:author="Michelle Castellanos" w:date="2019-09-04T02:13:00Z">
        <w:r>
          <w:rPr>
            <w:rFonts w:asciiTheme="minorHAnsi" w:hAnsiTheme="minorHAnsi" w:cstheme="minorHAnsi"/>
            <w:sz w:val="24"/>
          </w:rPr>
          <w:t>&lt;</w:t>
        </w:r>
        <w:r w:rsidRPr="00E26102">
          <w:rPr>
            <w:rFonts w:asciiTheme="minorHAnsi" w:hAnsiTheme="minorHAnsi" w:cstheme="minorHAnsi"/>
            <w:color w:val="0070C0"/>
            <w:sz w:val="24"/>
          </w:rPr>
          <w:t>Num-simulations</w:t>
        </w:r>
        <w:r>
          <w:rPr>
            <w:rFonts w:asciiTheme="minorHAnsi" w:hAnsiTheme="minorHAnsi" w:cstheme="minorHAnsi"/>
            <w:sz w:val="24"/>
          </w:rPr>
          <w:t>&gt;500&lt;/</w:t>
        </w:r>
        <w:r w:rsidRPr="00E26102">
          <w:rPr>
            <w:rFonts w:asciiTheme="minorHAnsi" w:hAnsiTheme="minorHAnsi" w:cstheme="minorHAnsi"/>
            <w:color w:val="0070C0"/>
            <w:sz w:val="24"/>
          </w:rPr>
          <w:t>Num-simulations</w:t>
        </w:r>
        <w:r>
          <w:rPr>
            <w:rFonts w:asciiTheme="minorHAnsi" w:hAnsiTheme="minorHAnsi" w:cstheme="minorHAnsi"/>
            <w:sz w:val="24"/>
          </w:rPr>
          <w:t>&gt;</w:t>
        </w:r>
      </w:ins>
    </w:p>
    <w:p w14:paraId="47EC99AE" w14:textId="77777777" w:rsidR="00F03ACB" w:rsidRPr="00B84FFC" w:rsidRDefault="00F03ACB" w:rsidP="00F03ACB">
      <w:pPr>
        <w:pStyle w:val="Standard"/>
        <w:spacing w:after="0" w:line="240" w:lineRule="auto"/>
        <w:ind w:left="720" w:firstLine="720"/>
        <w:rPr>
          <w:ins w:id="1431" w:author="Michelle Castellanos" w:date="2019-09-04T02:13:00Z"/>
          <w:rFonts w:asciiTheme="minorHAnsi" w:hAnsiTheme="minorHAnsi" w:cstheme="minorHAnsi"/>
          <w:sz w:val="24"/>
        </w:rPr>
      </w:pPr>
      <w:ins w:id="1432" w:author="Michelle Castellanos" w:date="2019-09-04T02:13:00Z">
        <w:r w:rsidRPr="00B84FFC">
          <w:rPr>
            <w:rFonts w:asciiTheme="minorHAnsi" w:hAnsiTheme="minorHAnsi" w:cstheme="minorHAnsi"/>
            <w:sz w:val="24"/>
          </w:rPr>
          <w:t>&lt;Scenario-Catego</w:t>
        </w:r>
        <w:r>
          <w:rPr>
            <w:rFonts w:asciiTheme="minorHAnsi" w:hAnsiTheme="minorHAnsi" w:cstheme="minorHAnsi"/>
            <w:sz w:val="24"/>
          </w:rPr>
          <w:t>ry&gt;VU</w:t>
        </w:r>
        <w:r w:rsidRPr="00B84FFC">
          <w:rPr>
            <w:rFonts w:asciiTheme="minorHAnsi" w:hAnsiTheme="minorHAnsi" w:cstheme="minorHAnsi"/>
            <w:sz w:val="24"/>
          </w:rPr>
          <w:t>&lt;/Scenario-Category&gt;</w:t>
        </w:r>
      </w:ins>
    </w:p>
    <w:p w14:paraId="5AD0930F" w14:textId="77777777" w:rsidR="00F03ACB" w:rsidRPr="00E26102" w:rsidDel="00E26102" w:rsidRDefault="00F03ACB" w:rsidP="00F03ACB">
      <w:pPr>
        <w:pStyle w:val="Standard"/>
        <w:spacing w:after="0" w:line="240" w:lineRule="auto"/>
        <w:ind w:firstLine="720"/>
        <w:rPr>
          <w:ins w:id="1433" w:author="Michelle Castellanos" w:date="2019-09-04T02:13:00Z"/>
          <w:del w:id="1434" w:author="Michelle Castellanos" w:date="2019-09-04T02:11:00Z"/>
          <w:rFonts w:asciiTheme="minorHAnsi" w:hAnsiTheme="minorHAnsi" w:cstheme="minorHAnsi"/>
          <w:sz w:val="24"/>
          <w:lang w:val="es-VE"/>
        </w:rPr>
      </w:pPr>
      <w:ins w:id="1435" w:author="Michelle Castellanos" w:date="2019-09-04T02:13:00Z">
        <w:r w:rsidRPr="00B84FFC">
          <w:rPr>
            <w:rFonts w:asciiTheme="minorHAnsi" w:hAnsiTheme="minorHAnsi" w:cstheme="minorHAnsi"/>
            <w:sz w:val="24"/>
            <w:lang w:val="es-VE"/>
          </w:rPr>
          <w:t>&lt;/Scenario</w:t>
        </w:r>
        <w:r>
          <w:rPr>
            <w:rFonts w:asciiTheme="minorHAnsi" w:hAnsiTheme="minorHAnsi" w:cstheme="minorHAnsi"/>
            <w:sz w:val="24"/>
            <w:lang w:val="es-VE"/>
          </w:rPr>
          <w:t>&gt;</w:t>
        </w:r>
      </w:ins>
    </w:p>
    <w:p w14:paraId="1C9E67E4" w14:textId="77777777" w:rsidR="00B84FFC" w:rsidRPr="00DA2BE4" w:rsidRDefault="00B84FFC" w:rsidP="00B84FFC">
      <w:pPr>
        <w:pStyle w:val="Textbody"/>
        <w:rPr>
          <w:lang w:val="es-VE"/>
        </w:rPr>
      </w:pPr>
    </w:p>
    <w:p w14:paraId="2FEE34DC" w14:textId="69D0C46B" w:rsidR="00BE358D" w:rsidRDefault="00ED40AC" w:rsidP="00BE358D">
      <w:pPr>
        <w:pStyle w:val="Ttulo1"/>
        <w:rPr>
          <w:lang w:val="es-VE"/>
        </w:rPr>
      </w:pPr>
      <w:r>
        <w:rPr>
          <w:lang w:val="es-VE"/>
        </w:rPr>
        <w:lastRenderedPageBreak/>
        <w:t>3.2.5.3.7</w:t>
      </w:r>
      <w:r w:rsidR="00BE358D" w:rsidRPr="00BE358D">
        <w:rPr>
          <w:lang w:val="es-VE"/>
        </w:rPr>
        <w:t>.1.</w:t>
      </w:r>
      <w:r w:rsidR="00BE358D">
        <w:rPr>
          <w:lang w:val="es-VE"/>
        </w:rPr>
        <w:t>6.4.1.5</w:t>
      </w:r>
      <w:r w:rsidR="00BE358D" w:rsidRPr="00BE358D">
        <w:rPr>
          <w:lang w:val="es-VE"/>
        </w:rPr>
        <w:t xml:space="preserve">. Node: Scenario </w:t>
      </w:r>
      <w:r w:rsidR="00BE358D">
        <w:rPr>
          <w:lang w:val="es-VE"/>
        </w:rPr>
        <w:t>category</w:t>
      </w:r>
    </w:p>
    <w:p w14:paraId="443ED7DA" w14:textId="77777777" w:rsidR="001A6FF6" w:rsidRPr="00DA2BE4" w:rsidRDefault="001A6FF6" w:rsidP="001A6FF6">
      <w:pPr>
        <w:pStyle w:val="Standard"/>
        <w:spacing w:after="0" w:line="276" w:lineRule="auto"/>
        <w:ind w:left="360"/>
        <w:rPr>
          <w:ins w:id="1436" w:author="Michelle Castellanos" w:date="2019-09-04T02:17:00Z"/>
          <w:lang w:val="es-VE"/>
        </w:rPr>
      </w:pPr>
      <w:ins w:id="1437" w:author="Michelle Castellanos" w:date="2019-09-04T02:17:00Z">
        <w:r w:rsidRPr="00DA2BE4">
          <w:rPr>
            <w:rFonts w:ascii="Bookman Old Style" w:hAnsi="Bookman Old Style"/>
            <w:sz w:val="24"/>
            <w:szCs w:val="24"/>
            <w:u w:val="single"/>
            <w:lang w:val="es-VE"/>
          </w:rPr>
          <w:t>Tag:</w:t>
        </w:r>
        <w:r w:rsidRPr="00DA2BE4">
          <w:rPr>
            <w:rFonts w:ascii="Bookman Old Style" w:hAnsi="Bookman Old Style"/>
            <w:sz w:val="24"/>
            <w:szCs w:val="24"/>
            <w:lang w:val="es-VE"/>
          </w:rPr>
          <w:t xml:space="preserve"> &lt;Scenario-Category&gt;</w:t>
        </w:r>
      </w:ins>
    </w:p>
    <w:p w14:paraId="39EB9FA9" w14:textId="77777777" w:rsidR="001A6FF6" w:rsidRPr="00B84FFC" w:rsidRDefault="001A6FF6" w:rsidP="001A6FF6">
      <w:pPr>
        <w:pStyle w:val="Standard"/>
        <w:spacing w:after="0" w:line="276" w:lineRule="auto"/>
        <w:ind w:left="360"/>
        <w:rPr>
          <w:ins w:id="1438" w:author="Michelle Castellanos" w:date="2019-09-04T02:17:00Z"/>
        </w:rPr>
      </w:pPr>
      <w:ins w:id="1439" w:author="Michelle Castellanos" w:date="2019-09-04T02:17:00Z">
        <w:r w:rsidRPr="00B84FFC">
          <w:rPr>
            <w:rFonts w:ascii="Bookman Old Style" w:hAnsi="Bookman Old Style"/>
            <w:sz w:val="24"/>
            <w:szCs w:val="24"/>
            <w:u w:val="single"/>
          </w:rPr>
          <w:t>Parent:</w:t>
        </w:r>
        <w:r w:rsidRPr="00B84FFC">
          <w:rPr>
            <w:rFonts w:ascii="Bookman Old Style" w:hAnsi="Bookman Old Style"/>
            <w:sz w:val="24"/>
            <w:szCs w:val="24"/>
          </w:rPr>
          <w:t xml:space="preserve"> Scenario</w:t>
        </w:r>
      </w:ins>
    </w:p>
    <w:p w14:paraId="1F58EB97" w14:textId="77777777" w:rsidR="001A6FF6" w:rsidRPr="004E449F" w:rsidRDefault="001A6FF6" w:rsidP="001A6FF6">
      <w:pPr>
        <w:pStyle w:val="Standard"/>
        <w:spacing w:after="0" w:line="276" w:lineRule="auto"/>
        <w:ind w:left="360"/>
        <w:rPr>
          <w:ins w:id="1440" w:author="Michelle Castellanos" w:date="2019-09-04T02:17:00Z"/>
        </w:rPr>
      </w:pPr>
      <w:ins w:id="1441" w:author="Michelle Castellanos" w:date="2019-09-04T02:17:00Z">
        <w:r w:rsidRPr="004E449F">
          <w:rPr>
            <w:rFonts w:ascii="Bookman Old Style" w:hAnsi="Bookman Old Style"/>
            <w:sz w:val="24"/>
            <w:szCs w:val="24"/>
            <w:u w:val="single"/>
          </w:rPr>
          <w:t>Children:</w:t>
        </w:r>
        <w:r w:rsidRPr="004E449F">
          <w:rPr>
            <w:rFonts w:ascii="Bookman Old Style" w:hAnsi="Bookman Old Style"/>
            <w:sz w:val="24"/>
            <w:szCs w:val="24"/>
          </w:rPr>
          <w:t xml:space="preserve"> none</w:t>
        </w:r>
      </w:ins>
    </w:p>
    <w:p w14:paraId="3152C77D" w14:textId="77777777" w:rsidR="001A6FF6" w:rsidRPr="00161CC8" w:rsidRDefault="001A6FF6" w:rsidP="001A6FF6">
      <w:pPr>
        <w:pStyle w:val="Standard"/>
        <w:spacing w:after="80" w:line="23" w:lineRule="atLeast"/>
        <w:ind w:left="284"/>
        <w:rPr>
          <w:ins w:id="1442" w:author="Michelle Castellanos" w:date="2019-09-04T02:17:00Z"/>
          <w:rFonts w:ascii="Bookman Old Style" w:hAnsi="Bookman Old Style"/>
          <w:sz w:val="24"/>
          <w:szCs w:val="24"/>
        </w:rPr>
      </w:pPr>
      <w:ins w:id="1443" w:author="Michelle Castellanos" w:date="2019-09-04T02:17:00Z">
        <w:r w:rsidRPr="00F43F40">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 xml:space="preserve">Element containing the acronym from the category selected to assign the risk status under the </w:t>
        </w:r>
        <w:r w:rsidRPr="001A6FF6">
          <w:rPr>
            <w:rFonts w:ascii="Bookman Old Style" w:hAnsi="Bookman Old Style"/>
            <w:b/>
            <w:sz w:val="24"/>
            <w:szCs w:val="24"/>
          </w:rPr>
          <w:t>scenario</w:t>
        </w:r>
        <w:r>
          <w:rPr>
            <w:rFonts w:ascii="Bookman Old Style" w:hAnsi="Bookman Old Style"/>
            <w:b/>
            <w:sz w:val="24"/>
            <w:szCs w:val="24"/>
          </w:rPr>
          <w:t xml:space="preserve"> conditions</w:t>
        </w:r>
        <w:r>
          <w:rPr>
            <w:rFonts w:ascii="Bookman Old Style" w:hAnsi="Bookman Old Style"/>
            <w:sz w:val="24"/>
            <w:szCs w:val="24"/>
          </w:rPr>
          <w:t>. Possible values (if IUCN protocol is used) are: “</w:t>
        </w:r>
        <w:r w:rsidRPr="00DC6D51">
          <w:rPr>
            <w:rFonts w:ascii="Bookman Old Style" w:hAnsi="Bookman Old Style"/>
            <w:b/>
            <w:sz w:val="24"/>
            <w:szCs w:val="24"/>
          </w:rPr>
          <w:t>VU</w:t>
        </w:r>
        <w:r>
          <w:rPr>
            <w:rFonts w:ascii="Bookman Old Style" w:hAnsi="Bookman Old Style"/>
            <w:sz w:val="24"/>
            <w:szCs w:val="24"/>
          </w:rPr>
          <w:t>” for Vulnerable, “</w:t>
        </w:r>
        <w:r w:rsidRPr="00DC6D51">
          <w:rPr>
            <w:rFonts w:ascii="Bookman Old Style" w:hAnsi="Bookman Old Style"/>
            <w:b/>
            <w:sz w:val="24"/>
            <w:szCs w:val="24"/>
          </w:rPr>
          <w:t>EN</w:t>
        </w:r>
        <w:r>
          <w:rPr>
            <w:rFonts w:ascii="Bookman Old Style" w:hAnsi="Bookman Old Style"/>
            <w:sz w:val="24"/>
            <w:szCs w:val="24"/>
          </w:rPr>
          <w:t>” for Endangered, “</w:t>
        </w:r>
        <w:r w:rsidRPr="00DC6D51">
          <w:rPr>
            <w:rFonts w:ascii="Bookman Old Style" w:hAnsi="Bookman Old Style"/>
            <w:b/>
            <w:sz w:val="24"/>
            <w:szCs w:val="24"/>
          </w:rPr>
          <w:t>CR</w:t>
        </w:r>
        <w:r>
          <w:rPr>
            <w:rFonts w:ascii="Bookman Old Style" w:hAnsi="Bookman Old Style"/>
            <w:sz w:val="24"/>
            <w:szCs w:val="24"/>
          </w:rPr>
          <w:t>” for Critically Endangered, “</w:t>
        </w:r>
        <w:r w:rsidRPr="00DC6D51">
          <w:rPr>
            <w:rFonts w:ascii="Bookman Old Style" w:hAnsi="Bookman Old Style"/>
            <w:b/>
            <w:sz w:val="24"/>
            <w:szCs w:val="24"/>
          </w:rPr>
          <w:t>LC</w:t>
        </w:r>
        <w:r>
          <w:rPr>
            <w:rFonts w:ascii="Bookman Old Style" w:hAnsi="Bookman Old Style"/>
            <w:sz w:val="24"/>
            <w:szCs w:val="24"/>
          </w:rPr>
          <w:t>” for Least Concern, “</w:t>
        </w:r>
        <w:r w:rsidRPr="00DC6D51">
          <w:rPr>
            <w:rFonts w:ascii="Bookman Old Style" w:hAnsi="Bookman Old Style"/>
            <w:b/>
            <w:sz w:val="24"/>
            <w:szCs w:val="24"/>
          </w:rPr>
          <w:t>DD</w:t>
        </w:r>
        <w:r>
          <w:rPr>
            <w:rFonts w:ascii="Bookman Old Style" w:hAnsi="Bookman Old Style"/>
            <w:sz w:val="24"/>
            <w:szCs w:val="24"/>
          </w:rPr>
          <w:t>” for Data Deficient, “</w:t>
        </w:r>
        <w:r w:rsidRPr="00DC6D51">
          <w:rPr>
            <w:rFonts w:ascii="Bookman Old Style" w:hAnsi="Bookman Old Style"/>
            <w:b/>
            <w:sz w:val="24"/>
            <w:szCs w:val="24"/>
          </w:rPr>
          <w:t>NE</w:t>
        </w:r>
        <w:r>
          <w:rPr>
            <w:rFonts w:ascii="Bookman Old Style" w:hAnsi="Bookman Old Style"/>
            <w:sz w:val="24"/>
            <w:szCs w:val="24"/>
          </w:rPr>
          <w:t>” for Not Evaluated, “</w:t>
        </w:r>
        <w:r w:rsidRPr="00DC6D51">
          <w:rPr>
            <w:rFonts w:ascii="Bookman Old Style" w:hAnsi="Bookman Old Style"/>
            <w:b/>
            <w:sz w:val="24"/>
            <w:szCs w:val="24"/>
          </w:rPr>
          <w:t>NT</w:t>
        </w:r>
        <w:r>
          <w:rPr>
            <w:rFonts w:ascii="Bookman Old Style" w:hAnsi="Bookman Old Style"/>
            <w:sz w:val="24"/>
            <w:szCs w:val="24"/>
          </w:rPr>
          <w:t>” for Near threatened and “</w:t>
        </w:r>
        <w:r w:rsidRPr="00DC6D51">
          <w:rPr>
            <w:rFonts w:ascii="Bookman Old Style" w:hAnsi="Bookman Old Style"/>
            <w:b/>
            <w:sz w:val="24"/>
            <w:szCs w:val="24"/>
          </w:rPr>
          <w:t>CO</w:t>
        </w:r>
        <w:r>
          <w:rPr>
            <w:rFonts w:ascii="Bookman Old Style" w:hAnsi="Bookman Old Style"/>
            <w:sz w:val="24"/>
            <w:szCs w:val="24"/>
          </w:rPr>
          <w:t xml:space="preserve">” for Collapsed. If another risk assessment protocol is used, the compiler should copy faithfully the acronym/name assigned by the author.     </w:t>
        </w:r>
      </w:ins>
    </w:p>
    <w:p w14:paraId="4FBBD2C3" w14:textId="77777777" w:rsidR="001A6FF6" w:rsidRDefault="001A6FF6" w:rsidP="001A6FF6">
      <w:pPr>
        <w:pStyle w:val="Standard"/>
        <w:spacing w:after="0" w:line="240" w:lineRule="auto"/>
        <w:ind w:left="360"/>
        <w:jc w:val="both"/>
        <w:rPr>
          <w:ins w:id="1444" w:author="Michelle Castellanos" w:date="2019-09-04T02:17:00Z"/>
          <w:rFonts w:ascii="Bookman Old Style" w:hAnsi="Bookman Old Style"/>
          <w:sz w:val="24"/>
          <w:szCs w:val="24"/>
        </w:rPr>
      </w:pPr>
      <w:ins w:id="1445" w:author="Michelle Castellanos" w:date="2019-09-04T02:17:00Z">
        <w:r>
          <w:rPr>
            <w:rFonts w:ascii="Bookman Old Style" w:hAnsi="Bookman Old Style"/>
            <w:sz w:val="24"/>
            <w:szCs w:val="24"/>
            <w:u w:val="single"/>
          </w:rPr>
          <w:t>Attributes:</w:t>
        </w:r>
        <w:r>
          <w:rPr>
            <w:rFonts w:ascii="Bookman Old Style" w:hAnsi="Bookman Old Style"/>
            <w:sz w:val="24"/>
            <w:szCs w:val="24"/>
          </w:rPr>
          <w:t xml:space="preserve"> none</w:t>
        </w:r>
      </w:ins>
    </w:p>
    <w:p w14:paraId="73916033" w14:textId="77777777" w:rsidR="001A6FF6" w:rsidRDefault="001A6FF6" w:rsidP="001A6FF6">
      <w:pPr>
        <w:pStyle w:val="Standard"/>
        <w:spacing w:after="0" w:line="240" w:lineRule="auto"/>
        <w:jc w:val="both"/>
        <w:rPr>
          <w:ins w:id="1446" w:author="Michelle Castellanos" w:date="2019-09-04T02:17:00Z"/>
          <w:rFonts w:ascii="Bookman Old Style" w:hAnsi="Bookman Old Style"/>
          <w:sz w:val="24"/>
          <w:szCs w:val="24"/>
          <w:u w:val="single"/>
        </w:rPr>
      </w:pPr>
    </w:p>
    <w:p w14:paraId="2B246ACE" w14:textId="77777777" w:rsidR="001A6FF6" w:rsidRDefault="001A6FF6" w:rsidP="001A6FF6">
      <w:pPr>
        <w:pStyle w:val="Standard"/>
        <w:spacing w:after="0" w:line="240" w:lineRule="auto"/>
        <w:ind w:left="360"/>
        <w:jc w:val="both"/>
        <w:rPr>
          <w:ins w:id="1447" w:author="Michelle Castellanos" w:date="2019-09-04T02:17:00Z"/>
          <w:rFonts w:ascii="Bookman Old Style" w:hAnsi="Bookman Old Style"/>
          <w:sz w:val="24"/>
          <w:szCs w:val="24"/>
          <w:u w:val="single"/>
        </w:rPr>
      </w:pPr>
      <w:ins w:id="1448" w:author="Michelle Castellanos" w:date="2019-09-04T02:17:00Z">
        <w:r>
          <w:rPr>
            <w:rFonts w:ascii="Bookman Old Style" w:hAnsi="Bookman Old Style"/>
            <w:sz w:val="24"/>
            <w:szCs w:val="24"/>
            <w:u w:val="single"/>
          </w:rPr>
          <w:t>Example:</w:t>
        </w:r>
      </w:ins>
    </w:p>
    <w:p w14:paraId="2F22386E" w14:textId="77777777" w:rsidR="001A6FF6" w:rsidRDefault="001A6FF6" w:rsidP="001A6FF6">
      <w:pPr>
        <w:pStyle w:val="Standard"/>
        <w:spacing w:after="0" w:line="240" w:lineRule="auto"/>
        <w:ind w:left="360" w:firstLine="720"/>
        <w:jc w:val="both"/>
        <w:rPr>
          <w:ins w:id="1449" w:author="Michelle Castellanos" w:date="2019-09-04T02:17:00Z"/>
          <w:rFonts w:ascii="Bookman Old Style" w:hAnsi="Bookman Old Style"/>
          <w:sz w:val="24"/>
          <w:szCs w:val="24"/>
          <w:u w:val="single"/>
        </w:rPr>
      </w:pPr>
    </w:p>
    <w:p w14:paraId="4EDB9466" w14:textId="77777777" w:rsidR="001A6FF6" w:rsidRPr="00B84FFC" w:rsidRDefault="001A6FF6" w:rsidP="001A6FF6">
      <w:pPr>
        <w:pStyle w:val="Standard"/>
        <w:spacing w:after="0" w:line="240" w:lineRule="auto"/>
        <w:ind w:left="720"/>
        <w:rPr>
          <w:ins w:id="1450" w:author="Michelle Castellanos" w:date="2019-09-04T02:17:00Z"/>
          <w:rFonts w:asciiTheme="minorHAnsi" w:hAnsiTheme="minorHAnsi" w:cstheme="minorHAnsi"/>
          <w:sz w:val="24"/>
        </w:rPr>
      </w:pPr>
      <w:ins w:id="1451" w:author="Michelle Castellanos" w:date="2019-09-04T02:17:00Z">
        <w:r w:rsidRPr="00B84FFC">
          <w:rPr>
            <w:rFonts w:asciiTheme="minorHAnsi" w:hAnsiTheme="minorHAnsi" w:cstheme="minorHAnsi"/>
            <w:sz w:val="24"/>
          </w:rPr>
          <w:t>&lt;Scenario name=”</w:t>
        </w:r>
        <w:r>
          <w:rPr>
            <w:rFonts w:asciiTheme="minorHAnsi" w:hAnsiTheme="minorHAnsi" w:cstheme="minorHAnsi"/>
            <w:sz w:val="24"/>
          </w:rPr>
          <w:t>9 Coral Cover</w:t>
        </w:r>
        <w:r w:rsidRPr="00B84FFC">
          <w:rPr>
            <w:rFonts w:asciiTheme="minorHAnsi" w:hAnsiTheme="minorHAnsi" w:cstheme="minorHAnsi"/>
            <w:sz w:val="24"/>
          </w:rPr>
          <w:t>”&gt;</w:t>
        </w:r>
      </w:ins>
    </w:p>
    <w:p w14:paraId="58D8EEFC" w14:textId="77777777" w:rsidR="001A6FF6" w:rsidRPr="00F03ACB" w:rsidRDefault="001A6FF6" w:rsidP="001A6FF6">
      <w:pPr>
        <w:pStyle w:val="Standard"/>
        <w:spacing w:after="0" w:line="240" w:lineRule="auto"/>
        <w:ind w:left="720" w:firstLine="720"/>
        <w:rPr>
          <w:ins w:id="1452" w:author="Michelle Castellanos" w:date="2019-09-04T02:17:00Z"/>
          <w:rFonts w:asciiTheme="minorHAnsi" w:hAnsiTheme="minorHAnsi" w:cstheme="minorHAnsi"/>
          <w:sz w:val="24"/>
          <w:lang w:val="es-VE"/>
        </w:rPr>
      </w:pPr>
      <w:ins w:id="1453" w:author="Michelle Castellanos" w:date="2019-09-04T02:17:00Z">
        <w:r w:rsidRPr="00F03ACB">
          <w:rPr>
            <w:rFonts w:asciiTheme="minorHAnsi" w:hAnsiTheme="minorHAnsi" w:cstheme="minorHAnsi"/>
            <w:sz w:val="24"/>
            <w:lang w:val="es-VE"/>
          </w:rPr>
          <w:t>&lt;Scenario-descriptions&gt;&lt;/Scenario-descriptions&gt;</w:t>
        </w:r>
      </w:ins>
    </w:p>
    <w:p w14:paraId="155522E6" w14:textId="77777777" w:rsidR="001A6FF6" w:rsidRPr="00F03ACB" w:rsidRDefault="001A6FF6" w:rsidP="001A6FF6">
      <w:pPr>
        <w:pStyle w:val="Standard"/>
        <w:spacing w:after="0" w:line="240" w:lineRule="auto"/>
        <w:ind w:left="720" w:firstLine="720"/>
        <w:rPr>
          <w:ins w:id="1454" w:author="Michelle Castellanos" w:date="2019-09-04T02:17:00Z"/>
          <w:rFonts w:asciiTheme="minorHAnsi" w:hAnsiTheme="minorHAnsi" w:cstheme="minorHAnsi"/>
          <w:sz w:val="24"/>
          <w:lang w:val="es-VE"/>
        </w:rPr>
      </w:pPr>
      <w:ins w:id="1455" w:author="Michelle Castellanos" w:date="2019-09-04T02:17:00Z">
        <w:r w:rsidRPr="00F03ACB">
          <w:rPr>
            <w:rFonts w:asciiTheme="minorHAnsi" w:hAnsiTheme="minorHAnsi" w:cstheme="minorHAnsi"/>
            <w:sz w:val="24"/>
            <w:lang w:val="es-VE"/>
          </w:rPr>
          <w:t>&lt;Scenario-variables&gt;&lt;/Scenario-variables&gt;</w:t>
        </w:r>
      </w:ins>
    </w:p>
    <w:p w14:paraId="7E2893DD" w14:textId="77777777" w:rsidR="001A6FF6" w:rsidRPr="00E26102" w:rsidRDefault="001A6FF6" w:rsidP="001A6FF6">
      <w:pPr>
        <w:pStyle w:val="Standard"/>
        <w:spacing w:after="0" w:line="240" w:lineRule="auto"/>
        <w:ind w:left="720" w:firstLine="720"/>
        <w:rPr>
          <w:ins w:id="1456" w:author="Michelle Castellanos" w:date="2019-09-04T02:17:00Z"/>
          <w:rFonts w:asciiTheme="minorHAnsi" w:hAnsiTheme="minorHAnsi" w:cstheme="minorHAnsi"/>
          <w:sz w:val="24"/>
        </w:rPr>
      </w:pPr>
      <w:ins w:id="1457" w:author="Michelle Castellanos" w:date="2019-09-04T02:17:00Z">
        <w:r w:rsidRPr="00E26102">
          <w:rPr>
            <w:rFonts w:asciiTheme="minorHAnsi" w:hAnsiTheme="minorHAnsi" w:cstheme="minorHAnsi"/>
            <w:sz w:val="24"/>
          </w:rPr>
          <w:t>&lt;Collapse-probability years=”50”&gt;0.084&lt;/Collapse-probability&gt;</w:t>
        </w:r>
      </w:ins>
    </w:p>
    <w:p w14:paraId="75BD7BF8" w14:textId="77777777" w:rsidR="001A6FF6" w:rsidRPr="00E26102" w:rsidRDefault="001A6FF6" w:rsidP="001A6FF6">
      <w:pPr>
        <w:pStyle w:val="Standard"/>
        <w:spacing w:after="0" w:line="240" w:lineRule="auto"/>
        <w:ind w:left="720" w:firstLine="720"/>
        <w:rPr>
          <w:ins w:id="1458" w:author="Michelle Castellanos" w:date="2019-09-04T02:17:00Z"/>
          <w:rFonts w:asciiTheme="minorHAnsi" w:hAnsiTheme="minorHAnsi" w:cstheme="minorHAnsi"/>
          <w:sz w:val="24"/>
        </w:rPr>
      </w:pPr>
      <w:ins w:id="1459" w:author="Michelle Castellanos" w:date="2019-09-04T02:17:00Z">
        <w:r w:rsidRPr="00E26102">
          <w:rPr>
            <w:rFonts w:asciiTheme="minorHAnsi" w:hAnsiTheme="minorHAnsi" w:cstheme="minorHAnsi"/>
            <w:sz w:val="24"/>
          </w:rPr>
          <w:t>&lt;Collapse-probability years=”100”&gt;0.37&lt;/Collapse-probability&gt;</w:t>
        </w:r>
      </w:ins>
    </w:p>
    <w:p w14:paraId="0149CE83" w14:textId="77777777" w:rsidR="001A6FF6" w:rsidRPr="001A6FF6" w:rsidRDefault="001A6FF6" w:rsidP="001A6FF6">
      <w:pPr>
        <w:pStyle w:val="Standard"/>
        <w:spacing w:after="0" w:line="240" w:lineRule="auto"/>
        <w:ind w:left="720" w:firstLine="720"/>
        <w:rPr>
          <w:ins w:id="1460" w:author="Michelle Castellanos" w:date="2019-09-04T02:17:00Z"/>
          <w:rFonts w:asciiTheme="minorHAnsi" w:hAnsiTheme="minorHAnsi" w:cstheme="minorHAnsi"/>
          <w:sz w:val="24"/>
        </w:rPr>
      </w:pPr>
      <w:ins w:id="1461" w:author="Michelle Castellanos" w:date="2019-09-04T02:17:00Z">
        <w:r w:rsidRPr="001A6FF6">
          <w:rPr>
            <w:rFonts w:asciiTheme="minorHAnsi" w:hAnsiTheme="minorHAnsi" w:cstheme="minorHAnsi"/>
            <w:sz w:val="24"/>
          </w:rPr>
          <w:t>&lt;Num-simulations&gt;500&lt;/Num-simulations&gt;</w:t>
        </w:r>
      </w:ins>
    </w:p>
    <w:p w14:paraId="07841CFC" w14:textId="77777777" w:rsidR="001A6FF6" w:rsidRPr="001A6FF6" w:rsidRDefault="001A6FF6" w:rsidP="001A6FF6">
      <w:pPr>
        <w:pStyle w:val="Standard"/>
        <w:spacing w:after="0" w:line="240" w:lineRule="auto"/>
        <w:ind w:left="720" w:firstLine="720"/>
        <w:rPr>
          <w:ins w:id="1462" w:author="Michelle Castellanos" w:date="2019-09-04T02:17:00Z"/>
          <w:rFonts w:asciiTheme="minorHAnsi" w:hAnsiTheme="minorHAnsi" w:cstheme="minorHAnsi"/>
          <w:sz w:val="24"/>
        </w:rPr>
      </w:pPr>
      <w:ins w:id="1463" w:author="Michelle Castellanos" w:date="2019-09-04T02:17:00Z">
        <w:r w:rsidRPr="001A6FF6">
          <w:rPr>
            <w:rFonts w:asciiTheme="minorHAnsi" w:hAnsiTheme="minorHAnsi" w:cstheme="minorHAnsi"/>
            <w:sz w:val="24"/>
          </w:rPr>
          <w:t>&lt;</w:t>
        </w:r>
        <w:r w:rsidRPr="001A6FF6">
          <w:rPr>
            <w:rFonts w:asciiTheme="minorHAnsi" w:hAnsiTheme="minorHAnsi" w:cstheme="minorHAnsi"/>
            <w:color w:val="0070C0"/>
            <w:sz w:val="24"/>
          </w:rPr>
          <w:t>Scenario-Category</w:t>
        </w:r>
        <w:r w:rsidRPr="001A6FF6">
          <w:rPr>
            <w:rFonts w:asciiTheme="minorHAnsi" w:hAnsiTheme="minorHAnsi" w:cstheme="minorHAnsi"/>
            <w:sz w:val="24"/>
          </w:rPr>
          <w:t>&gt;VU&lt;/</w:t>
        </w:r>
        <w:r w:rsidRPr="001A6FF6">
          <w:rPr>
            <w:rFonts w:asciiTheme="minorHAnsi" w:hAnsiTheme="minorHAnsi" w:cstheme="minorHAnsi"/>
            <w:color w:val="0070C0"/>
            <w:sz w:val="24"/>
          </w:rPr>
          <w:t>Scenario-Category</w:t>
        </w:r>
        <w:r w:rsidRPr="001A6FF6">
          <w:rPr>
            <w:rFonts w:asciiTheme="minorHAnsi" w:hAnsiTheme="minorHAnsi" w:cstheme="minorHAnsi"/>
            <w:sz w:val="24"/>
          </w:rPr>
          <w:t>&gt;</w:t>
        </w:r>
      </w:ins>
    </w:p>
    <w:p w14:paraId="72589529" w14:textId="77777777" w:rsidR="001A6FF6" w:rsidRPr="00E26102" w:rsidDel="00E26102" w:rsidRDefault="001A6FF6" w:rsidP="001A6FF6">
      <w:pPr>
        <w:pStyle w:val="Standard"/>
        <w:spacing w:after="0" w:line="240" w:lineRule="auto"/>
        <w:ind w:firstLine="720"/>
        <w:rPr>
          <w:ins w:id="1464" w:author="Michelle Castellanos" w:date="2019-09-04T02:17:00Z"/>
          <w:del w:id="1465" w:author="Michelle Castellanos" w:date="2019-09-04T02:11:00Z"/>
          <w:rFonts w:asciiTheme="minorHAnsi" w:hAnsiTheme="minorHAnsi" w:cstheme="minorHAnsi"/>
          <w:sz w:val="24"/>
          <w:lang w:val="es-VE"/>
        </w:rPr>
      </w:pPr>
      <w:ins w:id="1466" w:author="Michelle Castellanos" w:date="2019-09-04T02:17:00Z">
        <w:r w:rsidRPr="00B84FFC">
          <w:rPr>
            <w:rFonts w:asciiTheme="minorHAnsi" w:hAnsiTheme="minorHAnsi" w:cstheme="minorHAnsi"/>
            <w:sz w:val="24"/>
            <w:lang w:val="es-VE"/>
          </w:rPr>
          <w:t>&lt;/Scenario</w:t>
        </w:r>
        <w:r>
          <w:rPr>
            <w:rFonts w:asciiTheme="minorHAnsi" w:hAnsiTheme="minorHAnsi" w:cstheme="minorHAnsi"/>
            <w:sz w:val="24"/>
            <w:lang w:val="es-VE"/>
          </w:rPr>
          <w:t>&gt;</w:t>
        </w:r>
      </w:ins>
    </w:p>
    <w:p w14:paraId="53C93F9A" w14:textId="77777777" w:rsidR="00F03ACB" w:rsidRPr="00F03ACB" w:rsidRDefault="00F03ACB" w:rsidP="00F03ACB">
      <w:pPr>
        <w:pStyle w:val="Textbody"/>
        <w:rPr>
          <w:lang w:val="es-VE"/>
        </w:rPr>
      </w:pPr>
    </w:p>
    <w:p w14:paraId="1449F4A2" w14:textId="0129DC37" w:rsidR="00966BBA" w:rsidRDefault="00BE358D" w:rsidP="001B402D">
      <w:pPr>
        <w:pStyle w:val="Ttulo1"/>
        <w:numPr>
          <w:ilvl w:val="7"/>
          <w:numId w:val="29"/>
        </w:numPr>
      </w:pPr>
      <w:r w:rsidRPr="00966BBA">
        <w:t xml:space="preserve">Node: </w:t>
      </w:r>
      <w:r>
        <w:t>Overall collapse probability</w:t>
      </w:r>
    </w:p>
    <w:p w14:paraId="64159227" w14:textId="089933C4" w:rsidR="00267253" w:rsidRDefault="00267253" w:rsidP="00267253">
      <w:pPr>
        <w:pStyle w:val="Standard"/>
        <w:spacing w:after="0" w:line="276" w:lineRule="auto"/>
        <w:ind w:left="360"/>
        <w:rPr>
          <w:rFonts w:ascii="Bookman Old Style" w:hAnsi="Bookman Old Style"/>
          <w:sz w:val="24"/>
          <w:szCs w:val="24"/>
        </w:rPr>
      </w:pPr>
      <w:ins w:id="1467" w:author="Michelle Castellanos" w:date="2019-09-04T02:26:00Z">
        <w:r w:rsidRPr="00B84FFC">
          <w:rPr>
            <w:rFonts w:ascii="Bookman Old Style" w:hAnsi="Bookman Old Style"/>
            <w:sz w:val="24"/>
            <w:szCs w:val="24"/>
            <w:u w:val="single"/>
          </w:rPr>
          <w:t>Tag:</w:t>
        </w:r>
        <w:r w:rsidRPr="00B84FFC">
          <w:rPr>
            <w:rFonts w:ascii="Bookman Old Style" w:hAnsi="Bookman Old Style"/>
            <w:sz w:val="24"/>
            <w:szCs w:val="24"/>
          </w:rPr>
          <w:t xml:space="preserve"> &lt;</w:t>
        </w:r>
        <w:r>
          <w:rPr>
            <w:rFonts w:ascii="Bookman Old Style" w:hAnsi="Bookman Old Style"/>
            <w:sz w:val="24"/>
            <w:szCs w:val="24"/>
          </w:rPr>
          <w:t>Overall-collapse-prob</w:t>
        </w:r>
        <w:r w:rsidRPr="00B84FFC">
          <w:rPr>
            <w:rFonts w:ascii="Bookman Old Style" w:hAnsi="Bookman Old Style"/>
            <w:sz w:val="24"/>
            <w:szCs w:val="24"/>
          </w:rPr>
          <w:t>&gt;</w:t>
        </w:r>
      </w:ins>
    </w:p>
    <w:p w14:paraId="533E2533" w14:textId="77777777" w:rsidR="00267253" w:rsidRPr="00B84FFC" w:rsidRDefault="00267253" w:rsidP="00267253">
      <w:pPr>
        <w:pStyle w:val="Standard"/>
        <w:spacing w:after="0" w:line="276" w:lineRule="auto"/>
        <w:ind w:left="360"/>
        <w:rPr>
          <w:ins w:id="1468" w:author="Michelle Castellanos" w:date="2019-09-04T02:26:00Z"/>
        </w:rPr>
      </w:pPr>
      <w:ins w:id="1469" w:author="Michelle Castellanos" w:date="2019-09-04T02:26:00Z">
        <w:r w:rsidRPr="00B84FFC">
          <w:rPr>
            <w:rFonts w:ascii="Bookman Old Style" w:hAnsi="Bookman Old Style"/>
            <w:sz w:val="24"/>
            <w:szCs w:val="24"/>
            <w:u w:val="single"/>
          </w:rPr>
          <w:t>Parent:</w:t>
        </w:r>
        <w:r>
          <w:rPr>
            <w:rFonts w:ascii="Bookman Old Style" w:hAnsi="Bookman Old Style"/>
            <w:sz w:val="24"/>
            <w:szCs w:val="24"/>
          </w:rPr>
          <w:t xml:space="preserve"> Modelling</w:t>
        </w:r>
      </w:ins>
    </w:p>
    <w:p w14:paraId="1225FDAE" w14:textId="77777777" w:rsidR="00267253" w:rsidRPr="004E449F" w:rsidRDefault="00267253" w:rsidP="00267253">
      <w:pPr>
        <w:pStyle w:val="Standard"/>
        <w:spacing w:after="0" w:line="276" w:lineRule="auto"/>
        <w:ind w:left="360"/>
        <w:rPr>
          <w:ins w:id="1470" w:author="Michelle Castellanos" w:date="2019-09-04T02:26:00Z"/>
        </w:rPr>
      </w:pPr>
      <w:ins w:id="1471" w:author="Michelle Castellanos" w:date="2019-09-04T02:26:00Z">
        <w:r w:rsidRPr="004E449F">
          <w:rPr>
            <w:rFonts w:ascii="Bookman Old Style" w:hAnsi="Bookman Old Style"/>
            <w:sz w:val="24"/>
            <w:szCs w:val="24"/>
            <w:u w:val="single"/>
          </w:rPr>
          <w:t>Children:</w:t>
        </w:r>
        <w:r w:rsidRPr="004E449F">
          <w:rPr>
            <w:rFonts w:ascii="Bookman Old Style" w:hAnsi="Bookman Old Style"/>
            <w:sz w:val="24"/>
            <w:szCs w:val="24"/>
          </w:rPr>
          <w:t xml:space="preserve"> none</w:t>
        </w:r>
      </w:ins>
    </w:p>
    <w:p w14:paraId="5681C21E" w14:textId="77777777" w:rsidR="00267253" w:rsidRPr="00161CC8" w:rsidRDefault="00267253" w:rsidP="00267253">
      <w:pPr>
        <w:pStyle w:val="Standard"/>
        <w:spacing w:after="80" w:line="23" w:lineRule="atLeast"/>
        <w:ind w:left="360"/>
        <w:rPr>
          <w:ins w:id="1472" w:author="Michelle Castellanos" w:date="2019-09-04T02:26:00Z"/>
          <w:rFonts w:ascii="Bookman Old Style" w:hAnsi="Bookman Old Style"/>
          <w:sz w:val="24"/>
          <w:szCs w:val="24"/>
        </w:rPr>
      </w:pPr>
      <w:ins w:id="1473" w:author="Michelle Castellanos" w:date="2019-09-04T02:26:00Z">
        <w:r w:rsidRPr="00F43F40">
          <w:rPr>
            <w:rFonts w:ascii="Bookman Old Style" w:hAnsi="Bookman Old Style"/>
            <w:sz w:val="24"/>
            <w:szCs w:val="24"/>
            <w:u w:val="single"/>
          </w:rPr>
          <w:t>Content:</w:t>
        </w:r>
        <w:r w:rsidRPr="00CF4B25">
          <w:rPr>
            <w:rFonts w:ascii="Bookman Old Style" w:hAnsi="Bookman Old Style"/>
            <w:sz w:val="24"/>
            <w:szCs w:val="24"/>
          </w:rPr>
          <w:t xml:space="preserve"> </w:t>
        </w:r>
        <w:r>
          <w:rPr>
            <w:rFonts w:ascii="Bookman Old Style" w:hAnsi="Bookman Old Style"/>
            <w:sz w:val="24"/>
            <w:szCs w:val="24"/>
          </w:rPr>
          <w:t xml:space="preserve">Element indicating the overall ecosystem probability of collapse according to all the modeled scenarios or according to the more probable scenarios (depending of the authors criterions). </w:t>
        </w:r>
      </w:ins>
    </w:p>
    <w:p w14:paraId="4B00E4CB" w14:textId="77777777" w:rsidR="00267253" w:rsidRDefault="00267253" w:rsidP="00267253">
      <w:pPr>
        <w:pStyle w:val="Standard"/>
        <w:spacing w:after="0" w:line="240" w:lineRule="auto"/>
        <w:ind w:left="360"/>
        <w:jc w:val="both"/>
        <w:rPr>
          <w:ins w:id="1474" w:author="Michelle Castellanos" w:date="2019-09-04T02:26:00Z"/>
          <w:rFonts w:ascii="Bookman Old Style" w:hAnsi="Bookman Old Style"/>
          <w:sz w:val="24"/>
          <w:szCs w:val="24"/>
        </w:rPr>
      </w:pPr>
      <w:ins w:id="1475" w:author="Michelle Castellanos" w:date="2019-09-04T02:26:00Z">
        <w:r>
          <w:rPr>
            <w:rFonts w:ascii="Bookman Old Style" w:hAnsi="Bookman Old Style"/>
            <w:sz w:val="24"/>
            <w:szCs w:val="24"/>
            <w:u w:val="single"/>
          </w:rPr>
          <w:t>Attributes:</w:t>
        </w:r>
        <w:r>
          <w:rPr>
            <w:rFonts w:ascii="Bookman Old Style" w:hAnsi="Bookman Old Style"/>
            <w:sz w:val="24"/>
            <w:szCs w:val="24"/>
          </w:rPr>
          <w:t xml:space="preserve"> years</w:t>
        </w:r>
      </w:ins>
    </w:p>
    <w:p w14:paraId="7C562F29" w14:textId="77777777" w:rsidR="00267253" w:rsidRPr="00267253" w:rsidRDefault="00267253" w:rsidP="00267253">
      <w:pPr>
        <w:pStyle w:val="Standard"/>
        <w:numPr>
          <w:ilvl w:val="0"/>
          <w:numId w:val="2"/>
        </w:numPr>
        <w:spacing w:after="0" w:line="240" w:lineRule="auto"/>
        <w:jc w:val="both"/>
        <w:rPr>
          <w:ins w:id="1476" w:author="Michelle Castellanos" w:date="2019-09-04T02:26:00Z"/>
        </w:rPr>
      </w:pPr>
      <w:ins w:id="1477" w:author="Michelle Castellanos" w:date="2019-09-04T02:26:00Z">
        <w:r>
          <w:rPr>
            <w:rFonts w:ascii="Bookman Old Style" w:hAnsi="Bookman Old Style"/>
            <w:sz w:val="24"/>
            <w:szCs w:val="24"/>
          </w:rPr>
          <w:t>@years: indicates the time frame to which the collapse probability corresponds.</w:t>
        </w:r>
      </w:ins>
    </w:p>
    <w:p w14:paraId="115C3BEC" w14:textId="77777777" w:rsidR="00267253" w:rsidRDefault="00267253" w:rsidP="00267253">
      <w:pPr>
        <w:pStyle w:val="Standard"/>
        <w:spacing w:after="0" w:line="240" w:lineRule="auto"/>
        <w:ind w:left="360"/>
        <w:jc w:val="both"/>
        <w:rPr>
          <w:ins w:id="1478" w:author="Michelle Castellanos" w:date="2019-09-04T02:26:00Z"/>
          <w:rFonts w:ascii="Bookman Old Style" w:hAnsi="Bookman Old Style"/>
          <w:sz w:val="24"/>
          <w:szCs w:val="24"/>
          <w:u w:val="single"/>
        </w:rPr>
      </w:pPr>
    </w:p>
    <w:p w14:paraId="1A738229" w14:textId="77777777" w:rsidR="00267253" w:rsidRDefault="00267253" w:rsidP="00267253">
      <w:pPr>
        <w:pStyle w:val="Standard"/>
        <w:spacing w:after="0" w:line="240" w:lineRule="auto"/>
        <w:ind w:left="360"/>
        <w:jc w:val="both"/>
        <w:rPr>
          <w:ins w:id="1479" w:author="Michelle Castellanos" w:date="2019-09-04T02:26:00Z"/>
          <w:rFonts w:ascii="Bookman Old Style" w:hAnsi="Bookman Old Style"/>
          <w:sz w:val="24"/>
          <w:szCs w:val="24"/>
          <w:u w:val="single"/>
        </w:rPr>
      </w:pPr>
      <w:ins w:id="1480" w:author="Michelle Castellanos" w:date="2019-09-04T02:26:00Z">
        <w:r>
          <w:rPr>
            <w:rFonts w:ascii="Bookman Old Style" w:hAnsi="Bookman Old Style"/>
            <w:sz w:val="24"/>
            <w:szCs w:val="24"/>
            <w:u w:val="single"/>
          </w:rPr>
          <w:t>Example:</w:t>
        </w:r>
      </w:ins>
    </w:p>
    <w:p w14:paraId="5C5525ED" w14:textId="77777777" w:rsidR="00267253" w:rsidRDefault="00267253" w:rsidP="00267253">
      <w:pPr>
        <w:pStyle w:val="Standard"/>
        <w:spacing w:after="0" w:line="240" w:lineRule="auto"/>
        <w:ind w:left="360"/>
        <w:jc w:val="both"/>
        <w:rPr>
          <w:ins w:id="1481" w:author="Michelle Castellanos" w:date="2019-09-04T02:26:00Z"/>
          <w:rFonts w:ascii="Bookman Old Style" w:hAnsi="Bookman Old Style"/>
          <w:sz w:val="24"/>
          <w:szCs w:val="24"/>
          <w:u w:val="single"/>
        </w:rPr>
      </w:pPr>
    </w:p>
    <w:p w14:paraId="499CD66E" w14:textId="77777777" w:rsidR="00267253" w:rsidRPr="0042311F" w:rsidRDefault="00267253" w:rsidP="00267253">
      <w:pPr>
        <w:pStyle w:val="Standard"/>
        <w:spacing w:after="0" w:line="240" w:lineRule="auto"/>
        <w:ind w:left="360"/>
        <w:rPr>
          <w:ins w:id="1482" w:author="Michelle Castellanos" w:date="2019-09-04T02:26:00Z"/>
          <w:rFonts w:asciiTheme="minorHAnsi" w:hAnsiTheme="minorHAnsi" w:cstheme="minorHAnsi"/>
          <w:sz w:val="24"/>
        </w:rPr>
      </w:pPr>
      <w:ins w:id="1483" w:author="Michelle Castellanos" w:date="2019-09-04T02:26:00Z">
        <w:r w:rsidRPr="0042311F">
          <w:rPr>
            <w:rFonts w:asciiTheme="minorHAnsi" w:hAnsiTheme="minorHAnsi" w:cstheme="minorHAnsi"/>
            <w:sz w:val="24"/>
          </w:rPr>
          <w:t>&lt;Modelling&gt;</w:t>
        </w:r>
      </w:ins>
    </w:p>
    <w:p w14:paraId="20DB11EE" w14:textId="77777777" w:rsidR="00267253" w:rsidRPr="00966BBA" w:rsidRDefault="00267253" w:rsidP="00267253">
      <w:pPr>
        <w:pStyle w:val="Standard"/>
        <w:spacing w:after="0" w:line="240" w:lineRule="auto"/>
        <w:ind w:left="360"/>
        <w:rPr>
          <w:ins w:id="1484" w:author="Michelle Castellanos" w:date="2019-09-04T02:26:00Z"/>
          <w:rFonts w:asciiTheme="minorHAnsi" w:hAnsiTheme="minorHAnsi" w:cstheme="minorHAnsi"/>
          <w:sz w:val="24"/>
        </w:rPr>
      </w:pPr>
      <w:ins w:id="1485" w:author="Michelle Castellanos" w:date="2019-09-04T02:26:00Z">
        <w:r w:rsidRPr="00966BBA">
          <w:rPr>
            <w:rFonts w:asciiTheme="minorHAnsi" w:hAnsiTheme="minorHAnsi" w:cstheme="minorHAnsi"/>
            <w:sz w:val="24"/>
          </w:rPr>
          <w:t>&lt;Model-name&gt;</w:t>
        </w:r>
        <w:r w:rsidRPr="00267253">
          <w:rPr>
            <w:rFonts w:asciiTheme="minorHAnsi" w:hAnsiTheme="minorHAnsi" w:cstheme="minorHAnsi"/>
            <w:sz w:val="24"/>
          </w:rPr>
          <w:t>Coral Reef Scenario Evaluation Tool</w:t>
        </w:r>
        <w:r w:rsidRPr="00966BBA">
          <w:rPr>
            <w:rFonts w:asciiTheme="minorHAnsi" w:hAnsiTheme="minorHAnsi" w:cstheme="minorHAnsi"/>
            <w:sz w:val="24"/>
          </w:rPr>
          <w:t>&lt;/Model-name&gt;</w:t>
        </w:r>
      </w:ins>
    </w:p>
    <w:p w14:paraId="0F4B9462" w14:textId="77777777" w:rsidR="00267253" w:rsidRPr="0042311F" w:rsidRDefault="00267253" w:rsidP="00267253">
      <w:pPr>
        <w:pStyle w:val="Standard"/>
        <w:spacing w:after="0" w:line="240" w:lineRule="auto"/>
        <w:ind w:left="360"/>
        <w:rPr>
          <w:ins w:id="1486" w:author="Michelle Castellanos" w:date="2019-09-04T02:26:00Z"/>
          <w:rFonts w:asciiTheme="minorHAnsi" w:hAnsiTheme="minorHAnsi" w:cstheme="minorHAnsi"/>
          <w:sz w:val="24"/>
        </w:rPr>
      </w:pPr>
      <w:ins w:id="1487" w:author="Michelle Castellanos" w:date="2019-09-04T02:26:00Z">
        <w:r w:rsidRPr="0042311F">
          <w:rPr>
            <w:rFonts w:asciiTheme="minorHAnsi" w:hAnsiTheme="minorHAnsi" w:cstheme="minorHAnsi"/>
            <w:sz w:val="24"/>
          </w:rPr>
          <w:t>&lt;</w:t>
        </w:r>
        <w:r w:rsidRPr="00966BBA">
          <w:rPr>
            <w:rFonts w:asciiTheme="minorHAnsi" w:hAnsiTheme="minorHAnsi" w:cstheme="minorHAnsi"/>
            <w:sz w:val="24"/>
          </w:rPr>
          <w:t>Model-source&gt;</w:t>
        </w:r>
        <w:r w:rsidRPr="00267253">
          <w:rPr>
            <w:rFonts w:asciiTheme="minorHAnsi" w:hAnsiTheme="minorHAnsi" w:cstheme="minorHAnsi"/>
            <w:sz w:val="24"/>
          </w:rPr>
          <w:t>Melbourne-Thomas et al 2011</w:t>
        </w:r>
        <w:r w:rsidRPr="00966BBA">
          <w:rPr>
            <w:rFonts w:asciiTheme="minorHAnsi" w:hAnsiTheme="minorHAnsi" w:cstheme="minorHAnsi"/>
            <w:sz w:val="24"/>
          </w:rPr>
          <w:t>&lt;/Model-source&gt;</w:t>
        </w:r>
      </w:ins>
    </w:p>
    <w:p w14:paraId="61881A90" w14:textId="77777777" w:rsidR="00267253" w:rsidRPr="001A6FF6" w:rsidRDefault="00267253" w:rsidP="00267253">
      <w:pPr>
        <w:pStyle w:val="Standard"/>
        <w:spacing w:after="0" w:line="240" w:lineRule="auto"/>
        <w:ind w:left="360"/>
        <w:rPr>
          <w:ins w:id="1488" w:author="Michelle Castellanos" w:date="2019-09-04T02:26:00Z"/>
          <w:rFonts w:asciiTheme="minorHAnsi" w:hAnsiTheme="minorHAnsi" w:cstheme="minorHAnsi"/>
          <w:sz w:val="24"/>
        </w:rPr>
      </w:pPr>
      <w:ins w:id="1489" w:author="Michelle Castellanos" w:date="2019-09-04T02:26:00Z">
        <w:r w:rsidRPr="001A6FF6">
          <w:rPr>
            <w:rFonts w:asciiTheme="minorHAnsi" w:hAnsiTheme="minorHAnsi" w:cstheme="minorHAnsi"/>
            <w:sz w:val="24"/>
          </w:rPr>
          <w:t>&lt;Model-type&gt;</w:t>
        </w:r>
        <w:r w:rsidRPr="00267253">
          <w:rPr>
            <w:rFonts w:asciiTheme="minorHAnsi" w:hAnsiTheme="minorHAnsi" w:cstheme="minorHAnsi"/>
            <w:sz w:val="24"/>
          </w:rPr>
          <w:t>Sthocastic model</w:t>
        </w:r>
        <w:r w:rsidRPr="001A6FF6">
          <w:rPr>
            <w:rFonts w:asciiTheme="minorHAnsi" w:hAnsiTheme="minorHAnsi" w:cstheme="minorHAnsi"/>
            <w:sz w:val="24"/>
          </w:rPr>
          <w:t>&lt;/Model-type&gt;</w:t>
        </w:r>
      </w:ins>
    </w:p>
    <w:p w14:paraId="3D6FF189" w14:textId="77777777" w:rsidR="00267253" w:rsidRPr="001A6FF6" w:rsidRDefault="00267253" w:rsidP="00267253">
      <w:pPr>
        <w:pStyle w:val="Standard"/>
        <w:spacing w:after="0" w:line="240" w:lineRule="auto"/>
        <w:ind w:left="360"/>
        <w:rPr>
          <w:ins w:id="1490" w:author="Michelle Castellanos" w:date="2019-09-04T02:26:00Z"/>
          <w:rFonts w:asciiTheme="minorHAnsi" w:hAnsiTheme="minorHAnsi" w:cstheme="minorHAnsi"/>
          <w:sz w:val="24"/>
        </w:rPr>
      </w:pPr>
      <w:ins w:id="1491" w:author="Michelle Castellanos" w:date="2019-09-04T02:26:00Z">
        <w:r w:rsidRPr="001A6FF6">
          <w:rPr>
            <w:rFonts w:asciiTheme="minorHAnsi" w:hAnsiTheme="minorHAnsi" w:cstheme="minorHAnsi"/>
            <w:sz w:val="24"/>
          </w:rPr>
          <w:lastRenderedPageBreak/>
          <w:t>&lt;Scenarios&gt;&lt;/Scenarios&gt;</w:t>
        </w:r>
      </w:ins>
    </w:p>
    <w:p w14:paraId="0A91EBD7" w14:textId="77777777" w:rsidR="00267253" w:rsidRPr="0042311F" w:rsidRDefault="00267253" w:rsidP="00267253">
      <w:pPr>
        <w:pStyle w:val="Standard"/>
        <w:spacing w:after="0" w:line="240" w:lineRule="auto"/>
        <w:ind w:left="360"/>
        <w:rPr>
          <w:ins w:id="1492" w:author="Michelle Castellanos" w:date="2019-09-04T02:26:00Z"/>
          <w:rFonts w:asciiTheme="minorHAnsi" w:hAnsiTheme="minorHAnsi" w:cstheme="minorHAnsi"/>
          <w:sz w:val="24"/>
        </w:rPr>
      </w:pPr>
      <w:ins w:id="1493" w:author="Michelle Castellanos" w:date="2019-09-04T02:26:00Z">
        <w:r w:rsidRPr="0042311F">
          <w:rPr>
            <w:rFonts w:asciiTheme="minorHAnsi" w:hAnsiTheme="minorHAnsi" w:cstheme="minorHAnsi"/>
            <w:sz w:val="24"/>
          </w:rPr>
          <w:t>&lt;</w:t>
        </w:r>
        <w:r w:rsidRPr="001A6FF6">
          <w:rPr>
            <w:rFonts w:asciiTheme="minorHAnsi" w:hAnsiTheme="minorHAnsi" w:cstheme="minorHAnsi"/>
            <w:color w:val="0070C0"/>
            <w:sz w:val="24"/>
          </w:rPr>
          <w:t>Overall-collapse-prob</w:t>
        </w:r>
        <w:r w:rsidRPr="0042311F">
          <w:rPr>
            <w:rFonts w:asciiTheme="minorHAnsi" w:hAnsiTheme="minorHAnsi" w:cstheme="minorHAnsi"/>
            <w:sz w:val="24"/>
          </w:rPr>
          <w:t xml:space="preserve"> </w:t>
        </w:r>
        <w:r w:rsidRPr="001A6FF6">
          <w:rPr>
            <w:rFonts w:asciiTheme="minorHAnsi" w:hAnsiTheme="minorHAnsi" w:cstheme="minorHAnsi"/>
            <w:color w:val="FF0000"/>
            <w:sz w:val="24"/>
          </w:rPr>
          <w:t>years</w:t>
        </w:r>
        <w:r w:rsidRPr="0042311F">
          <w:rPr>
            <w:rFonts w:asciiTheme="minorHAnsi" w:hAnsiTheme="minorHAnsi" w:cstheme="minorHAnsi"/>
            <w:sz w:val="24"/>
          </w:rPr>
          <w:t>="</w:t>
        </w:r>
        <w:r>
          <w:rPr>
            <w:rFonts w:asciiTheme="minorHAnsi" w:hAnsiTheme="minorHAnsi" w:cstheme="minorHAnsi"/>
            <w:sz w:val="24"/>
          </w:rPr>
          <w:t>50</w:t>
        </w:r>
        <w:r w:rsidRPr="0042311F">
          <w:rPr>
            <w:rFonts w:asciiTheme="minorHAnsi" w:hAnsiTheme="minorHAnsi" w:cstheme="minorHAnsi"/>
            <w:sz w:val="24"/>
          </w:rPr>
          <w:t>"&gt;</w:t>
        </w:r>
        <w:r>
          <w:rPr>
            <w:rFonts w:asciiTheme="minorHAnsi" w:hAnsiTheme="minorHAnsi" w:cstheme="minorHAnsi"/>
            <w:sz w:val="24"/>
          </w:rPr>
          <w:t>0.57</w:t>
        </w:r>
        <w:r w:rsidRPr="0042311F">
          <w:rPr>
            <w:rFonts w:asciiTheme="minorHAnsi" w:hAnsiTheme="minorHAnsi" w:cstheme="minorHAnsi"/>
            <w:sz w:val="24"/>
          </w:rPr>
          <w:t>&lt;/</w:t>
        </w:r>
        <w:r w:rsidRPr="001A6FF6">
          <w:rPr>
            <w:rFonts w:asciiTheme="minorHAnsi" w:hAnsiTheme="minorHAnsi" w:cstheme="minorHAnsi"/>
            <w:color w:val="0070C0"/>
            <w:sz w:val="24"/>
          </w:rPr>
          <w:t>Overall-collapse-prob</w:t>
        </w:r>
        <w:r>
          <w:rPr>
            <w:rFonts w:asciiTheme="minorHAnsi" w:hAnsiTheme="minorHAnsi" w:cstheme="minorHAnsi"/>
            <w:sz w:val="24"/>
          </w:rPr>
          <w:t>&gt;</w:t>
        </w:r>
      </w:ins>
    </w:p>
    <w:p w14:paraId="1B114D22" w14:textId="77777777" w:rsidR="00267253" w:rsidRPr="0042311F" w:rsidRDefault="00267253" w:rsidP="00267253">
      <w:pPr>
        <w:pStyle w:val="Standard"/>
        <w:spacing w:after="0" w:line="240" w:lineRule="auto"/>
        <w:ind w:firstLine="360"/>
        <w:rPr>
          <w:ins w:id="1494" w:author="Michelle Castellanos" w:date="2019-09-04T02:26:00Z"/>
          <w:rFonts w:asciiTheme="minorHAnsi" w:hAnsiTheme="minorHAnsi" w:cstheme="minorHAnsi"/>
          <w:sz w:val="24"/>
        </w:rPr>
      </w:pPr>
      <w:ins w:id="1495" w:author="Michelle Castellanos" w:date="2019-09-04T02:26:00Z">
        <w:r w:rsidRPr="0042311F">
          <w:rPr>
            <w:rFonts w:asciiTheme="minorHAnsi" w:hAnsiTheme="minorHAnsi" w:cstheme="minorHAnsi"/>
            <w:sz w:val="24"/>
          </w:rPr>
          <w:t>&lt;/Modelling&gt;</w:t>
        </w:r>
      </w:ins>
    </w:p>
    <w:p w14:paraId="7D867880" w14:textId="77777777" w:rsidR="00267253" w:rsidRPr="00B84FFC" w:rsidRDefault="00267253" w:rsidP="001A6FF6">
      <w:pPr>
        <w:pStyle w:val="Standard"/>
        <w:spacing w:after="0" w:line="276" w:lineRule="auto"/>
        <w:ind w:left="360"/>
      </w:pPr>
    </w:p>
    <w:p w14:paraId="25042AA6" w14:textId="240C5811" w:rsidR="000D3AAC" w:rsidRPr="004E6551" w:rsidRDefault="000D3AAC" w:rsidP="004E6551">
      <w:pPr>
        <w:pStyle w:val="Ttulo1"/>
        <w:numPr>
          <w:ilvl w:val="2"/>
          <w:numId w:val="29"/>
        </w:numPr>
        <w:rPr>
          <w:rStyle w:val="ListLabel1"/>
          <w:b/>
        </w:rPr>
      </w:pPr>
      <w:bookmarkStart w:id="1496" w:name="_Toc10660067"/>
      <w:bookmarkStart w:id="1497" w:name="_Toc10989997"/>
      <w:r w:rsidRPr="004E6551">
        <w:rPr>
          <w:rStyle w:val="ListLabel1"/>
          <w:b/>
        </w:rPr>
        <w:t>Node: Content curations</w:t>
      </w:r>
      <w:bookmarkEnd w:id="1496"/>
      <w:bookmarkEnd w:id="1497"/>
    </w:p>
    <w:p w14:paraId="12A28466" w14:textId="300D3079" w:rsidR="001B402D" w:rsidRDefault="001B402D" w:rsidP="001B402D">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&lt;Content-Curations&gt;</w:t>
      </w:r>
    </w:p>
    <w:p w14:paraId="7FBDE9A2" w14:textId="5DCCF5D3" w:rsidR="001B402D" w:rsidRDefault="001B402D" w:rsidP="001B402D">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Case-Study</w:t>
      </w:r>
    </w:p>
    <w:p w14:paraId="33B8EEFA" w14:textId="57B9335D" w:rsidR="001B402D" w:rsidRDefault="001B402D" w:rsidP="001B402D">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content-curation</w:t>
      </w:r>
    </w:p>
    <w:p w14:paraId="58B4C1DD" w14:textId="77777777" w:rsidR="001B402D" w:rsidRDefault="001B402D" w:rsidP="001B402D">
      <w:pPr>
        <w:pStyle w:val="Standard"/>
        <w:spacing w:after="0" w:line="276" w:lineRule="auto"/>
        <w:rPr>
          <w:rFonts w:ascii="Bookman Old Style" w:hAnsi="Bookman Old Style"/>
          <w:sz w:val="24"/>
          <w:szCs w:val="24"/>
        </w:rPr>
      </w:pPr>
    </w:p>
    <w:p w14:paraId="65EBD390" w14:textId="4A892C36" w:rsidR="001B402D" w:rsidRDefault="001B402D" w:rsidP="000B7539">
      <w:pPr>
        <w:pStyle w:val="Standard"/>
        <w:spacing w:line="240" w:lineRule="auto"/>
        <w:jc w:val="both"/>
        <w:rPr>
          <w:rFonts w:ascii="Bookman Old Style" w:hAnsi="Bookman Old Style"/>
          <w:sz w:val="24"/>
          <w:szCs w:val="24"/>
        </w:rPr>
      </w:pPr>
      <w:r w:rsidRPr="000B7539">
        <w:rPr>
          <w:rFonts w:ascii="Bookman Old Style" w:hAnsi="Bookman Old Style"/>
          <w:sz w:val="24"/>
          <w:szCs w:val="24"/>
          <w:u w:val="single"/>
        </w:rPr>
        <w:t>Content:</w:t>
      </w:r>
      <w:r w:rsidR="00101C2C" w:rsidRPr="000B7539">
        <w:rPr>
          <w:rFonts w:ascii="Bookman Old Style" w:hAnsi="Bookman Old Style"/>
          <w:sz w:val="24"/>
          <w:szCs w:val="24"/>
        </w:rPr>
        <w:t xml:space="preserve"> This node groups all the curation events. </w:t>
      </w:r>
      <w:r w:rsidR="000B7539">
        <w:rPr>
          <w:rFonts w:ascii="Bookman Old Style" w:hAnsi="Bookman Old Style"/>
          <w:sz w:val="24"/>
          <w:szCs w:val="24"/>
        </w:rPr>
        <w:t xml:space="preserve">The curation events list will show considering more recent events at top of the list. </w:t>
      </w:r>
    </w:p>
    <w:p w14:paraId="2142A60F" w14:textId="1D0C99CC" w:rsidR="001B402D" w:rsidRDefault="001B402D" w:rsidP="001B402D">
      <w:pPr>
        <w:pStyle w:val="Standard"/>
        <w:spacing w:after="0" w:line="240" w:lineRule="auto"/>
        <w:jc w:val="both"/>
      </w:pPr>
      <w:r>
        <w:rPr>
          <w:rFonts w:ascii="Bookman Old Style" w:hAnsi="Bookman Old Style"/>
          <w:sz w:val="24"/>
          <w:szCs w:val="24"/>
          <w:u w:val="single"/>
        </w:rPr>
        <w:t>Attributes:</w:t>
      </w:r>
      <w:r>
        <w:rPr>
          <w:rFonts w:ascii="Bookman Old Style" w:hAnsi="Bookman Old Style"/>
          <w:sz w:val="24"/>
          <w:szCs w:val="24"/>
        </w:rPr>
        <w:t xml:space="preserve"> none</w:t>
      </w:r>
    </w:p>
    <w:p w14:paraId="4954AAC8" w14:textId="77777777" w:rsidR="000B7539" w:rsidRPr="000B7539" w:rsidRDefault="000B7539" w:rsidP="001B402D">
      <w:pPr>
        <w:pStyle w:val="Standard"/>
        <w:spacing w:after="0" w:line="240" w:lineRule="auto"/>
        <w:jc w:val="both"/>
      </w:pPr>
    </w:p>
    <w:p w14:paraId="14E94174" w14:textId="77777777" w:rsidR="001B402D" w:rsidRDefault="001B402D" w:rsidP="001B402D">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35A0B465" w14:textId="77777777" w:rsidR="00101C2C" w:rsidRDefault="00101C2C" w:rsidP="001B402D">
      <w:pPr>
        <w:pStyle w:val="Standard"/>
        <w:spacing w:after="0" w:line="240" w:lineRule="auto"/>
        <w:jc w:val="both"/>
        <w:rPr>
          <w:rFonts w:ascii="Bookman Old Style" w:hAnsi="Bookman Old Style"/>
          <w:sz w:val="24"/>
          <w:szCs w:val="24"/>
          <w:u w:val="single"/>
        </w:rPr>
      </w:pPr>
    </w:p>
    <w:p w14:paraId="5A358B87" w14:textId="77777777" w:rsidR="00242F88" w:rsidRDefault="00242F88" w:rsidP="00242F88">
      <w:pPr>
        <w:pStyle w:val="Standard"/>
        <w:tabs>
          <w:tab w:val="left" w:pos="2880"/>
        </w:tabs>
        <w:spacing w:after="0" w:line="240" w:lineRule="auto"/>
        <w:ind w:left="270"/>
        <w:rPr>
          <w:rFonts w:ascii="Courier New" w:hAnsi="Courier New" w:cs="Courier New"/>
          <w:color w:val="0070C0"/>
        </w:rPr>
      </w:pPr>
      <w:r>
        <w:rPr>
          <w:rFonts w:ascii="Courier New" w:hAnsi="Courier New" w:cs="Courier New"/>
        </w:rPr>
        <w:t>&lt;</w:t>
      </w:r>
      <w:r>
        <w:rPr>
          <w:rFonts w:ascii="Courier New" w:hAnsi="Courier New" w:cs="Courier New"/>
          <w:color w:val="0070C0"/>
        </w:rPr>
        <w:t>Content-Curations&gt;</w:t>
      </w:r>
    </w:p>
    <w:p w14:paraId="53369CDF" w14:textId="57404068" w:rsidR="00242F88" w:rsidRDefault="00242F88" w:rsidP="00242F88">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&lt;</w:t>
      </w:r>
      <w:r>
        <w:rPr>
          <w:rFonts w:ascii="Courier New" w:hAnsi="Courier New" w:cs="Courier New"/>
          <w:color w:val="0070C0"/>
        </w:rPr>
        <w:t xml:space="preserve">content-curation </w:t>
      </w:r>
      <w:r>
        <w:rPr>
          <w:rFonts w:ascii="Courier New" w:hAnsi="Courier New" w:cs="Courier New"/>
        </w:rPr>
        <w:t>date="2018-12-11"</w:t>
      </w:r>
      <w:r w:rsidRPr="00101C2C">
        <w:rPr>
          <w:rFonts w:ascii="Courier New" w:hAnsi="Courier New" w:cs="Courier New"/>
        </w:rPr>
        <w:t xml:space="preserve"> </w:t>
      </w:r>
      <w:r>
        <w:rPr>
          <w:rFonts w:ascii="Courier New" w:hAnsi="Courier New" w:cs="Courier New"/>
        </w:rPr>
        <w:t>reviewer="ACU" status="upda</w:t>
      </w:r>
      <w:r w:rsidR="00501E3A">
        <w:rPr>
          <w:rFonts w:ascii="Courier New" w:hAnsi="Courier New" w:cs="Courier New"/>
        </w:rPr>
        <w:t>t</w:t>
      </w:r>
      <w:r>
        <w:rPr>
          <w:rFonts w:ascii="Courier New" w:hAnsi="Courier New" w:cs="Courier New"/>
        </w:rPr>
        <w:t>e-required"&gt;&lt;/</w:t>
      </w:r>
      <w:r w:rsidR="00EE32FB">
        <w:rPr>
          <w:rFonts w:ascii="Courier New" w:hAnsi="Courier New" w:cs="Courier New"/>
          <w:color w:val="0070C0"/>
        </w:rPr>
        <w:t>c</w:t>
      </w:r>
      <w:r w:rsidRPr="0070171C">
        <w:rPr>
          <w:rFonts w:ascii="Courier New" w:hAnsi="Courier New" w:cs="Courier New"/>
          <w:color w:val="0070C0"/>
        </w:rPr>
        <w:t>o</w:t>
      </w:r>
      <w:r>
        <w:rPr>
          <w:rFonts w:ascii="Courier New" w:hAnsi="Courier New" w:cs="Courier New"/>
          <w:color w:val="0070C0"/>
        </w:rPr>
        <w:t>ntent-curation</w:t>
      </w:r>
      <w:r>
        <w:rPr>
          <w:rFonts w:ascii="Courier New" w:hAnsi="Courier New" w:cs="Courier New"/>
        </w:rPr>
        <w:t>&gt;</w:t>
      </w:r>
    </w:p>
    <w:p w14:paraId="712D0740" w14:textId="34A000D8" w:rsidR="00242F88" w:rsidRDefault="00242F88" w:rsidP="00242F88">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&lt;</w:t>
      </w:r>
      <w:r>
        <w:rPr>
          <w:rFonts w:ascii="Courier New" w:hAnsi="Courier New" w:cs="Courier New"/>
          <w:color w:val="0070C0"/>
        </w:rPr>
        <w:t xml:space="preserve">content-curation </w:t>
      </w:r>
      <w:r>
        <w:rPr>
          <w:rFonts w:ascii="Courier New" w:hAnsi="Courier New" w:cs="Courier New"/>
        </w:rPr>
        <w:t>date="2018-10-10"</w:t>
      </w:r>
      <w:r w:rsidRPr="00101C2C">
        <w:rPr>
          <w:rFonts w:ascii="Courier New" w:hAnsi="Courier New" w:cs="Courier New"/>
        </w:rPr>
        <w:t xml:space="preserve"> </w:t>
      </w:r>
      <w:r>
        <w:rPr>
          <w:rFonts w:ascii="Courier New" w:hAnsi="Courier New" w:cs="Courier New"/>
        </w:rPr>
        <w:t>reviewer="ACU" status="complete"&gt;&lt;/</w:t>
      </w:r>
      <w:r w:rsidR="00EE32FB">
        <w:rPr>
          <w:rFonts w:ascii="Courier New" w:hAnsi="Courier New" w:cs="Courier New"/>
          <w:color w:val="0070C0"/>
        </w:rPr>
        <w:t>c</w:t>
      </w:r>
      <w:r w:rsidRPr="0070171C">
        <w:rPr>
          <w:rFonts w:ascii="Courier New" w:hAnsi="Courier New" w:cs="Courier New"/>
          <w:color w:val="0070C0"/>
        </w:rPr>
        <w:t>o</w:t>
      </w:r>
      <w:r>
        <w:rPr>
          <w:rFonts w:ascii="Courier New" w:hAnsi="Courier New" w:cs="Courier New"/>
          <w:color w:val="0070C0"/>
        </w:rPr>
        <w:t>ntent-curation</w:t>
      </w:r>
      <w:r>
        <w:rPr>
          <w:rFonts w:ascii="Courier New" w:hAnsi="Courier New" w:cs="Courier New"/>
        </w:rPr>
        <w:t>&gt;</w:t>
      </w:r>
    </w:p>
    <w:p w14:paraId="677C2632" w14:textId="1E656F30" w:rsidR="00242F88" w:rsidRDefault="00242F88" w:rsidP="00242F88">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&lt;</w:t>
      </w:r>
      <w:r>
        <w:rPr>
          <w:rFonts w:ascii="Courier New" w:hAnsi="Courier New" w:cs="Courier New"/>
          <w:color w:val="0070C0"/>
        </w:rPr>
        <w:t xml:space="preserve">content-curation </w:t>
      </w:r>
      <w:r>
        <w:rPr>
          <w:rFonts w:ascii="Courier New" w:hAnsi="Courier New" w:cs="Courier New"/>
        </w:rPr>
        <w:t>date="2018-08-30"</w:t>
      </w:r>
      <w:r w:rsidRPr="00101C2C">
        <w:rPr>
          <w:rFonts w:ascii="Courier New" w:hAnsi="Courier New" w:cs="Courier New"/>
        </w:rPr>
        <w:t xml:space="preserve"> </w:t>
      </w:r>
      <w:r>
        <w:rPr>
          <w:rFonts w:ascii="Courier New" w:hAnsi="Courier New" w:cs="Courier New"/>
        </w:rPr>
        <w:t>reviewer="JRFP" status="complete"&gt;&lt;/</w:t>
      </w:r>
      <w:r w:rsidR="00EE32FB">
        <w:rPr>
          <w:rFonts w:ascii="Courier New" w:hAnsi="Courier New" w:cs="Courier New"/>
          <w:color w:val="0070C0"/>
        </w:rPr>
        <w:t>c</w:t>
      </w:r>
      <w:r w:rsidRPr="0070171C">
        <w:rPr>
          <w:rFonts w:ascii="Courier New" w:hAnsi="Courier New" w:cs="Courier New"/>
          <w:color w:val="0070C0"/>
        </w:rPr>
        <w:t>o</w:t>
      </w:r>
      <w:r>
        <w:rPr>
          <w:rFonts w:ascii="Courier New" w:hAnsi="Courier New" w:cs="Courier New"/>
          <w:color w:val="0070C0"/>
        </w:rPr>
        <w:t>ntent-curation</w:t>
      </w:r>
      <w:r>
        <w:rPr>
          <w:rFonts w:ascii="Courier New" w:hAnsi="Courier New" w:cs="Courier New"/>
        </w:rPr>
        <w:t>&gt;</w:t>
      </w:r>
    </w:p>
    <w:p w14:paraId="20D2476C" w14:textId="77777777" w:rsidR="00242F88" w:rsidRDefault="00242F88" w:rsidP="00242F88">
      <w:pPr>
        <w:pStyle w:val="Standard"/>
        <w:tabs>
          <w:tab w:val="left" w:pos="2880"/>
        </w:tabs>
        <w:spacing w:after="0" w:line="240" w:lineRule="auto"/>
        <w:rPr>
          <w:rFonts w:ascii="Courier New" w:hAnsi="Courier New" w:cs="Courier New"/>
        </w:rPr>
      </w:pPr>
      <w:r>
        <w:rPr>
          <w:rFonts w:ascii="Courier New" w:hAnsi="Courier New" w:cs="Courier New"/>
          <w:color w:val="0070C0"/>
        </w:rPr>
        <w:t xml:space="preserve">  </w:t>
      </w:r>
      <w:r>
        <w:rPr>
          <w:rFonts w:ascii="Courier New" w:hAnsi="Courier New" w:cs="Courier New"/>
        </w:rPr>
        <w:t>&lt;/</w:t>
      </w:r>
      <w:r w:rsidRPr="0070171C">
        <w:rPr>
          <w:rFonts w:ascii="Courier New" w:hAnsi="Courier New" w:cs="Courier New"/>
          <w:color w:val="0070C0"/>
        </w:rPr>
        <w:t>Collapse-threshold</w:t>
      </w:r>
      <w:r>
        <w:rPr>
          <w:rFonts w:ascii="Courier New" w:hAnsi="Courier New" w:cs="Courier New"/>
        </w:rPr>
        <w:t>&gt;</w:t>
      </w:r>
    </w:p>
    <w:p w14:paraId="054C5328" w14:textId="41528A1F" w:rsidR="000D3AAC" w:rsidRDefault="000D3AAC" w:rsidP="00101C2C">
      <w:pPr>
        <w:pStyle w:val="Textbody"/>
        <w:ind w:left="720"/>
      </w:pPr>
    </w:p>
    <w:p w14:paraId="16649F08" w14:textId="6306EFC3" w:rsidR="000D3AAC" w:rsidRPr="006C5611" w:rsidRDefault="000D3AAC" w:rsidP="00EB7AB2">
      <w:pPr>
        <w:pStyle w:val="Ttulo1"/>
        <w:numPr>
          <w:ilvl w:val="3"/>
          <w:numId w:val="29"/>
        </w:numPr>
      </w:pPr>
      <w:bookmarkStart w:id="1498" w:name="_Toc10660068"/>
      <w:bookmarkStart w:id="1499" w:name="_Toc10989998"/>
      <w:r w:rsidRPr="006C5611">
        <w:t>Node: Content curation</w:t>
      </w:r>
      <w:bookmarkEnd w:id="1498"/>
      <w:bookmarkEnd w:id="1499"/>
    </w:p>
    <w:p w14:paraId="4525986A" w14:textId="323DF0A6" w:rsidR="00242F88" w:rsidRDefault="00242F88" w:rsidP="00242F88">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&lt;content-curation&gt;</w:t>
      </w:r>
    </w:p>
    <w:p w14:paraId="4E54E908" w14:textId="3A1C7BED" w:rsidR="00242F88" w:rsidRDefault="00242F88" w:rsidP="00242F88">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Content-Curations</w:t>
      </w:r>
    </w:p>
    <w:p w14:paraId="2A7CBF89" w14:textId="43F6F7F9" w:rsidR="00242F88" w:rsidRDefault="00242F88" w:rsidP="00242F88">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edit-description</w:t>
      </w:r>
    </w:p>
    <w:p w14:paraId="0ECCA644" w14:textId="77777777" w:rsidR="00242F88" w:rsidRDefault="00242F88" w:rsidP="00242F88">
      <w:pPr>
        <w:pStyle w:val="Standard"/>
        <w:spacing w:after="0" w:line="276" w:lineRule="auto"/>
        <w:rPr>
          <w:rFonts w:ascii="Bookman Old Style" w:hAnsi="Bookman Old Style"/>
          <w:sz w:val="24"/>
          <w:szCs w:val="24"/>
        </w:rPr>
      </w:pPr>
    </w:p>
    <w:p w14:paraId="5C133AB8" w14:textId="7F33ED8D" w:rsidR="00242F88" w:rsidRPr="00161CC8" w:rsidRDefault="00242F88" w:rsidP="00242F88">
      <w:pPr>
        <w:pStyle w:val="Standard"/>
        <w:spacing w:line="240" w:lineRule="auto"/>
        <w:jc w:val="both"/>
        <w:rPr>
          <w:rFonts w:ascii="Bookman Old Style" w:hAnsi="Bookman Old Style"/>
          <w:sz w:val="24"/>
          <w:szCs w:val="24"/>
        </w:rPr>
      </w:pPr>
      <w:r>
        <w:rPr>
          <w:rFonts w:ascii="Bookman Old Style" w:hAnsi="Bookman Old Style"/>
          <w:sz w:val="24"/>
          <w:szCs w:val="24"/>
          <w:u w:val="single"/>
        </w:rPr>
        <w:t xml:space="preserve">Content: </w:t>
      </w:r>
      <w:r w:rsidRPr="00574564">
        <w:rPr>
          <w:rFonts w:ascii="Bookman Old Style" w:hAnsi="Bookman Old Style"/>
          <w:sz w:val="24"/>
          <w:szCs w:val="24"/>
        </w:rPr>
        <w:t xml:space="preserve">This node </w:t>
      </w:r>
      <w:r w:rsidR="00574564" w:rsidRPr="00574564">
        <w:rPr>
          <w:rFonts w:ascii="Bookman Old Style" w:hAnsi="Bookman Old Style"/>
          <w:sz w:val="24"/>
          <w:szCs w:val="24"/>
        </w:rPr>
        <w:t>include</w:t>
      </w:r>
      <w:r w:rsidR="00C10238" w:rsidRPr="00574564">
        <w:rPr>
          <w:rFonts w:ascii="Bookman Old Style" w:hAnsi="Bookman Old Style"/>
          <w:sz w:val="24"/>
          <w:szCs w:val="24"/>
        </w:rPr>
        <w:t xml:space="preserve"> the information</w:t>
      </w:r>
      <w:r w:rsidR="00574564" w:rsidRPr="00574564">
        <w:rPr>
          <w:rFonts w:ascii="Bookman Old Style" w:hAnsi="Bookman Old Style"/>
          <w:sz w:val="24"/>
          <w:szCs w:val="24"/>
        </w:rPr>
        <w:t xml:space="preserve"> regarding one</w:t>
      </w:r>
      <w:r w:rsidR="00C10238" w:rsidRPr="00574564">
        <w:rPr>
          <w:rFonts w:ascii="Bookman Old Style" w:hAnsi="Bookman Old Style"/>
          <w:sz w:val="24"/>
          <w:szCs w:val="24"/>
        </w:rPr>
        <w:t xml:space="preserve"> event of content curation.</w:t>
      </w:r>
      <w:r w:rsidR="00574564" w:rsidRPr="00574564">
        <w:rPr>
          <w:rFonts w:ascii="Bookman Old Style" w:hAnsi="Bookman Old Style"/>
          <w:sz w:val="24"/>
          <w:szCs w:val="24"/>
        </w:rPr>
        <w:t xml:space="preserve"> </w:t>
      </w:r>
      <w:r w:rsidR="00574564">
        <w:rPr>
          <w:rFonts w:ascii="Bookman Old Style" w:hAnsi="Bookman Old Style"/>
          <w:sz w:val="24"/>
          <w:szCs w:val="24"/>
        </w:rPr>
        <w:t xml:space="preserve">Information related to the level of change, nodes and attributes checked will be included.  </w:t>
      </w:r>
    </w:p>
    <w:p w14:paraId="68C091A3" w14:textId="77777777" w:rsidR="00242F88" w:rsidRDefault="00242F88" w:rsidP="00242F88">
      <w:pPr>
        <w:pStyle w:val="Standard"/>
        <w:spacing w:after="0" w:line="240" w:lineRule="auto"/>
        <w:jc w:val="both"/>
        <w:rPr>
          <w:rFonts w:ascii="Bookman Old Style" w:hAnsi="Bookman Old Style"/>
          <w:sz w:val="24"/>
          <w:szCs w:val="24"/>
        </w:rPr>
      </w:pPr>
    </w:p>
    <w:p w14:paraId="3EA01087" w14:textId="650E7DA0" w:rsidR="00242F88" w:rsidRDefault="00242F88" w:rsidP="00242F88">
      <w:pPr>
        <w:pStyle w:val="Standard"/>
        <w:spacing w:after="0" w:line="240" w:lineRule="auto"/>
        <w:jc w:val="both"/>
        <w:rPr>
          <w:rFonts w:ascii="Bookman Old Style" w:hAnsi="Bookman Old Style"/>
          <w:sz w:val="24"/>
          <w:szCs w:val="24"/>
        </w:rPr>
      </w:pPr>
      <w:r>
        <w:rPr>
          <w:rFonts w:ascii="Bookman Old Style" w:hAnsi="Bookman Old Style"/>
          <w:sz w:val="24"/>
          <w:szCs w:val="24"/>
          <w:u w:val="single"/>
        </w:rPr>
        <w:t>Attributes:</w:t>
      </w:r>
      <w:r w:rsidR="00EE32FB">
        <w:rPr>
          <w:rFonts w:ascii="Bookman Old Style" w:hAnsi="Bookman Old Style"/>
          <w:sz w:val="24"/>
          <w:szCs w:val="24"/>
        </w:rPr>
        <w:t xml:space="preserve"> date, reviewer, status</w:t>
      </w:r>
    </w:p>
    <w:p w14:paraId="7811D330" w14:textId="7BAAD15D" w:rsidR="00EE32FB" w:rsidRDefault="00EE32FB" w:rsidP="00EE32FB">
      <w:pPr>
        <w:pStyle w:val="Prrafodelista"/>
        <w:numPr>
          <w:ilvl w:val="0"/>
          <w:numId w:val="15"/>
        </w:numPr>
        <w:suppressAutoHyphens w:val="0"/>
        <w:spacing w:line="256" w:lineRule="auto"/>
        <w:jc w:val="both"/>
      </w:pPr>
      <w:r w:rsidRPr="00EE32FB">
        <w:rPr>
          <w:rFonts w:ascii="Bookman Old Style" w:hAnsi="Bookman Old Style"/>
          <w:sz w:val="24"/>
          <w:szCs w:val="24"/>
        </w:rPr>
        <w:t>@date = date of</w:t>
      </w:r>
      <w:r>
        <w:rPr>
          <w:rFonts w:ascii="Bookman Old Style" w:hAnsi="Bookman Old Style"/>
          <w:sz w:val="24"/>
          <w:szCs w:val="24"/>
        </w:rPr>
        <w:t xml:space="preserve"> curation</w:t>
      </w:r>
      <w:r w:rsidRPr="00EE32FB">
        <w:rPr>
          <w:rFonts w:ascii="Bookman Old Style" w:hAnsi="Bookman Old Style"/>
          <w:sz w:val="24"/>
          <w:szCs w:val="24"/>
        </w:rPr>
        <w:t xml:space="preserve"> in YYYY-MM-DD format.</w:t>
      </w:r>
    </w:p>
    <w:p w14:paraId="5EDFDA37" w14:textId="520A2CF2" w:rsidR="00EE32FB" w:rsidRDefault="00EE32FB" w:rsidP="00EE32FB">
      <w:pPr>
        <w:pStyle w:val="Prrafodelista"/>
        <w:numPr>
          <w:ilvl w:val="0"/>
          <w:numId w:val="15"/>
        </w:numPr>
        <w:suppressAutoHyphens w:val="0"/>
        <w:spacing w:line="256" w:lineRule="auto"/>
        <w:jc w:val="both"/>
      </w:pPr>
      <w:r>
        <w:rPr>
          <w:rFonts w:ascii="Bookman Old Style" w:hAnsi="Bookman Old Style"/>
          <w:sz w:val="24"/>
          <w:szCs w:val="24"/>
        </w:rPr>
        <w:t>@reviewer = person who made the curation.</w:t>
      </w:r>
    </w:p>
    <w:p w14:paraId="026BAE7E" w14:textId="45E5E275" w:rsidR="00EE32FB" w:rsidRDefault="00EE32FB" w:rsidP="00EE32FB">
      <w:pPr>
        <w:pStyle w:val="Prrafodelista"/>
        <w:numPr>
          <w:ilvl w:val="0"/>
          <w:numId w:val="15"/>
        </w:numPr>
        <w:suppressAutoHyphens w:val="0"/>
        <w:spacing w:after="0" w:line="240" w:lineRule="auto"/>
        <w:jc w:val="both"/>
      </w:pPr>
      <w:r w:rsidRPr="00EE32FB">
        <w:rPr>
          <w:rFonts w:ascii="Bookman Old Style" w:hAnsi="Bookman Old Style"/>
          <w:sz w:val="24"/>
          <w:szCs w:val="24"/>
        </w:rPr>
        <w:t>@status = “completed”</w:t>
      </w:r>
      <w:r>
        <w:rPr>
          <w:rFonts w:ascii="Bookman Old Style" w:hAnsi="Bookman Old Style"/>
          <w:sz w:val="24"/>
          <w:szCs w:val="24"/>
        </w:rPr>
        <w:t>, “incomplete”.</w:t>
      </w:r>
    </w:p>
    <w:p w14:paraId="1DA6DD9E" w14:textId="77777777" w:rsidR="00242F88" w:rsidRDefault="00242F88" w:rsidP="00242F88">
      <w:pPr>
        <w:pStyle w:val="Standard"/>
        <w:spacing w:after="0" w:line="240" w:lineRule="auto"/>
        <w:jc w:val="both"/>
        <w:rPr>
          <w:rFonts w:ascii="Bookman Old Style" w:hAnsi="Bookman Old Style"/>
          <w:sz w:val="24"/>
          <w:szCs w:val="24"/>
          <w:u w:val="single"/>
        </w:rPr>
      </w:pPr>
    </w:p>
    <w:p w14:paraId="2590B052" w14:textId="77777777" w:rsidR="00242F88" w:rsidRDefault="00242F88" w:rsidP="00242F88">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3AC8FCED" w14:textId="77777777" w:rsidR="00242F88" w:rsidRDefault="00242F88" w:rsidP="00242F88">
      <w:pPr>
        <w:pStyle w:val="Standard"/>
        <w:spacing w:after="0" w:line="240" w:lineRule="auto"/>
        <w:jc w:val="both"/>
        <w:rPr>
          <w:rFonts w:ascii="Bookman Old Style" w:hAnsi="Bookman Old Style"/>
          <w:sz w:val="24"/>
          <w:szCs w:val="24"/>
          <w:u w:val="single"/>
        </w:rPr>
      </w:pPr>
    </w:p>
    <w:p w14:paraId="35FA7E6A" w14:textId="32E43FDC" w:rsidR="00242F88" w:rsidRDefault="00242F88" w:rsidP="00242F88">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&lt;</w:t>
      </w:r>
      <w:r w:rsidRPr="00EE32FB">
        <w:rPr>
          <w:rFonts w:ascii="Courier New" w:hAnsi="Courier New" w:cs="Courier New"/>
          <w:color w:val="0070C0"/>
        </w:rPr>
        <w:t xml:space="preserve">content-curation </w:t>
      </w:r>
      <w:r w:rsidRPr="00EE32FB">
        <w:rPr>
          <w:rFonts w:ascii="Courier New" w:hAnsi="Courier New" w:cs="Courier New"/>
          <w:color w:val="FF0000"/>
        </w:rPr>
        <w:t>date</w:t>
      </w:r>
      <w:r>
        <w:rPr>
          <w:rFonts w:ascii="Courier New" w:hAnsi="Courier New" w:cs="Courier New"/>
        </w:rPr>
        <w:t>="2018-12-11"</w:t>
      </w:r>
      <w:r w:rsidRPr="00101C2C">
        <w:rPr>
          <w:rFonts w:ascii="Courier New" w:hAnsi="Courier New" w:cs="Courier New"/>
        </w:rPr>
        <w:t xml:space="preserve"> </w:t>
      </w:r>
      <w:r w:rsidRPr="00EE32FB">
        <w:rPr>
          <w:rFonts w:ascii="Courier New" w:hAnsi="Courier New" w:cs="Courier New"/>
          <w:color w:val="FF0000"/>
        </w:rPr>
        <w:t>reviewer</w:t>
      </w:r>
      <w:r>
        <w:rPr>
          <w:rFonts w:ascii="Courier New" w:hAnsi="Courier New" w:cs="Courier New"/>
        </w:rPr>
        <w:t xml:space="preserve">="ACU" </w:t>
      </w:r>
      <w:r w:rsidRPr="00EE32FB">
        <w:rPr>
          <w:rFonts w:ascii="Courier New" w:hAnsi="Courier New" w:cs="Courier New"/>
          <w:color w:val="FF0000"/>
        </w:rPr>
        <w:t>status</w:t>
      </w:r>
      <w:r w:rsidR="00574564">
        <w:rPr>
          <w:rFonts w:ascii="Courier New" w:hAnsi="Courier New" w:cs="Courier New"/>
        </w:rPr>
        <w:t>="</w:t>
      </w:r>
      <w:r w:rsidR="002A413A">
        <w:rPr>
          <w:rFonts w:ascii="Courier New" w:hAnsi="Courier New" w:cs="Courier New"/>
        </w:rPr>
        <w:t>completed</w:t>
      </w:r>
      <w:r>
        <w:rPr>
          <w:rFonts w:ascii="Courier New" w:hAnsi="Courier New" w:cs="Courier New"/>
        </w:rPr>
        <w:t>"&gt;&lt;/</w:t>
      </w:r>
      <w:r w:rsidR="00EE32FB" w:rsidRPr="00EE32FB">
        <w:rPr>
          <w:rFonts w:ascii="Courier New" w:hAnsi="Courier New" w:cs="Courier New"/>
          <w:color w:val="0070C0"/>
        </w:rPr>
        <w:t>c</w:t>
      </w:r>
      <w:r w:rsidRPr="00EE32FB">
        <w:rPr>
          <w:rFonts w:ascii="Courier New" w:hAnsi="Courier New" w:cs="Courier New"/>
          <w:color w:val="0070C0"/>
        </w:rPr>
        <w:t>ontent-curation</w:t>
      </w:r>
      <w:r>
        <w:rPr>
          <w:rFonts w:ascii="Courier New" w:hAnsi="Courier New" w:cs="Courier New"/>
        </w:rPr>
        <w:t>&gt;</w:t>
      </w:r>
    </w:p>
    <w:p w14:paraId="7B522C67" w14:textId="12B6B85F" w:rsidR="00242F88" w:rsidRDefault="00242F88" w:rsidP="00242F88">
      <w:pPr>
        <w:pStyle w:val="Standard"/>
        <w:tabs>
          <w:tab w:val="left" w:pos="2880"/>
        </w:tabs>
        <w:spacing w:after="0" w:line="240" w:lineRule="auto"/>
        <w:rPr>
          <w:rFonts w:ascii="Courier New" w:hAnsi="Courier New" w:cs="Courier New"/>
        </w:rPr>
      </w:pPr>
    </w:p>
    <w:p w14:paraId="523B35EF" w14:textId="77777777" w:rsidR="000D3AAC" w:rsidRPr="000D3AAC" w:rsidRDefault="000D3AAC" w:rsidP="001B402D">
      <w:pPr>
        <w:pStyle w:val="Textbody"/>
      </w:pPr>
    </w:p>
    <w:p w14:paraId="4490FE79" w14:textId="4A8D191D" w:rsidR="000D3AAC" w:rsidRPr="006C5611" w:rsidRDefault="000D3AAC" w:rsidP="00EB7AB2">
      <w:pPr>
        <w:pStyle w:val="Ttulo1"/>
        <w:numPr>
          <w:ilvl w:val="4"/>
          <w:numId w:val="29"/>
        </w:numPr>
      </w:pPr>
      <w:bookmarkStart w:id="1500" w:name="_Toc10660069"/>
      <w:bookmarkStart w:id="1501" w:name="_Toc10989999"/>
      <w:r w:rsidRPr="006C5611">
        <w:t>Edit description</w:t>
      </w:r>
      <w:bookmarkEnd w:id="1500"/>
      <w:bookmarkEnd w:id="1501"/>
    </w:p>
    <w:p w14:paraId="61A76406" w14:textId="4F409381" w:rsidR="00EE32FB" w:rsidRDefault="00EE32FB" w:rsidP="00EE32FB">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&lt;edit-description&gt;</w:t>
      </w:r>
    </w:p>
    <w:p w14:paraId="6DB52BD8" w14:textId="6DD1F936" w:rsidR="00EE32FB" w:rsidRDefault="00EE32FB" w:rsidP="00EE32FB">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content-curation</w:t>
      </w:r>
    </w:p>
    <w:p w14:paraId="5A5FEC5D" w14:textId="3C328BEB" w:rsidR="00EE32FB" w:rsidRDefault="00EE32FB" w:rsidP="00EE32FB">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node-checked, content-changes, attribute-changes</w:t>
      </w:r>
    </w:p>
    <w:p w14:paraId="2CFB7F08" w14:textId="77777777" w:rsidR="00EE32FB" w:rsidRDefault="00EE32FB" w:rsidP="00EE32FB">
      <w:pPr>
        <w:pStyle w:val="Standard"/>
        <w:spacing w:after="0" w:line="276" w:lineRule="auto"/>
        <w:rPr>
          <w:rFonts w:ascii="Bookman Old Style" w:hAnsi="Bookman Old Style"/>
          <w:sz w:val="24"/>
          <w:szCs w:val="24"/>
        </w:rPr>
      </w:pPr>
    </w:p>
    <w:p w14:paraId="4745282D" w14:textId="77777777" w:rsidR="00EE32FB" w:rsidRPr="00161CC8" w:rsidRDefault="00EE32FB" w:rsidP="00EE32FB">
      <w:pPr>
        <w:pStyle w:val="Standard"/>
        <w:spacing w:line="240" w:lineRule="auto"/>
        <w:jc w:val="both"/>
        <w:rPr>
          <w:rFonts w:ascii="Bookman Old Style" w:hAnsi="Bookman Old Style"/>
          <w:sz w:val="24"/>
          <w:szCs w:val="24"/>
        </w:rPr>
      </w:pPr>
      <w:r>
        <w:rPr>
          <w:rFonts w:ascii="Bookman Old Style" w:hAnsi="Bookman Old Style"/>
          <w:sz w:val="24"/>
          <w:szCs w:val="24"/>
          <w:u w:val="single"/>
        </w:rPr>
        <w:t xml:space="preserve">Content: </w:t>
      </w:r>
      <w:r w:rsidRPr="00664A68">
        <w:rPr>
          <w:rFonts w:ascii="Bookman Old Style" w:hAnsi="Bookman Old Style"/>
          <w:sz w:val="24"/>
          <w:szCs w:val="24"/>
        </w:rPr>
        <w:t>This node describes all the corrections and revisions during each curation event.</w:t>
      </w:r>
    </w:p>
    <w:p w14:paraId="4323311F" w14:textId="77777777" w:rsidR="00EE32FB" w:rsidRDefault="00EE32FB" w:rsidP="00EE32FB">
      <w:pPr>
        <w:pStyle w:val="Standard"/>
        <w:spacing w:after="0" w:line="240" w:lineRule="auto"/>
        <w:jc w:val="both"/>
        <w:rPr>
          <w:rFonts w:ascii="Bookman Old Style" w:hAnsi="Bookman Old Style"/>
          <w:sz w:val="24"/>
          <w:szCs w:val="24"/>
        </w:rPr>
      </w:pPr>
    </w:p>
    <w:p w14:paraId="382045E2" w14:textId="5F3A1BD3" w:rsidR="00EE32FB" w:rsidRDefault="00EE32FB" w:rsidP="00EE32FB">
      <w:pPr>
        <w:pStyle w:val="Standard"/>
        <w:spacing w:after="0" w:line="240" w:lineRule="auto"/>
        <w:jc w:val="both"/>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w:t>
      </w:r>
      <w:r w:rsidR="00C10238">
        <w:rPr>
          <w:rFonts w:ascii="Bookman Old Style" w:hAnsi="Bookman Old Style"/>
          <w:sz w:val="24"/>
          <w:szCs w:val="24"/>
        </w:rPr>
        <w:t>none</w:t>
      </w:r>
    </w:p>
    <w:p w14:paraId="65A9CFD7" w14:textId="77777777" w:rsidR="00EE32FB" w:rsidRDefault="00EE32FB" w:rsidP="00EE32FB">
      <w:pPr>
        <w:pStyle w:val="Standard"/>
        <w:spacing w:after="0" w:line="240" w:lineRule="auto"/>
        <w:jc w:val="both"/>
        <w:rPr>
          <w:rFonts w:ascii="Bookman Old Style" w:hAnsi="Bookman Old Style"/>
          <w:sz w:val="24"/>
          <w:szCs w:val="24"/>
          <w:u w:val="single"/>
        </w:rPr>
      </w:pPr>
    </w:p>
    <w:p w14:paraId="3E9749F7" w14:textId="77777777" w:rsidR="00EE32FB" w:rsidRDefault="00EE32FB" w:rsidP="00EE32FB">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4CFD60EC" w14:textId="77777777" w:rsidR="00EE32FB" w:rsidRDefault="00EE32FB" w:rsidP="00EE32FB">
      <w:pPr>
        <w:pStyle w:val="Standard"/>
        <w:spacing w:after="0" w:line="240" w:lineRule="auto"/>
        <w:jc w:val="both"/>
        <w:rPr>
          <w:rFonts w:ascii="Bookman Old Style" w:hAnsi="Bookman Old Style"/>
          <w:sz w:val="24"/>
          <w:szCs w:val="24"/>
          <w:u w:val="single"/>
        </w:rPr>
      </w:pPr>
    </w:p>
    <w:p w14:paraId="4B4EEE53" w14:textId="77777777" w:rsidR="00C10238" w:rsidRDefault="00EE32FB" w:rsidP="00C10238">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w:t>
      </w:r>
      <w:r w:rsidR="00C10238">
        <w:rPr>
          <w:rFonts w:ascii="Courier New" w:hAnsi="Courier New" w:cs="Courier New"/>
        </w:rPr>
        <w:t>&lt;</w:t>
      </w:r>
      <w:r w:rsidR="00C10238">
        <w:rPr>
          <w:rFonts w:ascii="Courier New" w:hAnsi="Courier New" w:cs="Courier New"/>
          <w:color w:val="0070C0"/>
        </w:rPr>
        <w:t>edit-description</w:t>
      </w:r>
      <w:r w:rsidR="00C10238">
        <w:rPr>
          <w:rFonts w:ascii="Courier New" w:hAnsi="Courier New" w:cs="Courier New"/>
        </w:rPr>
        <w:t>&gt;</w:t>
      </w:r>
    </w:p>
    <w:p w14:paraId="2E19D379" w14:textId="231735D5" w:rsidR="00C10238" w:rsidRDefault="00C10238" w:rsidP="00C10238">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w:t>
      </w:r>
      <w:r w:rsidRPr="00C10238">
        <w:rPr>
          <w:rFonts w:ascii="Courier New" w:hAnsi="Courier New" w:cs="Courier New"/>
        </w:rPr>
        <w:t>&lt;node-checked&gt;</w:t>
      </w:r>
      <w:r>
        <w:rPr>
          <w:rFonts w:ascii="Courier New" w:hAnsi="Courier New" w:cs="Courier New"/>
        </w:rPr>
        <w:t>threat</w:t>
      </w:r>
      <w:r w:rsidR="00F23B19">
        <w:rPr>
          <w:rFonts w:ascii="Courier New" w:hAnsi="Courier New" w:cs="Courier New"/>
        </w:rPr>
        <w:t xml:space="preserve"> </w:t>
      </w:r>
      <w:r>
        <w:rPr>
          <w:rFonts w:ascii="Courier New" w:hAnsi="Courier New" w:cs="Courier New"/>
        </w:rPr>
        <w:t>classification element</w:t>
      </w:r>
      <w:r w:rsidRPr="00C10238">
        <w:rPr>
          <w:rFonts w:ascii="Courier New" w:hAnsi="Courier New" w:cs="Courier New"/>
        </w:rPr>
        <w:t>&lt;</w:t>
      </w:r>
      <w:r>
        <w:rPr>
          <w:rFonts w:ascii="Courier New" w:hAnsi="Courier New" w:cs="Courier New"/>
        </w:rPr>
        <w:t>/</w:t>
      </w:r>
      <w:r w:rsidRPr="00C10238">
        <w:rPr>
          <w:rFonts w:ascii="Courier New" w:hAnsi="Courier New" w:cs="Courier New"/>
        </w:rPr>
        <w:t>node-checked&gt;</w:t>
      </w:r>
    </w:p>
    <w:p w14:paraId="2FD2A352" w14:textId="2B33877A" w:rsidR="00C10238" w:rsidRDefault="00C10238" w:rsidP="00C10238">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&lt;content-changes&gt;deleted incorrect content&lt;/content-changes&gt;</w:t>
      </w:r>
    </w:p>
    <w:p w14:paraId="3ED05CE0" w14:textId="77777777" w:rsidR="00C10238" w:rsidRDefault="00C10238" w:rsidP="00C10238">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&lt;attribute-changes&gt;&lt;/attribute-changes&gt; </w:t>
      </w:r>
    </w:p>
    <w:p w14:paraId="5A87E047" w14:textId="2D21FAF7" w:rsidR="00C10238" w:rsidRDefault="00C10238" w:rsidP="00C10238">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&lt;/</w:t>
      </w:r>
      <w:r>
        <w:rPr>
          <w:rFonts w:ascii="Courier New" w:hAnsi="Courier New" w:cs="Courier New"/>
          <w:color w:val="0070C0"/>
        </w:rPr>
        <w:t>edit-description</w:t>
      </w:r>
      <w:r>
        <w:rPr>
          <w:rFonts w:ascii="Courier New" w:hAnsi="Courier New" w:cs="Courier New"/>
        </w:rPr>
        <w:t>&gt;</w:t>
      </w:r>
    </w:p>
    <w:p w14:paraId="23D751AA" w14:textId="77777777" w:rsidR="000D3AAC" w:rsidRDefault="000D3AAC" w:rsidP="001B402D">
      <w:pPr>
        <w:pStyle w:val="Textbody"/>
      </w:pPr>
    </w:p>
    <w:p w14:paraId="72A92CCA" w14:textId="707FCF5D" w:rsidR="00EB7AB2" w:rsidRDefault="00EB7AB2" w:rsidP="00970467">
      <w:pPr>
        <w:pStyle w:val="Ttulo1"/>
        <w:numPr>
          <w:ilvl w:val="5"/>
          <w:numId w:val="29"/>
        </w:numPr>
      </w:pPr>
      <w:bookmarkStart w:id="1502" w:name="_Toc10660070"/>
      <w:bookmarkStart w:id="1503" w:name="_Toc10990000"/>
      <w:r w:rsidRPr="006C5611">
        <w:t>Node: Node</w:t>
      </w:r>
      <w:r w:rsidR="00970467">
        <w:t>s</w:t>
      </w:r>
      <w:r w:rsidRPr="006C5611">
        <w:t xml:space="preserve"> checked</w:t>
      </w:r>
      <w:bookmarkEnd w:id="1502"/>
      <w:bookmarkEnd w:id="1503"/>
    </w:p>
    <w:p w14:paraId="0601ECBA" w14:textId="50E47E52" w:rsidR="00970467" w:rsidRDefault="00970467" w:rsidP="00970467">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&lt;nodes-checked&gt;</w:t>
      </w:r>
    </w:p>
    <w:p w14:paraId="487B806E" w14:textId="77777777" w:rsidR="00970467" w:rsidRPr="00970467" w:rsidRDefault="00970467" w:rsidP="00970467">
      <w:pPr>
        <w:pStyle w:val="Textbody"/>
      </w:pPr>
    </w:p>
    <w:p w14:paraId="6EA8227C" w14:textId="77777777" w:rsidR="00EB7AB2" w:rsidRPr="000D3AAC" w:rsidRDefault="00EB7AB2" w:rsidP="001B402D">
      <w:pPr>
        <w:pStyle w:val="Textbody"/>
      </w:pPr>
    </w:p>
    <w:p w14:paraId="2E518D7F" w14:textId="4C582497" w:rsidR="000D3AAC" w:rsidRPr="006C5611" w:rsidRDefault="00322082" w:rsidP="00970467">
      <w:pPr>
        <w:pStyle w:val="Ttulo1"/>
        <w:numPr>
          <w:ilvl w:val="6"/>
          <w:numId w:val="29"/>
        </w:numPr>
      </w:pPr>
      <w:bookmarkStart w:id="1504" w:name="_Toc10660071"/>
      <w:bookmarkStart w:id="1505" w:name="_Toc10990001"/>
      <w:r w:rsidRPr="006C5611">
        <w:t>Node: N</w:t>
      </w:r>
      <w:r w:rsidR="000D3AAC" w:rsidRPr="006C5611">
        <w:t>ode checked</w:t>
      </w:r>
      <w:bookmarkEnd w:id="1504"/>
      <w:bookmarkEnd w:id="1505"/>
    </w:p>
    <w:p w14:paraId="2975651C" w14:textId="0BD07B01" w:rsidR="00F23B19" w:rsidRDefault="00F23B19" w:rsidP="00F23B19">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&lt;node-checked&gt;</w:t>
      </w:r>
    </w:p>
    <w:p w14:paraId="17B4A1AA" w14:textId="68A9F307" w:rsidR="00F23B19" w:rsidRDefault="00F23B19" w:rsidP="00F23B19">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edit-description</w:t>
      </w:r>
    </w:p>
    <w:p w14:paraId="07AABCF8" w14:textId="03B09D43" w:rsidR="00F23B19" w:rsidRDefault="00F23B19" w:rsidP="00F23B19">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3C203123" w14:textId="77777777" w:rsidR="00F23B19" w:rsidRDefault="00F23B19" w:rsidP="00F23B19">
      <w:pPr>
        <w:pStyle w:val="Standard"/>
        <w:spacing w:after="0" w:line="276" w:lineRule="auto"/>
        <w:rPr>
          <w:rFonts w:ascii="Bookman Old Style" w:hAnsi="Bookman Old Style"/>
          <w:sz w:val="24"/>
          <w:szCs w:val="24"/>
        </w:rPr>
      </w:pPr>
    </w:p>
    <w:p w14:paraId="297BC177" w14:textId="21A05179" w:rsidR="00F23B19" w:rsidRDefault="00F23B19" w:rsidP="00F23B19">
      <w:pPr>
        <w:pStyle w:val="Standard"/>
        <w:spacing w:line="240" w:lineRule="auto"/>
        <w:jc w:val="both"/>
        <w:rPr>
          <w:rFonts w:ascii="Bookman Old Style" w:hAnsi="Bookman Old Style"/>
          <w:sz w:val="24"/>
          <w:szCs w:val="24"/>
        </w:rPr>
      </w:pPr>
      <w:r>
        <w:rPr>
          <w:rFonts w:ascii="Bookman Old Style" w:hAnsi="Bookman Old Style"/>
          <w:sz w:val="24"/>
          <w:szCs w:val="24"/>
          <w:u w:val="single"/>
        </w:rPr>
        <w:t xml:space="preserve">Content: </w:t>
      </w:r>
      <w:r w:rsidR="00664A68">
        <w:rPr>
          <w:rFonts w:ascii="Bookman Old Style" w:hAnsi="Bookman Old Style"/>
          <w:sz w:val="24"/>
          <w:szCs w:val="24"/>
        </w:rPr>
        <w:t xml:space="preserve">This node will contain the name of the node changed during content curation. If more than a node was revised, a list will be generated. </w:t>
      </w:r>
    </w:p>
    <w:p w14:paraId="0BB9BFEF" w14:textId="77777777" w:rsidR="00F23B19" w:rsidRDefault="00F23B19" w:rsidP="00F23B19">
      <w:pPr>
        <w:pStyle w:val="Standard"/>
        <w:spacing w:after="0" w:line="240" w:lineRule="auto"/>
        <w:jc w:val="both"/>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none</w:t>
      </w:r>
    </w:p>
    <w:p w14:paraId="7004F529" w14:textId="77777777" w:rsidR="00F23B19" w:rsidRDefault="00F23B19" w:rsidP="00F23B19">
      <w:pPr>
        <w:pStyle w:val="Standard"/>
        <w:spacing w:after="0" w:line="240" w:lineRule="auto"/>
        <w:jc w:val="both"/>
        <w:rPr>
          <w:rFonts w:ascii="Bookman Old Style" w:hAnsi="Bookman Old Style"/>
          <w:sz w:val="24"/>
          <w:szCs w:val="24"/>
          <w:u w:val="single"/>
        </w:rPr>
      </w:pPr>
    </w:p>
    <w:p w14:paraId="093E0EB9" w14:textId="77777777" w:rsidR="00F23B19" w:rsidRDefault="00F23B19" w:rsidP="00F23B19">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2CC7872E" w14:textId="77777777" w:rsidR="00F23B19" w:rsidRDefault="00F23B19" w:rsidP="00F23B19">
      <w:pPr>
        <w:pStyle w:val="Standard"/>
        <w:spacing w:after="0" w:line="240" w:lineRule="auto"/>
        <w:jc w:val="both"/>
        <w:rPr>
          <w:rFonts w:ascii="Bookman Old Style" w:hAnsi="Bookman Old Style"/>
          <w:sz w:val="24"/>
          <w:szCs w:val="24"/>
          <w:u w:val="single"/>
        </w:rPr>
      </w:pPr>
    </w:p>
    <w:p w14:paraId="7E388D4A" w14:textId="78601977" w:rsidR="00F23B19" w:rsidRDefault="00F23B19" w:rsidP="00F23B19">
      <w:pPr>
        <w:pStyle w:val="Standard"/>
        <w:tabs>
          <w:tab w:val="left" w:pos="2880"/>
        </w:tabs>
        <w:spacing w:after="0" w:line="240" w:lineRule="auto"/>
        <w:ind w:left="270"/>
        <w:rPr>
          <w:rFonts w:ascii="Courier New" w:hAnsi="Courier New" w:cs="Courier New"/>
        </w:rPr>
      </w:pPr>
      <w:r>
        <w:rPr>
          <w:rFonts w:ascii="Courier New" w:hAnsi="Courier New" w:cs="Courier New"/>
        </w:rPr>
        <w:lastRenderedPageBreak/>
        <w:t xml:space="preserve">    </w:t>
      </w:r>
      <w:r w:rsidRPr="00C10238">
        <w:rPr>
          <w:rFonts w:ascii="Courier New" w:hAnsi="Courier New" w:cs="Courier New"/>
        </w:rPr>
        <w:t>&lt;</w:t>
      </w:r>
      <w:r w:rsidRPr="00F23B19">
        <w:rPr>
          <w:rFonts w:ascii="Courier New" w:hAnsi="Courier New" w:cs="Courier New"/>
          <w:color w:val="0070C0"/>
        </w:rPr>
        <w:t>node-checked</w:t>
      </w:r>
      <w:r w:rsidRPr="00C10238">
        <w:rPr>
          <w:rFonts w:ascii="Courier New" w:hAnsi="Courier New" w:cs="Courier New"/>
        </w:rPr>
        <w:t>&gt;</w:t>
      </w:r>
      <w:r>
        <w:rPr>
          <w:rFonts w:ascii="Courier New" w:hAnsi="Courier New" w:cs="Courier New"/>
        </w:rPr>
        <w:t>threat classification element</w:t>
      </w:r>
      <w:r w:rsidRPr="00C10238">
        <w:rPr>
          <w:rFonts w:ascii="Courier New" w:hAnsi="Courier New" w:cs="Courier New"/>
        </w:rPr>
        <w:t>&lt;</w:t>
      </w:r>
      <w:r>
        <w:rPr>
          <w:rFonts w:ascii="Courier New" w:hAnsi="Courier New" w:cs="Courier New"/>
        </w:rPr>
        <w:t>/</w:t>
      </w:r>
      <w:r w:rsidRPr="00F23B19">
        <w:rPr>
          <w:rFonts w:ascii="Courier New" w:hAnsi="Courier New" w:cs="Courier New"/>
          <w:color w:val="0070C0"/>
        </w:rPr>
        <w:t>node-checked</w:t>
      </w:r>
      <w:r w:rsidRPr="00C10238">
        <w:rPr>
          <w:rFonts w:ascii="Courier New" w:hAnsi="Courier New" w:cs="Courier New"/>
        </w:rPr>
        <w:t>&gt;</w:t>
      </w:r>
    </w:p>
    <w:p w14:paraId="4AB05CCF" w14:textId="4C78F98E" w:rsidR="00F23B19" w:rsidRDefault="00F23B19" w:rsidP="00F23B19">
      <w:pPr>
        <w:pStyle w:val="Standard"/>
        <w:tabs>
          <w:tab w:val="left" w:pos="2880"/>
        </w:tabs>
        <w:spacing w:after="0" w:line="240" w:lineRule="auto"/>
        <w:ind w:left="270"/>
        <w:rPr>
          <w:rFonts w:ascii="Courier New" w:hAnsi="Courier New" w:cs="Courier New"/>
        </w:rPr>
      </w:pPr>
      <w:r w:rsidRPr="00C10238">
        <w:rPr>
          <w:rFonts w:ascii="Courier New" w:hAnsi="Courier New" w:cs="Courier New"/>
        </w:rPr>
        <w:t>&lt;</w:t>
      </w:r>
      <w:r w:rsidRPr="00F23B19">
        <w:rPr>
          <w:rFonts w:ascii="Courier New" w:hAnsi="Courier New" w:cs="Courier New"/>
          <w:color w:val="0070C0"/>
        </w:rPr>
        <w:t>node-checked</w:t>
      </w:r>
      <w:r w:rsidRPr="00C10238">
        <w:rPr>
          <w:rFonts w:ascii="Courier New" w:hAnsi="Courier New" w:cs="Courier New"/>
        </w:rPr>
        <w:t>&gt;</w:t>
      </w:r>
      <w:r>
        <w:rPr>
          <w:rFonts w:ascii="Courier New" w:hAnsi="Courier New" w:cs="Courier New"/>
        </w:rPr>
        <w:t>Country</w:t>
      </w:r>
      <w:r w:rsidRPr="00C10238">
        <w:rPr>
          <w:rFonts w:ascii="Courier New" w:hAnsi="Courier New" w:cs="Courier New"/>
        </w:rPr>
        <w:t>&lt;</w:t>
      </w:r>
      <w:r>
        <w:rPr>
          <w:rFonts w:ascii="Courier New" w:hAnsi="Courier New" w:cs="Courier New"/>
        </w:rPr>
        <w:t>/</w:t>
      </w:r>
      <w:r w:rsidRPr="00F23B19">
        <w:rPr>
          <w:rFonts w:ascii="Courier New" w:hAnsi="Courier New" w:cs="Courier New"/>
          <w:color w:val="0070C0"/>
        </w:rPr>
        <w:t>node-checked</w:t>
      </w:r>
      <w:r w:rsidRPr="00C10238">
        <w:rPr>
          <w:rFonts w:ascii="Courier New" w:hAnsi="Courier New" w:cs="Courier New"/>
        </w:rPr>
        <w:t>&gt;</w:t>
      </w:r>
    </w:p>
    <w:p w14:paraId="580A99DF" w14:textId="42DFF323" w:rsidR="00F23B19" w:rsidRDefault="00F23B19" w:rsidP="00F23B19">
      <w:pPr>
        <w:pStyle w:val="Standard"/>
        <w:tabs>
          <w:tab w:val="left" w:pos="2880"/>
        </w:tabs>
        <w:spacing w:after="0" w:line="240" w:lineRule="auto"/>
        <w:ind w:left="270"/>
        <w:rPr>
          <w:rFonts w:ascii="Courier New" w:hAnsi="Courier New" w:cs="Courier New"/>
        </w:rPr>
      </w:pPr>
      <w:r w:rsidRPr="00C10238">
        <w:rPr>
          <w:rFonts w:ascii="Courier New" w:hAnsi="Courier New" w:cs="Courier New"/>
        </w:rPr>
        <w:t>&lt;</w:t>
      </w:r>
      <w:r w:rsidRPr="00F23B19">
        <w:rPr>
          <w:rFonts w:ascii="Courier New" w:hAnsi="Courier New" w:cs="Courier New"/>
          <w:color w:val="0070C0"/>
        </w:rPr>
        <w:t>node-checked</w:t>
      </w:r>
      <w:r w:rsidRPr="00C10238">
        <w:rPr>
          <w:rFonts w:ascii="Courier New" w:hAnsi="Courier New" w:cs="Courier New"/>
        </w:rPr>
        <w:t>&gt;</w:t>
      </w:r>
      <w:r>
        <w:rPr>
          <w:rFonts w:ascii="Courier New" w:hAnsi="Courier New" w:cs="Courier New"/>
        </w:rPr>
        <w:t>Plausible bounds</w:t>
      </w:r>
      <w:r w:rsidRPr="00C10238">
        <w:rPr>
          <w:rFonts w:ascii="Courier New" w:hAnsi="Courier New" w:cs="Courier New"/>
        </w:rPr>
        <w:t>&lt;</w:t>
      </w:r>
      <w:r>
        <w:rPr>
          <w:rFonts w:ascii="Courier New" w:hAnsi="Courier New" w:cs="Courier New"/>
        </w:rPr>
        <w:t>/</w:t>
      </w:r>
      <w:r w:rsidRPr="00F23B19">
        <w:rPr>
          <w:rFonts w:ascii="Courier New" w:hAnsi="Courier New" w:cs="Courier New"/>
          <w:color w:val="0070C0"/>
        </w:rPr>
        <w:t>node-checked</w:t>
      </w:r>
      <w:r w:rsidRPr="00C10238">
        <w:rPr>
          <w:rFonts w:ascii="Courier New" w:hAnsi="Courier New" w:cs="Courier New"/>
        </w:rPr>
        <w:t>&gt;</w:t>
      </w:r>
    </w:p>
    <w:p w14:paraId="07C95F6F" w14:textId="77777777" w:rsidR="00942F72" w:rsidRPr="00942F72" w:rsidRDefault="00942F72" w:rsidP="001B402D">
      <w:pPr>
        <w:pStyle w:val="Textbody"/>
      </w:pPr>
    </w:p>
    <w:p w14:paraId="3544DE58" w14:textId="62D9248C" w:rsidR="000D3AAC" w:rsidRPr="006C5611" w:rsidRDefault="00322082" w:rsidP="00970467">
      <w:pPr>
        <w:pStyle w:val="Ttulo1"/>
        <w:numPr>
          <w:ilvl w:val="7"/>
          <w:numId w:val="29"/>
        </w:numPr>
      </w:pPr>
      <w:bookmarkStart w:id="1506" w:name="_Toc10660072"/>
      <w:bookmarkStart w:id="1507" w:name="_Toc10990002"/>
      <w:r w:rsidRPr="006C5611">
        <w:t>Node: C</w:t>
      </w:r>
      <w:r w:rsidR="000D3AAC" w:rsidRPr="006C5611">
        <w:t>ontent changes</w:t>
      </w:r>
      <w:bookmarkEnd w:id="1506"/>
      <w:bookmarkEnd w:id="1507"/>
    </w:p>
    <w:p w14:paraId="7C09B50B" w14:textId="0DFEAE87" w:rsidR="00322082" w:rsidRDefault="00322082" w:rsidP="00322082">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&lt;content-changes&gt;</w:t>
      </w:r>
    </w:p>
    <w:p w14:paraId="1B73724A" w14:textId="77777777" w:rsidR="00322082" w:rsidRDefault="00322082" w:rsidP="00322082">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edit-description</w:t>
      </w:r>
    </w:p>
    <w:p w14:paraId="36F44E22" w14:textId="77777777" w:rsidR="00322082" w:rsidRDefault="00322082" w:rsidP="00322082">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5566529B" w14:textId="77777777" w:rsidR="00322082" w:rsidRDefault="00322082" w:rsidP="00322082">
      <w:pPr>
        <w:pStyle w:val="Standard"/>
        <w:spacing w:after="0" w:line="276" w:lineRule="auto"/>
        <w:rPr>
          <w:rFonts w:ascii="Bookman Old Style" w:hAnsi="Bookman Old Style"/>
          <w:sz w:val="24"/>
          <w:szCs w:val="24"/>
        </w:rPr>
      </w:pPr>
    </w:p>
    <w:p w14:paraId="517BDF7F" w14:textId="2FD26F0D" w:rsidR="00322082" w:rsidRDefault="00322082" w:rsidP="00322082">
      <w:pPr>
        <w:pStyle w:val="Standard"/>
        <w:spacing w:line="240" w:lineRule="auto"/>
        <w:jc w:val="both"/>
        <w:rPr>
          <w:rFonts w:ascii="Bookman Old Style" w:hAnsi="Bookman Old Style"/>
          <w:sz w:val="24"/>
          <w:szCs w:val="24"/>
        </w:rPr>
      </w:pPr>
      <w:r>
        <w:rPr>
          <w:rFonts w:ascii="Bookman Old Style" w:hAnsi="Bookman Old Style"/>
          <w:sz w:val="24"/>
          <w:szCs w:val="24"/>
          <w:u w:val="single"/>
        </w:rPr>
        <w:t xml:space="preserve">Content: </w:t>
      </w:r>
      <w:r w:rsidR="00F05D6E" w:rsidRPr="00E8621F">
        <w:rPr>
          <w:rFonts w:ascii="Bookman Old Style" w:hAnsi="Bookman Old Style"/>
          <w:sz w:val="24"/>
          <w:szCs w:val="24"/>
        </w:rPr>
        <w:t>Is a brief description of content changes. Typical descriptions could be “All information is up-to-date and seems correct”, “Compared value with original document and corrected inconsistencies”, “Added missing content”, “Deleted incorrect content, node empty, information needs to be added”, “Deleted incorrect content, node delete, this information is not available in the original document”, etc.</w:t>
      </w:r>
    </w:p>
    <w:p w14:paraId="1839E727" w14:textId="77777777" w:rsidR="00322082" w:rsidRDefault="00322082" w:rsidP="00322082">
      <w:pPr>
        <w:pStyle w:val="Standard"/>
        <w:spacing w:after="0" w:line="240" w:lineRule="auto"/>
        <w:jc w:val="both"/>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none</w:t>
      </w:r>
    </w:p>
    <w:p w14:paraId="006578BF" w14:textId="77777777" w:rsidR="00322082" w:rsidRDefault="00322082" w:rsidP="00322082">
      <w:pPr>
        <w:pStyle w:val="Standard"/>
        <w:spacing w:after="0" w:line="240" w:lineRule="auto"/>
        <w:jc w:val="both"/>
        <w:rPr>
          <w:rFonts w:ascii="Bookman Old Style" w:hAnsi="Bookman Old Style"/>
          <w:sz w:val="24"/>
          <w:szCs w:val="24"/>
          <w:u w:val="single"/>
        </w:rPr>
      </w:pPr>
    </w:p>
    <w:p w14:paraId="4FD5E5FE" w14:textId="77777777" w:rsidR="00322082" w:rsidRDefault="00322082" w:rsidP="00322082">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5BE51A5D" w14:textId="77777777" w:rsidR="00322082" w:rsidRDefault="00322082" w:rsidP="00322082">
      <w:pPr>
        <w:pStyle w:val="Standard"/>
        <w:spacing w:after="0" w:line="240" w:lineRule="auto"/>
        <w:jc w:val="both"/>
        <w:rPr>
          <w:rFonts w:ascii="Bookman Old Style" w:hAnsi="Bookman Old Style"/>
          <w:sz w:val="24"/>
          <w:szCs w:val="24"/>
          <w:u w:val="single"/>
        </w:rPr>
      </w:pPr>
    </w:p>
    <w:p w14:paraId="7F3148E2" w14:textId="4FDAC3D0" w:rsidR="00322082" w:rsidRDefault="00322082" w:rsidP="00322082">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w:t>
      </w:r>
      <w:r w:rsidRPr="00C10238">
        <w:rPr>
          <w:rFonts w:ascii="Courier New" w:hAnsi="Courier New" w:cs="Courier New"/>
        </w:rPr>
        <w:t>&lt;</w:t>
      </w:r>
      <w:r w:rsidR="00F05D6E">
        <w:rPr>
          <w:rFonts w:ascii="Courier New" w:hAnsi="Courier New" w:cs="Courier New"/>
          <w:color w:val="0070C0"/>
        </w:rPr>
        <w:t>content-changes</w:t>
      </w:r>
      <w:r w:rsidRPr="00C10238">
        <w:rPr>
          <w:rFonts w:ascii="Courier New" w:hAnsi="Courier New" w:cs="Courier New"/>
        </w:rPr>
        <w:t>&gt;</w:t>
      </w:r>
      <w:r w:rsidR="00F05D6E">
        <w:rPr>
          <w:rFonts w:ascii="Courier New" w:hAnsi="Courier New" w:cs="Courier New"/>
        </w:rPr>
        <w:t>a</w:t>
      </w:r>
      <w:r w:rsidR="00F05D6E" w:rsidRPr="00F05D6E">
        <w:rPr>
          <w:rFonts w:ascii="Courier New" w:hAnsi="Courier New" w:cs="Courier New"/>
        </w:rPr>
        <w:t xml:space="preserve">dded missing content </w:t>
      </w:r>
      <w:r w:rsidRPr="00C10238">
        <w:rPr>
          <w:rFonts w:ascii="Courier New" w:hAnsi="Courier New" w:cs="Courier New"/>
        </w:rPr>
        <w:t>&lt;</w:t>
      </w:r>
      <w:r>
        <w:rPr>
          <w:rFonts w:ascii="Courier New" w:hAnsi="Courier New" w:cs="Courier New"/>
        </w:rPr>
        <w:t>/</w:t>
      </w:r>
      <w:r w:rsidR="00F05D6E">
        <w:rPr>
          <w:rFonts w:ascii="Courier New" w:hAnsi="Courier New" w:cs="Courier New"/>
          <w:color w:val="0070C0"/>
        </w:rPr>
        <w:t>content-changes</w:t>
      </w:r>
      <w:r w:rsidRPr="00C10238">
        <w:rPr>
          <w:rFonts w:ascii="Courier New" w:hAnsi="Courier New" w:cs="Courier New"/>
        </w:rPr>
        <w:t>&gt;</w:t>
      </w:r>
    </w:p>
    <w:p w14:paraId="0252E964" w14:textId="32996A67" w:rsidR="00F05D6E" w:rsidRDefault="00F05D6E" w:rsidP="00322082">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w:t>
      </w:r>
      <w:r w:rsidRPr="00C10238">
        <w:rPr>
          <w:rFonts w:ascii="Courier New" w:hAnsi="Courier New" w:cs="Courier New"/>
        </w:rPr>
        <w:t>&lt;</w:t>
      </w:r>
      <w:r>
        <w:rPr>
          <w:rFonts w:ascii="Courier New" w:hAnsi="Courier New" w:cs="Courier New"/>
          <w:color w:val="0070C0"/>
        </w:rPr>
        <w:t>content-changes</w:t>
      </w:r>
      <w:r w:rsidRPr="00C10238">
        <w:rPr>
          <w:rFonts w:ascii="Courier New" w:hAnsi="Courier New" w:cs="Courier New"/>
        </w:rPr>
        <w:t>&gt;</w:t>
      </w:r>
      <w:r>
        <w:rPr>
          <w:rFonts w:ascii="Courier New" w:hAnsi="Courier New" w:cs="Courier New"/>
        </w:rPr>
        <w:t>deleted incorrect content</w:t>
      </w:r>
      <w:r w:rsidRPr="00F05D6E">
        <w:rPr>
          <w:rFonts w:ascii="Courier New" w:hAnsi="Courier New" w:cs="Courier New"/>
        </w:rPr>
        <w:t xml:space="preserve"> </w:t>
      </w:r>
      <w:r w:rsidRPr="00C10238">
        <w:rPr>
          <w:rFonts w:ascii="Courier New" w:hAnsi="Courier New" w:cs="Courier New"/>
        </w:rPr>
        <w:t>&lt;</w:t>
      </w:r>
      <w:r>
        <w:rPr>
          <w:rFonts w:ascii="Courier New" w:hAnsi="Courier New" w:cs="Courier New"/>
        </w:rPr>
        <w:t>/</w:t>
      </w:r>
      <w:r>
        <w:rPr>
          <w:rFonts w:ascii="Courier New" w:hAnsi="Courier New" w:cs="Courier New"/>
          <w:color w:val="0070C0"/>
        </w:rPr>
        <w:t>content-changes</w:t>
      </w:r>
      <w:r w:rsidRPr="00C10238">
        <w:rPr>
          <w:rFonts w:ascii="Courier New" w:hAnsi="Courier New" w:cs="Courier New"/>
        </w:rPr>
        <w:t>&gt;</w:t>
      </w:r>
    </w:p>
    <w:p w14:paraId="76AA474A" w14:textId="77777777" w:rsidR="00942F72" w:rsidRDefault="00942F72" w:rsidP="001B402D">
      <w:pPr>
        <w:pStyle w:val="Textbody"/>
      </w:pPr>
    </w:p>
    <w:p w14:paraId="12615A5C" w14:textId="46CC2A0C" w:rsidR="00BE358D" w:rsidRPr="006C5611" w:rsidRDefault="00BE358D" w:rsidP="00BE358D">
      <w:pPr>
        <w:pStyle w:val="Ttulo1"/>
        <w:numPr>
          <w:ilvl w:val="8"/>
          <w:numId w:val="29"/>
        </w:numPr>
      </w:pPr>
      <w:r w:rsidRPr="006C5611">
        <w:t>Node: C</w:t>
      </w:r>
      <w:r>
        <w:t>ontent change</w:t>
      </w:r>
    </w:p>
    <w:p w14:paraId="45EA6A75" w14:textId="77777777" w:rsidR="00BE358D" w:rsidRPr="00942F72" w:rsidRDefault="00BE358D" w:rsidP="001B402D">
      <w:pPr>
        <w:pStyle w:val="Textbody"/>
      </w:pPr>
    </w:p>
    <w:p w14:paraId="5DCB3057" w14:textId="78123F69" w:rsidR="000D3AAC" w:rsidRPr="006C5611" w:rsidRDefault="000D3AAC" w:rsidP="00970467">
      <w:pPr>
        <w:pStyle w:val="Ttulo1"/>
        <w:numPr>
          <w:ilvl w:val="7"/>
          <w:numId w:val="29"/>
        </w:numPr>
      </w:pPr>
      <w:bookmarkStart w:id="1508" w:name="_Toc10660073"/>
      <w:bookmarkStart w:id="1509" w:name="_Toc10990003"/>
      <w:r w:rsidRPr="006C5611">
        <w:t>Node: attribute changes</w:t>
      </w:r>
      <w:bookmarkEnd w:id="1508"/>
      <w:bookmarkEnd w:id="1509"/>
    </w:p>
    <w:p w14:paraId="26BDE57E" w14:textId="6F2559AB" w:rsidR="00A04FB0" w:rsidRDefault="00A04FB0" w:rsidP="00A04FB0">
      <w:pPr>
        <w:pStyle w:val="Standard"/>
        <w:spacing w:after="0" w:line="276" w:lineRule="auto"/>
      </w:pPr>
      <w:r>
        <w:rPr>
          <w:rFonts w:ascii="Bookman Old Style" w:hAnsi="Bookman Old Style"/>
          <w:sz w:val="24"/>
          <w:szCs w:val="24"/>
          <w:u w:val="single"/>
        </w:rPr>
        <w:t>Tag:</w:t>
      </w:r>
      <w:r>
        <w:rPr>
          <w:rFonts w:ascii="Bookman Old Style" w:hAnsi="Bookman Old Style"/>
          <w:sz w:val="24"/>
          <w:szCs w:val="24"/>
        </w:rPr>
        <w:t xml:space="preserve"> &lt;attribute-changes&gt;</w:t>
      </w:r>
    </w:p>
    <w:p w14:paraId="5E19CF9D" w14:textId="77777777" w:rsidR="00A04FB0" w:rsidRDefault="00A04FB0" w:rsidP="00A04FB0">
      <w:pPr>
        <w:pStyle w:val="Standard"/>
        <w:spacing w:after="0" w:line="276" w:lineRule="auto"/>
      </w:pPr>
      <w:r>
        <w:rPr>
          <w:rFonts w:ascii="Bookman Old Style" w:hAnsi="Bookman Old Style"/>
          <w:sz w:val="24"/>
          <w:szCs w:val="24"/>
          <w:u w:val="single"/>
        </w:rPr>
        <w:t>Parent:</w:t>
      </w:r>
      <w:r>
        <w:rPr>
          <w:rFonts w:ascii="Bookman Old Style" w:hAnsi="Bookman Old Style"/>
          <w:sz w:val="24"/>
          <w:szCs w:val="24"/>
        </w:rPr>
        <w:t xml:space="preserve"> edit-description</w:t>
      </w:r>
    </w:p>
    <w:p w14:paraId="1F3EA6C2" w14:textId="77777777" w:rsidR="00A04FB0" w:rsidRDefault="00A04FB0" w:rsidP="00A04FB0">
      <w:pPr>
        <w:pStyle w:val="Standard"/>
        <w:spacing w:after="0" w:line="276" w:lineRule="auto"/>
      </w:pPr>
      <w:r>
        <w:rPr>
          <w:rFonts w:ascii="Bookman Old Style" w:hAnsi="Bookman Old Style"/>
          <w:sz w:val="24"/>
          <w:szCs w:val="24"/>
          <w:u w:val="single"/>
        </w:rPr>
        <w:t>Children:</w:t>
      </w:r>
      <w:r w:rsidRPr="0086663B">
        <w:rPr>
          <w:rFonts w:ascii="Bookman Old Style" w:hAnsi="Bookman Old Style"/>
          <w:sz w:val="24"/>
          <w:szCs w:val="24"/>
        </w:rPr>
        <w:t xml:space="preserve"> </w:t>
      </w:r>
      <w:r>
        <w:rPr>
          <w:rFonts w:ascii="Bookman Old Style" w:hAnsi="Bookman Old Style"/>
          <w:sz w:val="24"/>
          <w:szCs w:val="24"/>
        </w:rPr>
        <w:t>none</w:t>
      </w:r>
    </w:p>
    <w:p w14:paraId="41902975" w14:textId="77777777" w:rsidR="00A04FB0" w:rsidRDefault="00A04FB0" w:rsidP="00A04FB0">
      <w:pPr>
        <w:pStyle w:val="Standard"/>
        <w:spacing w:after="0" w:line="276" w:lineRule="auto"/>
        <w:rPr>
          <w:rFonts w:ascii="Bookman Old Style" w:hAnsi="Bookman Old Style"/>
          <w:sz w:val="24"/>
          <w:szCs w:val="24"/>
        </w:rPr>
      </w:pPr>
    </w:p>
    <w:p w14:paraId="52934432" w14:textId="1A24ACF9" w:rsidR="00A04FB0" w:rsidRPr="00E8621F" w:rsidRDefault="00A04FB0" w:rsidP="00A04FB0">
      <w:pPr>
        <w:pStyle w:val="Standard"/>
        <w:spacing w:line="240" w:lineRule="auto"/>
        <w:jc w:val="both"/>
        <w:rPr>
          <w:rFonts w:ascii="Bookman Old Style" w:hAnsi="Bookman Old Style"/>
          <w:sz w:val="24"/>
          <w:szCs w:val="24"/>
        </w:rPr>
      </w:pPr>
      <w:r>
        <w:rPr>
          <w:rFonts w:ascii="Bookman Old Style" w:hAnsi="Bookman Old Style"/>
          <w:sz w:val="24"/>
          <w:szCs w:val="24"/>
          <w:u w:val="single"/>
        </w:rPr>
        <w:t xml:space="preserve">Content: </w:t>
      </w:r>
      <w:r w:rsidRPr="00E8621F">
        <w:rPr>
          <w:rFonts w:ascii="Bookman Old Style" w:hAnsi="Bookman Old Style"/>
          <w:sz w:val="24"/>
          <w:szCs w:val="24"/>
        </w:rPr>
        <w:t>Is a brief description of attribute changes. Typical descriptions could be “All information is up-to-date and seems correct”, “Compared value with original document and corrected inconsistencies”, “Added missing content”, “Deleted incorrect content, node empty, information needs to be added”, “Deleted incorrect content, node delete, this information is not available in the original document”, etc.</w:t>
      </w:r>
    </w:p>
    <w:p w14:paraId="76AC1212" w14:textId="77777777" w:rsidR="00A04FB0" w:rsidRDefault="00A04FB0" w:rsidP="00A04FB0">
      <w:pPr>
        <w:pStyle w:val="Standard"/>
        <w:spacing w:after="0" w:line="240" w:lineRule="auto"/>
        <w:jc w:val="both"/>
        <w:rPr>
          <w:rFonts w:ascii="Bookman Old Style" w:hAnsi="Bookman Old Style"/>
          <w:sz w:val="24"/>
          <w:szCs w:val="24"/>
        </w:rPr>
      </w:pPr>
      <w:r>
        <w:rPr>
          <w:rFonts w:ascii="Bookman Old Style" w:hAnsi="Bookman Old Style"/>
          <w:sz w:val="24"/>
          <w:szCs w:val="24"/>
          <w:u w:val="single"/>
        </w:rPr>
        <w:t>Attributes:</w:t>
      </w:r>
      <w:r>
        <w:rPr>
          <w:rFonts w:ascii="Bookman Old Style" w:hAnsi="Bookman Old Style"/>
          <w:sz w:val="24"/>
          <w:szCs w:val="24"/>
        </w:rPr>
        <w:t xml:space="preserve"> none</w:t>
      </w:r>
    </w:p>
    <w:p w14:paraId="423E298F" w14:textId="77777777" w:rsidR="00A04FB0" w:rsidRDefault="00A04FB0" w:rsidP="00A04FB0">
      <w:pPr>
        <w:pStyle w:val="Standard"/>
        <w:spacing w:after="0" w:line="240" w:lineRule="auto"/>
        <w:jc w:val="both"/>
        <w:rPr>
          <w:rFonts w:ascii="Bookman Old Style" w:hAnsi="Bookman Old Style"/>
          <w:sz w:val="24"/>
          <w:szCs w:val="24"/>
          <w:u w:val="single"/>
        </w:rPr>
      </w:pPr>
    </w:p>
    <w:p w14:paraId="65CD37E0" w14:textId="77777777" w:rsidR="00A04FB0" w:rsidRDefault="00A04FB0" w:rsidP="00A04FB0">
      <w:pPr>
        <w:pStyle w:val="Standard"/>
        <w:spacing w:after="0" w:line="240" w:lineRule="auto"/>
        <w:jc w:val="both"/>
        <w:rPr>
          <w:rFonts w:ascii="Bookman Old Style" w:hAnsi="Bookman Old Style"/>
          <w:sz w:val="24"/>
          <w:szCs w:val="24"/>
          <w:u w:val="single"/>
        </w:rPr>
      </w:pPr>
      <w:r>
        <w:rPr>
          <w:rFonts w:ascii="Bookman Old Style" w:hAnsi="Bookman Old Style"/>
          <w:sz w:val="24"/>
          <w:szCs w:val="24"/>
          <w:u w:val="single"/>
        </w:rPr>
        <w:t>Example:</w:t>
      </w:r>
    </w:p>
    <w:p w14:paraId="0CE57FEB" w14:textId="77777777" w:rsidR="00A04FB0" w:rsidRDefault="00A04FB0" w:rsidP="00A04FB0">
      <w:pPr>
        <w:pStyle w:val="Standard"/>
        <w:spacing w:after="0" w:line="240" w:lineRule="auto"/>
        <w:jc w:val="both"/>
        <w:rPr>
          <w:rFonts w:ascii="Bookman Old Style" w:hAnsi="Bookman Old Style"/>
          <w:sz w:val="24"/>
          <w:szCs w:val="24"/>
          <w:u w:val="single"/>
        </w:rPr>
      </w:pPr>
    </w:p>
    <w:p w14:paraId="5B69114B" w14:textId="517B60A2" w:rsidR="00A04FB0" w:rsidRDefault="00A04FB0" w:rsidP="00A04FB0">
      <w:pPr>
        <w:pStyle w:val="Standard"/>
        <w:tabs>
          <w:tab w:val="left" w:pos="2880"/>
        </w:tabs>
        <w:spacing w:after="0" w:line="240" w:lineRule="auto"/>
        <w:ind w:left="270"/>
        <w:rPr>
          <w:rFonts w:ascii="Courier New" w:hAnsi="Courier New" w:cs="Courier New"/>
        </w:rPr>
      </w:pPr>
      <w:r>
        <w:rPr>
          <w:rFonts w:ascii="Courier New" w:hAnsi="Courier New" w:cs="Courier New"/>
        </w:rPr>
        <w:lastRenderedPageBreak/>
        <w:t xml:space="preserve">    </w:t>
      </w:r>
      <w:r w:rsidRPr="00C10238">
        <w:rPr>
          <w:rFonts w:ascii="Courier New" w:hAnsi="Courier New" w:cs="Courier New"/>
        </w:rPr>
        <w:t>&lt;</w:t>
      </w:r>
      <w:r>
        <w:rPr>
          <w:rFonts w:ascii="Courier New" w:hAnsi="Courier New" w:cs="Courier New"/>
          <w:color w:val="0070C0"/>
        </w:rPr>
        <w:t>attribute-changes</w:t>
      </w:r>
      <w:r w:rsidRPr="00C10238">
        <w:rPr>
          <w:rFonts w:ascii="Courier New" w:hAnsi="Courier New" w:cs="Courier New"/>
        </w:rPr>
        <w:t>&gt;</w:t>
      </w:r>
      <w:r>
        <w:rPr>
          <w:rFonts w:ascii="Courier New" w:hAnsi="Courier New" w:cs="Courier New"/>
        </w:rPr>
        <w:t>a</w:t>
      </w:r>
      <w:r w:rsidRPr="00F05D6E">
        <w:rPr>
          <w:rFonts w:ascii="Courier New" w:hAnsi="Courier New" w:cs="Courier New"/>
        </w:rPr>
        <w:t xml:space="preserve">dded missing content </w:t>
      </w:r>
      <w:r w:rsidRPr="00C10238">
        <w:rPr>
          <w:rFonts w:ascii="Courier New" w:hAnsi="Courier New" w:cs="Courier New"/>
        </w:rPr>
        <w:t>&lt;</w:t>
      </w:r>
      <w:r>
        <w:rPr>
          <w:rFonts w:ascii="Courier New" w:hAnsi="Courier New" w:cs="Courier New"/>
        </w:rPr>
        <w:t>/</w:t>
      </w:r>
      <w:r>
        <w:rPr>
          <w:rFonts w:ascii="Courier New" w:hAnsi="Courier New" w:cs="Courier New"/>
          <w:color w:val="0070C0"/>
        </w:rPr>
        <w:t>content-changes</w:t>
      </w:r>
      <w:r w:rsidRPr="00C10238">
        <w:rPr>
          <w:rFonts w:ascii="Courier New" w:hAnsi="Courier New" w:cs="Courier New"/>
        </w:rPr>
        <w:t>&gt;</w:t>
      </w:r>
    </w:p>
    <w:p w14:paraId="68C9498D" w14:textId="2C1AF494" w:rsidR="00A04FB0" w:rsidRDefault="00A04FB0" w:rsidP="00A04FB0">
      <w:pPr>
        <w:pStyle w:val="Standard"/>
        <w:tabs>
          <w:tab w:val="left" w:pos="2880"/>
        </w:tabs>
        <w:spacing w:after="0" w:line="240" w:lineRule="auto"/>
        <w:ind w:left="270"/>
        <w:rPr>
          <w:rFonts w:ascii="Courier New" w:hAnsi="Courier New" w:cs="Courier New"/>
        </w:rPr>
      </w:pPr>
      <w:r>
        <w:rPr>
          <w:rFonts w:ascii="Courier New" w:hAnsi="Courier New" w:cs="Courier New"/>
        </w:rPr>
        <w:t xml:space="preserve">    </w:t>
      </w:r>
      <w:r w:rsidRPr="00C10238">
        <w:rPr>
          <w:rFonts w:ascii="Courier New" w:hAnsi="Courier New" w:cs="Courier New"/>
        </w:rPr>
        <w:t>&lt;</w:t>
      </w:r>
      <w:r>
        <w:rPr>
          <w:rFonts w:ascii="Courier New" w:hAnsi="Courier New" w:cs="Courier New"/>
          <w:color w:val="0070C0"/>
        </w:rPr>
        <w:t>attribute-changes</w:t>
      </w:r>
      <w:r w:rsidRPr="00C10238">
        <w:rPr>
          <w:rFonts w:ascii="Courier New" w:hAnsi="Courier New" w:cs="Courier New"/>
        </w:rPr>
        <w:t>&gt;</w:t>
      </w:r>
      <w:r>
        <w:rPr>
          <w:rFonts w:ascii="Courier New" w:hAnsi="Courier New" w:cs="Courier New"/>
        </w:rPr>
        <w:t>deleted incorrect content</w:t>
      </w:r>
      <w:r w:rsidRPr="00F05D6E">
        <w:rPr>
          <w:rFonts w:ascii="Courier New" w:hAnsi="Courier New" w:cs="Courier New"/>
        </w:rPr>
        <w:t xml:space="preserve"> </w:t>
      </w:r>
      <w:r w:rsidRPr="00C10238">
        <w:rPr>
          <w:rFonts w:ascii="Courier New" w:hAnsi="Courier New" w:cs="Courier New"/>
        </w:rPr>
        <w:t>&lt;</w:t>
      </w:r>
      <w:r>
        <w:rPr>
          <w:rFonts w:ascii="Courier New" w:hAnsi="Courier New" w:cs="Courier New"/>
        </w:rPr>
        <w:t>/</w:t>
      </w:r>
      <w:r>
        <w:rPr>
          <w:rFonts w:ascii="Courier New" w:hAnsi="Courier New" w:cs="Courier New"/>
          <w:color w:val="0070C0"/>
        </w:rPr>
        <w:t>content-changes</w:t>
      </w:r>
      <w:r w:rsidRPr="00C10238">
        <w:rPr>
          <w:rFonts w:ascii="Courier New" w:hAnsi="Courier New" w:cs="Courier New"/>
        </w:rPr>
        <w:t>&gt;</w:t>
      </w:r>
    </w:p>
    <w:p w14:paraId="7FC93EDE" w14:textId="77777777" w:rsidR="00DB70CD" w:rsidRPr="00DB70CD" w:rsidRDefault="00DB70CD" w:rsidP="001B402D">
      <w:pPr>
        <w:pStyle w:val="Textbody"/>
      </w:pPr>
    </w:p>
    <w:p w14:paraId="0B15274C" w14:textId="296A3FE3" w:rsidR="00970467" w:rsidRPr="00D347CC" w:rsidRDefault="00BE358D" w:rsidP="00D347CC">
      <w:pPr>
        <w:pStyle w:val="Ttulo1"/>
        <w:numPr>
          <w:ilvl w:val="8"/>
          <w:numId w:val="29"/>
        </w:numPr>
      </w:pPr>
      <w:r>
        <w:t>Node: attribute change</w:t>
      </w:r>
      <w:r w:rsidR="00970467" w:rsidRPr="00D347CC">
        <w:rPr>
          <w:rFonts w:cs="Courier New"/>
          <w:sz w:val="24"/>
          <w:szCs w:val="24"/>
        </w:rPr>
        <w:br w:type="page"/>
      </w:r>
    </w:p>
    <w:p w14:paraId="5ED91D69" w14:textId="007E5F28" w:rsidR="001D3F73" w:rsidRDefault="00FC6AF8">
      <w:pPr>
        <w:pStyle w:val="Standard"/>
        <w:spacing w:after="0" w:line="240" w:lineRule="auto"/>
        <w:jc w:val="both"/>
        <w:rPr>
          <w:rFonts w:ascii="Bookman Old Style" w:hAnsi="Bookman Old Style" w:cs="Courier New"/>
          <w:b/>
          <w:sz w:val="24"/>
          <w:szCs w:val="24"/>
        </w:rPr>
      </w:pPr>
      <w:r>
        <w:rPr>
          <w:rFonts w:ascii="Bookman Old Style" w:hAnsi="Bookman Old Style" w:cs="Courier New"/>
          <w:b/>
          <w:sz w:val="24"/>
          <w:szCs w:val="24"/>
        </w:rPr>
        <w:lastRenderedPageBreak/>
        <w:t>References</w:t>
      </w:r>
    </w:p>
    <w:p w14:paraId="18615971" w14:textId="77777777" w:rsidR="00970467" w:rsidRDefault="00970467">
      <w:pPr>
        <w:pStyle w:val="Standard"/>
        <w:spacing w:after="0" w:line="240" w:lineRule="auto"/>
        <w:jc w:val="both"/>
      </w:pPr>
    </w:p>
    <w:p w14:paraId="4A4A2F51" w14:textId="77777777" w:rsidR="001D3F73" w:rsidRDefault="00FC6AF8">
      <w:pPr>
        <w:pStyle w:val="Standard"/>
        <w:spacing w:after="0" w:line="240" w:lineRule="auto"/>
        <w:jc w:val="both"/>
      </w:pPr>
      <w:r>
        <w:rPr>
          <w:rFonts w:ascii="Bookman Old Style" w:hAnsi="Bookman Old Style" w:cs="Courier New"/>
          <w:sz w:val="24"/>
          <w:szCs w:val="24"/>
        </w:rPr>
        <w:t>Bland, L., Keith, D., Miller, R., Murray, N. &amp; Rodriguez, J., eds., 2016. Guidelines for the application of IUCN Red List of Ecosystems Categories and Criteria. IUCN, Gland, Switzerland. Version 1.0.</w:t>
      </w:r>
    </w:p>
    <w:p w14:paraId="1B061F07" w14:textId="77777777" w:rsidR="001D3F73" w:rsidRDefault="001D3F73">
      <w:pPr>
        <w:pStyle w:val="Standard"/>
        <w:spacing w:after="0" w:line="240" w:lineRule="auto"/>
        <w:jc w:val="both"/>
        <w:rPr>
          <w:rFonts w:ascii="Bookman Old Style" w:hAnsi="Bookman Old Style" w:cs="Courier New"/>
          <w:sz w:val="24"/>
          <w:szCs w:val="24"/>
        </w:rPr>
      </w:pPr>
    </w:p>
    <w:p w14:paraId="54E118E6" w14:textId="77777777" w:rsidR="001D3F73" w:rsidRDefault="00FC6AF8">
      <w:pPr>
        <w:pStyle w:val="Standard"/>
        <w:spacing w:after="0" w:line="240" w:lineRule="auto"/>
        <w:jc w:val="both"/>
      </w:pPr>
      <w:r>
        <w:rPr>
          <w:rFonts w:ascii="Bookman Old Style" w:hAnsi="Bookman Old Style" w:cs="Courier New"/>
          <w:sz w:val="24"/>
          <w:szCs w:val="24"/>
        </w:rPr>
        <w:t>Bland, L., Keith, D., Miller, R., Murray, N. &amp; Rodríguez, J., eds., 2017. Guidelines for the application of IUCN Red List of Ecosystems Categories and Criteria. IUCN, Gland, Switzerland. Version 1.1.</w:t>
      </w:r>
    </w:p>
    <w:p w14:paraId="5A8502B9" w14:textId="77777777" w:rsidR="001D3F73" w:rsidRDefault="001D3F73">
      <w:pPr>
        <w:pStyle w:val="Standard"/>
        <w:spacing w:after="0" w:line="240" w:lineRule="auto"/>
        <w:jc w:val="both"/>
        <w:rPr>
          <w:rFonts w:ascii="Bookman Old Style" w:hAnsi="Bookman Old Style" w:cs="Courier New"/>
          <w:sz w:val="24"/>
          <w:szCs w:val="24"/>
        </w:rPr>
      </w:pPr>
    </w:p>
    <w:p w14:paraId="3BC664E0" w14:textId="77777777" w:rsidR="001D3F73" w:rsidRDefault="00FC6AF8">
      <w:pPr>
        <w:pStyle w:val="Standard"/>
        <w:spacing w:after="0" w:line="240" w:lineRule="auto"/>
        <w:jc w:val="both"/>
      </w:pPr>
      <w:r>
        <w:rPr>
          <w:rFonts w:ascii="Bookman Old Style" w:hAnsi="Bookman Old Style" w:cs="Courier New"/>
          <w:sz w:val="24"/>
          <w:szCs w:val="24"/>
        </w:rPr>
        <w:t>Keith, D. A., Rodriguez, J. P., Rodríguez-Clark, K. M., Nicholson, E., Aapala, K., Alonso, A., Asmussen, M., Bachman, S., Basset, A., Barrow, E. G., Benson, J. S., Bishop, M. J., Bonifacio, R., Brooks, T. M., Burgman, M. A., Comer, P., Com´ın, F. a., Essl, F., Faber-Langendoen, D., Fairweather, P. G., Holdaway, R. J., Jennings, M., Kingsford, R. T., Lester, R. E., Mac Nally, R., McCarthy, M. A., Moat, J., Oliveira-Miranda, M. A., Pisanu, P., Poulin, B., Regan, T. J., Riecken, U., Spalding, M. D. &amp; Zambrano Martinez, S., 2013. Scientiﬁc Foundations for an IUCN Red List of Ecosystems. PLoS ONE, 8:e62111. URL http://www.pubmedcentral.nih.gov/articlerender.fcgi?artid= 3648534{&amp;}tool=pmcentrez{&amp;}rendertype=abstract.</w:t>
      </w:r>
    </w:p>
    <w:p w14:paraId="4518ADE8" w14:textId="77777777" w:rsidR="001D3F73" w:rsidRDefault="001D3F73">
      <w:pPr>
        <w:pStyle w:val="Standard"/>
        <w:spacing w:after="0" w:line="240" w:lineRule="auto"/>
        <w:jc w:val="both"/>
        <w:rPr>
          <w:rFonts w:ascii="Bookman Old Style" w:hAnsi="Bookman Old Style" w:cs="Courier New"/>
          <w:sz w:val="24"/>
          <w:szCs w:val="24"/>
        </w:rPr>
      </w:pPr>
    </w:p>
    <w:p w14:paraId="5ED47086" w14:textId="77777777" w:rsidR="001D3F73" w:rsidRDefault="00FC6AF8">
      <w:pPr>
        <w:pStyle w:val="Standard"/>
        <w:jc w:val="both"/>
      </w:pPr>
      <w:r>
        <w:rPr>
          <w:rFonts w:ascii="Bookman Old Style" w:hAnsi="Bookman Old Style" w:cs="Courier New"/>
          <w:sz w:val="24"/>
          <w:szCs w:val="24"/>
        </w:rPr>
        <w:t>Rodríguez, J. P., Rodríguez-Clark, K. M., Baillie, J. E. M., Ash, N., Benson, J., Boucher, T., Brown, C., Burgess, N. D., Collen, B., Jennings, M., Keith, D. A., Nicholson, E., Revenga, C., Reyers, B., Rouget, M., Smith, T., Spalding, M., Taber, A., Walpole, M., Zager, I. &amp; Zamin, T., 2011. Establishing IUCN Red List Criteria for Threatened Ecosystems. Conservati</w:t>
      </w:r>
    </w:p>
    <w:sectPr w:rsidR="001D3F73" w:rsidSect="003B34EE">
      <w:headerReference w:type="default" r:id="rId28"/>
      <w:footerReference w:type="default" r:id="rId29"/>
      <w:type w:val="continuous"/>
      <w:pgSz w:w="12240" w:h="15840" w:code="1"/>
      <w:pgMar w:top="1440" w:right="1170" w:bottom="1260" w:left="1620" w:header="0" w:footer="288" w:gutter="0"/>
      <w:lnNumType w:countBy="1" w:restart="continuous"/>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Utility" w:date="2019-09-03T22:35:00Z" w:initials="U">
    <w:p w14:paraId="01373963" w14:textId="23D2D2FE" w:rsidR="009E4ED4" w:rsidRPr="00DF6FEE" w:rsidRDefault="009E4ED4">
      <w:pPr>
        <w:pStyle w:val="Textocomentario"/>
        <w:rPr>
          <w:lang w:val="es-US"/>
        </w:rPr>
      </w:pPr>
      <w:r>
        <w:rPr>
          <w:rStyle w:val="Refdecomentario"/>
        </w:rPr>
        <w:annotationRef/>
      </w:r>
      <w:r w:rsidRPr="00DF6FEE">
        <w:rPr>
          <w:lang w:val="es-US"/>
        </w:rPr>
        <w:t>Precisar para cada caso el ni</w:t>
      </w:r>
      <w:r>
        <w:rPr>
          <w:lang w:val="es-US"/>
        </w:rPr>
        <w:t>vel en el que se debe cerrar el nodo</w:t>
      </w:r>
    </w:p>
  </w:comment>
  <w:comment w:id="36" w:author="Michelle Castellanos" w:date="2019-09-03T22:35:00Z" w:initials="MC">
    <w:p w14:paraId="013DDF6B" w14:textId="0B7A07AA" w:rsidR="009E4ED4" w:rsidRPr="00772BE7" w:rsidRDefault="009E4ED4">
      <w:pPr>
        <w:pStyle w:val="Textocomentario"/>
        <w:rPr>
          <w:lang w:val="es-VE"/>
        </w:rPr>
      </w:pPr>
      <w:r>
        <w:rPr>
          <w:rStyle w:val="Refdecomentario"/>
        </w:rPr>
        <w:annotationRef/>
      </w:r>
      <w:r>
        <w:rPr>
          <w:lang w:val="es-VE"/>
        </w:rPr>
        <w:t>Creo que lo que estoy colocando a continuación es a lo que te refieres en este comentario.</w:t>
      </w:r>
    </w:p>
  </w:comment>
  <w:comment w:id="86" w:author="Utility" w:date="2019-09-03T22:35:00Z" w:initials="U">
    <w:p w14:paraId="4DE67BA9" w14:textId="1C61EC0D" w:rsidR="009E4ED4" w:rsidRPr="009F359C" w:rsidRDefault="009E4ED4">
      <w:pPr>
        <w:pStyle w:val="Textocomentario"/>
        <w:rPr>
          <w:lang w:val="es-US"/>
        </w:rPr>
      </w:pPr>
      <w:r>
        <w:rPr>
          <w:rStyle w:val="Refdecomentario"/>
        </w:rPr>
        <w:annotationRef/>
      </w:r>
      <w:r w:rsidRPr="009F359C">
        <w:rPr>
          <w:lang w:val="es-US"/>
        </w:rPr>
        <w:t xml:space="preserve">Es necesario precisar en algun punto del document que  todo nodo debe ser redactado en ingles, a menos que contenga un atributo </w:t>
      </w:r>
      <w:r>
        <w:rPr>
          <w:lang w:val="es-US"/>
        </w:rPr>
        <w:t>@lang, por ejemplo Keyword, Threat-name, data-description debe ser redactado en ingles.</w:t>
      </w:r>
    </w:p>
  </w:comment>
  <w:comment w:id="85" w:author="Michelle Castellanos" w:date="2019-09-03T22:35:00Z" w:initials="MC">
    <w:p w14:paraId="548985B4" w14:textId="1BE9494C" w:rsidR="009E4ED4" w:rsidRPr="002B202D" w:rsidRDefault="009E4ED4">
      <w:pPr>
        <w:pStyle w:val="Textocomentario"/>
        <w:rPr>
          <w:lang w:val="es-VE"/>
        </w:rPr>
      </w:pPr>
      <w:r>
        <w:rPr>
          <w:rStyle w:val="Refdecomentario"/>
        </w:rPr>
        <w:annotationRef/>
      </w:r>
      <w:r w:rsidRPr="002B202D">
        <w:rPr>
          <w:lang w:val="es-VE"/>
        </w:rPr>
        <w:t>Yo no colocaría este ejemplo ac</w:t>
      </w:r>
      <w:r>
        <w:rPr>
          <w:lang w:val="es-VE"/>
        </w:rPr>
        <w:t>á. Se puede colocar más abajo  cuando se hable de la estructura de los nodos. Y si se decide colocar, hay que corregir la estructura porque no es la correcta.</w:t>
      </w:r>
    </w:p>
  </w:comment>
  <w:comment w:id="109" w:author="Michelle Castellanos" w:date="2019-09-03T22:35:00Z" w:initials="MC">
    <w:p w14:paraId="70FFA75E" w14:textId="55ED9306" w:rsidR="009E4ED4" w:rsidRPr="006B0480" w:rsidRDefault="009E4ED4">
      <w:pPr>
        <w:pStyle w:val="Textocomentario"/>
        <w:rPr>
          <w:lang w:val="es-VE"/>
        </w:rPr>
      </w:pPr>
      <w:r>
        <w:rPr>
          <w:rStyle w:val="Refdecomentario"/>
        </w:rPr>
        <w:annotationRef/>
      </w:r>
      <w:r w:rsidRPr="006B0480">
        <w:rPr>
          <w:lang w:val="es-VE"/>
        </w:rPr>
        <w:t>Esto está repetido justo debajo, no vale la pena colocarlo dos veces.</w:t>
      </w:r>
    </w:p>
  </w:comment>
  <w:comment w:id="190" w:author="Michelle Castellanos" w:date="2019-09-03T22:35:00Z" w:initials="MC">
    <w:p w14:paraId="3FA496B4" w14:textId="24483F70" w:rsidR="009E4ED4" w:rsidRPr="006B0480" w:rsidRDefault="009E4ED4">
      <w:pPr>
        <w:pStyle w:val="Textocomentario"/>
        <w:rPr>
          <w:lang w:val="es-VE"/>
        </w:rPr>
      </w:pPr>
      <w:r>
        <w:rPr>
          <w:rStyle w:val="Refdecomentario"/>
        </w:rPr>
        <w:annotationRef/>
      </w:r>
      <w:r w:rsidRPr="006B0480">
        <w:rPr>
          <w:lang w:val="es-VE"/>
        </w:rPr>
        <w:t xml:space="preserve">Me parece que este ejemplo no vale la pena colocarlo. </w:t>
      </w:r>
      <w:r>
        <w:rPr>
          <w:lang w:val="es-VE"/>
        </w:rPr>
        <w:t>Es casi lo mismo al anterior y mas bien enreda.</w:t>
      </w:r>
    </w:p>
  </w:comment>
  <w:comment w:id="290" w:author="Utility" w:date="2019-09-22T21:27:00Z" w:initials="U">
    <w:p w14:paraId="496792F7" w14:textId="11E61FB0" w:rsidR="00261DA8" w:rsidRPr="00261DA8" w:rsidRDefault="00261DA8">
      <w:pPr>
        <w:pStyle w:val="Textocomentario"/>
        <w:rPr>
          <w:lang w:val="es-US"/>
        </w:rPr>
      </w:pPr>
      <w:r>
        <w:rPr>
          <w:rStyle w:val="Refdecomentario"/>
        </w:rPr>
        <w:annotationRef/>
      </w:r>
      <w:r w:rsidRPr="00261DA8">
        <w:rPr>
          <w:lang w:val="es-US"/>
        </w:rPr>
        <w:t>Recordatorio: Incluir una nota sobre redactar en tercera persona y evitar</w:t>
      </w:r>
      <w:r>
        <w:rPr>
          <w:lang w:val="es-US"/>
        </w:rPr>
        <w:t xml:space="preserve"> textos en primera persona</w:t>
      </w:r>
      <w:bookmarkStart w:id="291" w:name="_GoBack"/>
      <w:bookmarkEnd w:id="291"/>
      <w:r w:rsidRPr="00261DA8">
        <w:rPr>
          <w:lang w:val="es-US"/>
        </w:rPr>
        <w:t xml:space="preserve"> “we applied” “we use”</w:t>
      </w:r>
    </w:p>
  </w:comment>
  <w:comment w:id="356" w:author="Utility" w:date="2019-09-03T22:35:00Z" w:initials="U">
    <w:p w14:paraId="223AF9BE" w14:textId="112CC944" w:rsidR="009E4ED4" w:rsidRPr="008D1FF8" w:rsidRDefault="009E4ED4">
      <w:pPr>
        <w:pStyle w:val="Textocomentario"/>
        <w:rPr>
          <w:lang w:val="es-US"/>
        </w:rPr>
      </w:pPr>
      <w:r>
        <w:rPr>
          <w:rStyle w:val="Refdecomentario"/>
        </w:rPr>
        <w:annotationRef/>
      </w:r>
      <w:r w:rsidRPr="008D1FF8">
        <w:rPr>
          <w:lang w:val="es-US"/>
        </w:rPr>
        <w:t>Enlace de repositorio donde puede ubicarse la estrucura final</w:t>
      </w:r>
    </w:p>
  </w:comment>
  <w:comment w:id="358" w:author="User19" w:date="2019-09-03T22:35:00Z" w:initials="U">
    <w:p w14:paraId="3CF16526" w14:textId="2578BA2B" w:rsidR="009E4ED4" w:rsidRPr="005D349E" w:rsidRDefault="009E4ED4">
      <w:pPr>
        <w:pStyle w:val="Textocomentario"/>
        <w:rPr>
          <w:lang w:val="es-VE"/>
        </w:rPr>
      </w:pPr>
      <w:r>
        <w:rPr>
          <w:rStyle w:val="Refdecomentario"/>
        </w:rPr>
        <w:annotationRef/>
      </w:r>
      <w:r w:rsidRPr="005D349E">
        <w:rPr>
          <w:lang w:val="es-VE"/>
        </w:rPr>
        <w:t>Revisar estructura para incluir solo los nodos princ</w:t>
      </w:r>
      <w:r>
        <w:rPr>
          <w:lang w:val="es-VE"/>
        </w:rPr>
        <w:t>ipales, llegando siempre hasta el mismo nivel. Colocar una nota a continuación explicando que no es la estructura completa, y que la detallada se presenta en las siguientes secciones</w:t>
      </w:r>
    </w:p>
  </w:comment>
  <w:comment w:id="359" w:author="Utility" w:date="2019-09-03T22:35:00Z" w:initials="U">
    <w:p w14:paraId="255DF733" w14:textId="46FFD953" w:rsidR="009E4ED4" w:rsidRPr="008D1FF8" w:rsidRDefault="009E4ED4">
      <w:pPr>
        <w:pStyle w:val="Textocomentario"/>
        <w:rPr>
          <w:lang w:val="es-US"/>
        </w:rPr>
      </w:pPr>
      <w:r>
        <w:rPr>
          <w:rStyle w:val="Refdecomentario"/>
        </w:rPr>
        <w:annotationRef/>
      </w:r>
      <w:r w:rsidRPr="008D1FF8">
        <w:rPr>
          <w:lang w:val="es-US"/>
        </w:rPr>
        <w:t>Sugerencia incluida en el texto, revisar y, de considerarlo, eliminar</w:t>
      </w:r>
    </w:p>
  </w:comment>
  <w:comment w:id="374" w:author="Michelle Castellanos" w:date="2019-09-03T22:35:00Z" w:initials="MC">
    <w:p w14:paraId="1226BA9B" w14:textId="29E1428A" w:rsidR="009E4ED4" w:rsidRPr="00862BE2" w:rsidRDefault="009E4ED4">
      <w:pPr>
        <w:pStyle w:val="Textocomentario"/>
        <w:rPr>
          <w:lang w:val="es-VE"/>
        </w:rPr>
      </w:pPr>
      <w:r>
        <w:rPr>
          <w:rStyle w:val="Refdecomentario"/>
        </w:rPr>
        <w:annotationRef/>
      </w:r>
      <w:r w:rsidRPr="00862BE2">
        <w:rPr>
          <w:lang w:val="es-VE"/>
        </w:rPr>
        <w:t xml:space="preserve">En </w:t>
      </w:r>
      <w:r>
        <w:rPr>
          <w:lang w:val="es-VE"/>
        </w:rPr>
        <w:t>inglé</w:t>
      </w:r>
      <w:r w:rsidRPr="00862BE2">
        <w:rPr>
          <w:lang w:val="es-VE"/>
        </w:rPr>
        <w:t>s o en</w:t>
      </w:r>
      <w:r>
        <w:rPr>
          <w:lang w:val="es-VE"/>
        </w:rPr>
        <w:t xml:space="preserve"> el</w:t>
      </w:r>
      <w:r w:rsidRPr="00862BE2">
        <w:rPr>
          <w:lang w:val="es-VE"/>
        </w:rPr>
        <w:t xml:space="preserve"> idioma original?</w:t>
      </w:r>
    </w:p>
    <w:p w14:paraId="5CF027D2" w14:textId="77777777" w:rsidR="009E4ED4" w:rsidRDefault="009E4ED4">
      <w:pPr>
        <w:pStyle w:val="Textocomentario"/>
        <w:rPr>
          <w:lang w:val="es-VE"/>
        </w:rPr>
      </w:pPr>
    </w:p>
    <w:p w14:paraId="59E25D8E" w14:textId="086C93C5" w:rsidR="009E4ED4" w:rsidRPr="00862BE2" w:rsidRDefault="009E4ED4">
      <w:pPr>
        <w:pStyle w:val="Textocomentario"/>
        <w:rPr>
          <w:lang w:val="es-VE"/>
        </w:rPr>
      </w:pPr>
      <w:r>
        <w:rPr>
          <w:lang w:val="es-VE"/>
        </w:rPr>
        <w:t>Yo recuerdo que habíamos decido colocarlo siempre en inglés y que el nombre en su idioma original lo colocábamos de primero en la lista del nodo &lt;Case-Study-Names&gt;</w:t>
      </w:r>
    </w:p>
  </w:comment>
  <w:comment w:id="388" w:author="Utility" w:date="2019-09-03T22:35:00Z" w:initials="U">
    <w:p w14:paraId="2F051401" w14:textId="6368B79E" w:rsidR="009E4ED4" w:rsidRPr="00B15380" w:rsidRDefault="009E4ED4">
      <w:pPr>
        <w:pStyle w:val="Textocomentario"/>
        <w:rPr>
          <w:lang w:val="es-US"/>
        </w:rPr>
      </w:pPr>
      <w:r>
        <w:rPr>
          <w:rStyle w:val="Refdecomentario"/>
        </w:rPr>
        <w:annotationRef/>
      </w:r>
      <w:r w:rsidRPr="00B15380">
        <w:rPr>
          <w:lang w:val="es-US"/>
        </w:rPr>
        <w:t xml:space="preserve">Este archive se encuentra pendiente por elaborar o existe alguna </w:t>
      </w:r>
      <w:r>
        <w:rPr>
          <w:lang w:val="es-US"/>
        </w:rPr>
        <w:t>versión preliminar?</w:t>
      </w:r>
    </w:p>
  </w:comment>
  <w:comment w:id="398" w:author="Michelle Castellanos" w:date="2019-09-03T22:35:00Z" w:initials="MC">
    <w:p w14:paraId="06030FC5" w14:textId="79A4B19D" w:rsidR="009E4ED4" w:rsidRPr="00201283" w:rsidRDefault="009E4ED4">
      <w:pPr>
        <w:pStyle w:val="Textocomentario"/>
        <w:rPr>
          <w:lang w:val="es-VE"/>
        </w:rPr>
      </w:pPr>
      <w:r>
        <w:rPr>
          <w:rStyle w:val="Refdecomentario"/>
        </w:rPr>
        <w:annotationRef/>
      </w:r>
      <w:r w:rsidRPr="00201283">
        <w:rPr>
          <w:lang w:val="es-VE"/>
        </w:rPr>
        <w:t>Habíamos acordado colocar de primero el nombre en el idioma original.</w:t>
      </w:r>
    </w:p>
  </w:comment>
  <w:comment w:id="432" w:author="Utility" w:date="2019-09-03T22:35:00Z" w:initials="U">
    <w:p w14:paraId="2E7D3F8C" w14:textId="50D37464" w:rsidR="009E4ED4" w:rsidRPr="00DF6FEE" w:rsidRDefault="009E4ED4">
      <w:pPr>
        <w:pStyle w:val="Textocomentario"/>
        <w:rPr>
          <w:lang w:val="es-US"/>
        </w:rPr>
      </w:pPr>
      <w:r>
        <w:rPr>
          <w:rStyle w:val="Refdecomentario"/>
        </w:rPr>
        <w:annotationRef/>
      </w:r>
      <w:r w:rsidRPr="00DF6FEE">
        <w:rPr>
          <w:lang w:val="es-US"/>
        </w:rPr>
        <w:t>Sub-global</w:t>
      </w:r>
    </w:p>
  </w:comment>
  <w:comment w:id="458" w:author="Michelle Castellanos" w:date="2019-09-03T22:35:00Z" w:initials="MC">
    <w:p w14:paraId="41B45598" w14:textId="7A969025" w:rsidR="009E4ED4" w:rsidRPr="00B05221" w:rsidRDefault="009E4ED4">
      <w:pPr>
        <w:pStyle w:val="Textocomentario"/>
        <w:rPr>
          <w:lang w:val="es-VE"/>
        </w:rPr>
      </w:pPr>
      <w:r>
        <w:rPr>
          <w:rStyle w:val="Refdecomentario"/>
        </w:rPr>
        <w:annotationRef/>
      </w:r>
      <w:r w:rsidRPr="00B05221">
        <w:rPr>
          <w:lang w:val="es-VE"/>
        </w:rPr>
        <w:t xml:space="preserve">Este atributo se va a seguir utilizando? </w:t>
      </w:r>
      <w:r>
        <w:rPr>
          <w:lang w:val="es-VE"/>
        </w:rPr>
        <w:t>Porque ahora la información que está dentro de esta familia de nodos es única para cada estudio de caso y no es compartida entre todos los estudios de una misma referencia.</w:t>
      </w:r>
    </w:p>
  </w:comment>
  <w:comment w:id="464" w:author="Utility" w:date="2019-09-03T22:35:00Z" w:initials="U">
    <w:p w14:paraId="50CBEED3" w14:textId="50405ADA" w:rsidR="009E4ED4" w:rsidRPr="00366D93" w:rsidRDefault="009E4ED4">
      <w:pPr>
        <w:pStyle w:val="Textocomentario"/>
        <w:rPr>
          <w:lang w:val="es-US"/>
        </w:rPr>
      </w:pPr>
      <w:r>
        <w:rPr>
          <w:rStyle w:val="Refdecomentario"/>
        </w:rPr>
        <w:annotationRef/>
      </w:r>
      <w:r>
        <w:rPr>
          <w:lang w:val="es-US"/>
        </w:rPr>
        <w:t>Enlace drive o nombre del archivo donde se debe ubicar la categoria ref-label (específicar que no se asigna de forma arbitraria)</w:t>
      </w:r>
    </w:p>
  </w:comment>
  <w:comment w:id="506" w:author="Irene_U19" w:date="2019-09-03T22:35:00Z" w:initials="IZ">
    <w:p w14:paraId="6C7FFBFD" w14:textId="735919CE" w:rsidR="009E4ED4" w:rsidRPr="008467F2" w:rsidRDefault="009E4ED4">
      <w:pPr>
        <w:pStyle w:val="Textocomentario"/>
        <w:rPr>
          <w:lang w:val="es-VE"/>
        </w:rPr>
      </w:pPr>
      <w:r>
        <w:rPr>
          <w:rStyle w:val="Refdecomentario"/>
        </w:rPr>
        <w:annotationRef/>
      </w:r>
      <w:r w:rsidRPr="008467F2">
        <w:rPr>
          <w:lang w:val="es-VE"/>
        </w:rPr>
        <w:t>Incluir los keywords en inglés</w:t>
      </w:r>
    </w:p>
  </w:comment>
  <w:comment w:id="507" w:author="Michelle Castellanos" w:date="2019-09-03T22:35:00Z" w:initials="MC">
    <w:p w14:paraId="1EFD8DCA" w14:textId="33D25DC2" w:rsidR="009E4ED4" w:rsidRPr="002E0943" w:rsidRDefault="009E4ED4">
      <w:pPr>
        <w:pStyle w:val="Textocomentario"/>
        <w:rPr>
          <w:lang w:val="es-VE"/>
        </w:rPr>
      </w:pPr>
      <w:r>
        <w:rPr>
          <w:rStyle w:val="Refdecomentario"/>
        </w:rPr>
        <w:annotationRef/>
      </w:r>
      <w:r w:rsidRPr="002E0943">
        <w:rPr>
          <w:lang w:val="es-VE"/>
        </w:rPr>
        <w:t>Y no podrían incluirse también keywords en el idioma original de la publicaci</w:t>
      </w:r>
      <w:r>
        <w:rPr>
          <w:lang w:val="es-VE"/>
        </w:rPr>
        <w:t>ón?</w:t>
      </w:r>
    </w:p>
  </w:comment>
  <w:comment w:id="521" w:author="Michelle Castellanos" w:date="2019-09-03T22:35:00Z" w:initials="MC">
    <w:p w14:paraId="18E04593" w14:textId="2FE7D1DF" w:rsidR="009E4ED4" w:rsidRDefault="009E4ED4">
      <w:pPr>
        <w:pStyle w:val="Textocomentario"/>
        <w:rPr>
          <w:lang w:val="es-VE"/>
        </w:rPr>
      </w:pPr>
      <w:r>
        <w:rPr>
          <w:rStyle w:val="Refdecomentario"/>
        </w:rPr>
        <w:annotationRef/>
      </w:r>
      <w:r w:rsidRPr="002E0943">
        <w:rPr>
          <w:lang w:val="es-VE"/>
        </w:rPr>
        <w:t xml:space="preserve">Esto me enredó. Las keywords deben ser </w:t>
      </w:r>
      <w:r>
        <w:rPr>
          <w:lang w:val="es-VE"/>
        </w:rPr>
        <w:t xml:space="preserve">únicas para cada estudio de caso, no para una evaluación sistemática entera cierto? </w:t>
      </w:r>
    </w:p>
    <w:p w14:paraId="30EB01CE" w14:textId="77777777" w:rsidR="009E4ED4" w:rsidRDefault="009E4ED4">
      <w:pPr>
        <w:pStyle w:val="Textocomentario"/>
        <w:rPr>
          <w:lang w:val="es-VE"/>
        </w:rPr>
      </w:pPr>
    </w:p>
    <w:p w14:paraId="79AC8B29" w14:textId="61133490" w:rsidR="009E4ED4" w:rsidRPr="002E0943" w:rsidRDefault="009E4ED4">
      <w:pPr>
        <w:pStyle w:val="Textocomentario"/>
        <w:rPr>
          <w:lang w:val="es-VE"/>
        </w:rPr>
      </w:pPr>
      <w:r>
        <w:rPr>
          <w:lang w:val="es-VE"/>
        </w:rPr>
        <w:t>Entonces más bien se deben utilizar keywords que describan específicamente a cada assessment unit.</w:t>
      </w:r>
    </w:p>
  </w:comment>
  <w:comment w:id="530" w:author="User19" w:date="2019-09-03T22:35:00Z" w:initials="U">
    <w:p w14:paraId="749BE7EA" w14:textId="4A908EBE" w:rsidR="009E4ED4" w:rsidRDefault="009E4ED4">
      <w:pPr>
        <w:pStyle w:val="Textocomentario"/>
      </w:pPr>
      <w:r>
        <w:rPr>
          <w:rStyle w:val="Refdecomentario"/>
        </w:rPr>
        <w:annotationRef/>
      </w:r>
      <w:r>
        <w:t xml:space="preserve">The list of AT-id is available in the DropBox Documents:  </w:t>
      </w:r>
      <w:r w:rsidRPr="00874C92">
        <w:t>Asignaciones_CargaXML.xlsx</w:t>
      </w:r>
      <w:r>
        <w:t xml:space="preserve"> and </w:t>
      </w:r>
      <w:r w:rsidRPr="00874C92">
        <w:t>FileList_v0.4.xlsx</w:t>
      </w:r>
      <w:r>
        <w:t xml:space="preserve"> (column “AT-id”) </w:t>
      </w:r>
    </w:p>
  </w:comment>
  <w:comment w:id="531" w:author="Utility" w:date="2019-09-03T22:35:00Z" w:initials="U">
    <w:p w14:paraId="6895520C" w14:textId="57222A26" w:rsidR="009E4ED4" w:rsidRPr="009F359C" w:rsidRDefault="009E4ED4">
      <w:pPr>
        <w:pStyle w:val="Textocomentario"/>
        <w:rPr>
          <w:lang w:val="es-US"/>
        </w:rPr>
      </w:pPr>
      <w:r>
        <w:rPr>
          <w:rStyle w:val="Refdecomentario"/>
        </w:rPr>
        <w:annotationRef/>
      </w:r>
      <w:r w:rsidRPr="009F359C">
        <w:rPr>
          <w:lang w:val="es-US"/>
        </w:rPr>
        <w:t>Puntualizar</w:t>
      </w:r>
      <w:r>
        <w:rPr>
          <w:lang w:val="es-US"/>
        </w:rPr>
        <w:t xml:space="preserve"> en la descripción que se debe consultar este archivo y </w:t>
      </w:r>
      <w:r w:rsidRPr="009F359C">
        <w:rPr>
          <w:lang w:val="es-US"/>
        </w:rPr>
        <w:t xml:space="preserve"> que no se asigna de forma arbitraria</w:t>
      </w:r>
    </w:p>
  </w:comment>
  <w:comment w:id="549" w:author="Michelle Castellanos" w:date="2019-09-03T22:35:00Z" w:initials="MC">
    <w:p w14:paraId="49912BC1" w14:textId="5165C12B" w:rsidR="009E4ED4" w:rsidRPr="008467F2" w:rsidRDefault="009E4ED4">
      <w:pPr>
        <w:pStyle w:val="Textocomentario"/>
        <w:rPr>
          <w:lang w:val="es-VE"/>
        </w:rPr>
      </w:pPr>
      <w:r>
        <w:rPr>
          <w:rStyle w:val="Refdecomentario"/>
        </w:rPr>
        <w:annotationRef/>
      </w:r>
      <w:r w:rsidRPr="008467F2">
        <w:rPr>
          <w:lang w:val="es-VE"/>
        </w:rPr>
        <w:t xml:space="preserve">Ambas oraciones dicen lo mismo. </w:t>
      </w:r>
    </w:p>
  </w:comment>
  <w:comment w:id="561" w:author="Utility" w:date="2019-09-03T22:35:00Z" w:initials="U">
    <w:p w14:paraId="411EE574" w14:textId="43089C58" w:rsidR="009E4ED4" w:rsidRPr="009F359C" w:rsidRDefault="009E4ED4">
      <w:pPr>
        <w:pStyle w:val="Textocomentario"/>
        <w:rPr>
          <w:lang w:val="es-US"/>
        </w:rPr>
      </w:pPr>
      <w:r>
        <w:rPr>
          <w:rStyle w:val="Refdecomentario"/>
        </w:rPr>
        <w:annotationRef/>
      </w:r>
      <w:r w:rsidRPr="009F359C">
        <w:rPr>
          <w:lang w:val="es-US"/>
        </w:rPr>
        <w:t>Puntualizar el nivel taxonómico mínimo que se tomar</w:t>
      </w:r>
      <w:r>
        <w:rPr>
          <w:lang w:val="es-US"/>
        </w:rPr>
        <w:t>á como criterio. En una de las reuniones se estableció que la categoría taxonómica admitida correspondería al género, especie y subespecie</w:t>
      </w:r>
    </w:p>
  </w:comment>
  <w:comment w:id="568" w:author="Utility" w:date="2019-09-03T22:35:00Z" w:initials="U">
    <w:p w14:paraId="62079FA9" w14:textId="3836C97A" w:rsidR="009E4ED4" w:rsidRPr="00C2064B" w:rsidRDefault="009E4ED4">
      <w:pPr>
        <w:pStyle w:val="Textocomentario"/>
        <w:rPr>
          <w:lang w:val="es-US"/>
        </w:rPr>
      </w:pPr>
      <w:r>
        <w:rPr>
          <w:rStyle w:val="Refdecomentario"/>
        </w:rPr>
        <w:annotationRef/>
      </w:r>
      <w:r w:rsidRPr="00C2064B">
        <w:rPr>
          <w:lang w:val="es-US"/>
        </w:rPr>
        <w:t>Hasta los momentos no estamos cumpliendo con este criterio para las descripciones en español, casos de studio Costa Rica, Colombia (revisar y homogeneizar criterio)</w:t>
      </w:r>
    </w:p>
  </w:comment>
  <w:comment w:id="575" w:author="Michelle Castellanos" w:date="2019-09-03T22:35:00Z" w:initials="MC">
    <w:p w14:paraId="354B2C01" w14:textId="4E41ADE7" w:rsidR="009E4ED4" w:rsidRPr="005E63CA" w:rsidRDefault="009E4ED4">
      <w:pPr>
        <w:pStyle w:val="Textocomentario"/>
        <w:rPr>
          <w:lang w:val="es-VE"/>
        </w:rPr>
      </w:pPr>
      <w:r>
        <w:rPr>
          <w:rStyle w:val="Refdecomentario"/>
        </w:rPr>
        <w:annotationRef/>
      </w:r>
      <w:r w:rsidRPr="005E63CA">
        <w:rPr>
          <w:lang w:val="es-VE"/>
        </w:rPr>
        <w:t xml:space="preserve">Este ejemplo era de biota </w:t>
      </w:r>
      <w:r>
        <w:rPr>
          <w:lang w:val="es-VE"/>
        </w:rPr>
        <w:t>nativa</w:t>
      </w:r>
      <w:r w:rsidRPr="005E63CA">
        <w:rPr>
          <w:lang w:val="es-VE"/>
        </w:rPr>
        <w:t xml:space="preserve"> caracter</w:t>
      </w:r>
      <w:r>
        <w:rPr>
          <w:lang w:val="es-VE"/>
        </w:rPr>
        <w:t>ística</w:t>
      </w:r>
    </w:p>
  </w:comment>
  <w:comment w:id="581" w:author="Michelle Castellanos" w:date="2019-09-03T22:35:00Z" w:initials="MC">
    <w:p w14:paraId="7B17FC1F" w14:textId="07A72AC2" w:rsidR="009E4ED4" w:rsidRPr="00A60916" w:rsidRDefault="009E4ED4">
      <w:pPr>
        <w:pStyle w:val="Textocomentario"/>
        <w:rPr>
          <w:lang w:val="es-VE"/>
        </w:rPr>
      </w:pPr>
      <w:r>
        <w:rPr>
          <w:rStyle w:val="Refdecomentario"/>
        </w:rPr>
        <w:annotationRef/>
      </w:r>
      <w:r w:rsidRPr="00A60916">
        <w:rPr>
          <w:lang w:val="es-VE"/>
        </w:rPr>
        <w:t>Coloqué este otro ejemplo para tener varios y no estar repitiendo siempre el mismo.</w:t>
      </w:r>
    </w:p>
  </w:comment>
  <w:comment w:id="588" w:author="Michelle Castellanos" w:date="2019-09-03T22:35:00Z" w:initials="MC">
    <w:p w14:paraId="2F060858" w14:textId="08C14165" w:rsidR="009E4ED4" w:rsidRPr="00AC5D6F" w:rsidRDefault="009E4ED4">
      <w:pPr>
        <w:pStyle w:val="Textocomentario"/>
        <w:rPr>
          <w:lang w:val="es-VE"/>
        </w:rPr>
      </w:pPr>
      <w:r>
        <w:rPr>
          <w:rStyle w:val="Refdecomentario"/>
        </w:rPr>
        <w:annotationRef/>
      </w:r>
      <w:r w:rsidRPr="00AC5D6F">
        <w:rPr>
          <w:lang w:val="es-VE"/>
        </w:rPr>
        <w:t>Este no es el texto que se utiliz</w:t>
      </w:r>
      <w:r>
        <w:rPr>
          <w:lang w:val="es-VE"/>
        </w:rPr>
        <w:t>ó en la última versión del XML, este texto debe ser de un ejemplo viejo.</w:t>
      </w:r>
    </w:p>
  </w:comment>
  <w:comment w:id="604" w:author="Irene_U19" w:date="2019-09-03T22:35:00Z" w:initials="IZ">
    <w:p w14:paraId="3A81F8F0" w14:textId="759603CB" w:rsidR="009E4ED4" w:rsidRDefault="009E4ED4">
      <w:pPr>
        <w:pStyle w:val="Textocomentario"/>
        <w:rPr>
          <w:lang w:val="es-VE"/>
        </w:rPr>
      </w:pPr>
      <w:r>
        <w:rPr>
          <w:rStyle w:val="Refdecomentario"/>
        </w:rPr>
        <w:annotationRef/>
      </w:r>
      <w:r w:rsidRPr="00091A99">
        <w:rPr>
          <w:lang w:val="es-VE"/>
        </w:rPr>
        <w:t>Esta lista es acorde co</w:t>
      </w:r>
      <w:r>
        <w:rPr>
          <w:lang w:val="es-VE"/>
        </w:rPr>
        <w:t xml:space="preserve">n un pf disponible llamado Nov_2013_Ecosystems_Services_Classification-Scheme.pdf que parece haber sido desarrollado para RLTS. Hay que revisarla y actualizarla después  de consultar a Emily. </w:t>
      </w:r>
    </w:p>
    <w:p w14:paraId="4587A9CC" w14:textId="77777777" w:rsidR="009E4ED4" w:rsidRDefault="009E4ED4">
      <w:pPr>
        <w:pStyle w:val="Textocomentario"/>
        <w:rPr>
          <w:lang w:val="es-VE"/>
        </w:rPr>
      </w:pPr>
    </w:p>
    <w:p w14:paraId="7F819A86" w14:textId="77777777" w:rsidR="009E4ED4" w:rsidRPr="00091A99" w:rsidRDefault="009E4ED4" w:rsidP="00091A99">
      <w:pPr>
        <w:pStyle w:val="Textocomentario"/>
      </w:pPr>
      <w:r w:rsidRPr="00091A99">
        <w:t>Ecosystem Services Classification Scheme ver 1.0</w:t>
      </w:r>
    </w:p>
    <w:p w14:paraId="2A11FC8B" w14:textId="77777777" w:rsidR="009E4ED4" w:rsidRPr="00091A99" w:rsidRDefault="009E4ED4" w:rsidP="00091A99">
      <w:pPr>
        <w:pStyle w:val="Textocomentario"/>
      </w:pPr>
    </w:p>
    <w:p w14:paraId="0F122FB3" w14:textId="77777777" w:rsidR="009E4ED4" w:rsidRPr="00091A99" w:rsidRDefault="009E4ED4" w:rsidP="00091A99">
      <w:pPr>
        <w:pStyle w:val="Textocomentario"/>
      </w:pPr>
      <w:r w:rsidRPr="00091A99">
        <w:t>Check whichever services the species being assessed provides</w:t>
      </w:r>
    </w:p>
    <w:p w14:paraId="47BC9947" w14:textId="77777777" w:rsidR="009E4ED4" w:rsidRPr="00091A99" w:rsidRDefault="009E4ED4" w:rsidP="00091A99">
      <w:pPr>
        <w:pStyle w:val="Textocomentario"/>
      </w:pPr>
    </w:p>
    <w:p w14:paraId="29511BED" w14:textId="77777777" w:rsidR="009E4ED4" w:rsidRPr="00091A99" w:rsidRDefault="009E4ED4" w:rsidP="00091A99">
      <w:pPr>
        <w:pStyle w:val="Textocomentario"/>
      </w:pPr>
      <w:r w:rsidRPr="00091A99">
        <w:t>1 Water Quality</w:t>
      </w:r>
    </w:p>
    <w:p w14:paraId="27A9127D" w14:textId="77777777" w:rsidR="009E4ED4" w:rsidRPr="00091A99" w:rsidRDefault="009E4ED4" w:rsidP="00091A99">
      <w:pPr>
        <w:pStyle w:val="Textocomentario"/>
      </w:pPr>
      <w:r w:rsidRPr="00091A99">
        <w:t>2 Water Supplies</w:t>
      </w:r>
    </w:p>
    <w:p w14:paraId="1C371284" w14:textId="77777777" w:rsidR="009E4ED4" w:rsidRPr="00091A99" w:rsidRDefault="009E4ED4" w:rsidP="00091A99">
      <w:pPr>
        <w:pStyle w:val="Textocomentario"/>
      </w:pPr>
      <w:r w:rsidRPr="00091A99">
        <w:t>3 Flood Control</w:t>
      </w:r>
    </w:p>
    <w:p w14:paraId="07CE01E9" w14:textId="77777777" w:rsidR="009E4ED4" w:rsidRPr="00091A99" w:rsidRDefault="009E4ED4" w:rsidP="00091A99">
      <w:pPr>
        <w:pStyle w:val="Textocomentario"/>
      </w:pPr>
      <w:r w:rsidRPr="00091A99">
        <w:t>4 Climate Regulation</w:t>
      </w:r>
    </w:p>
    <w:p w14:paraId="052C04B7" w14:textId="77777777" w:rsidR="009E4ED4" w:rsidRPr="00091A99" w:rsidRDefault="009E4ED4" w:rsidP="00091A99">
      <w:pPr>
        <w:pStyle w:val="Textocomentario"/>
      </w:pPr>
      <w:r w:rsidRPr="00091A99">
        <w:t>5 Landscape</w:t>
      </w:r>
    </w:p>
    <w:p w14:paraId="04BD9562" w14:textId="77777777" w:rsidR="009E4ED4" w:rsidRPr="00091A99" w:rsidRDefault="009E4ED4" w:rsidP="00091A99">
      <w:pPr>
        <w:pStyle w:val="Textocomentario"/>
      </w:pPr>
      <w:r w:rsidRPr="00091A99">
        <w:t>6 Air Quality</w:t>
      </w:r>
    </w:p>
    <w:p w14:paraId="78188D37" w14:textId="77777777" w:rsidR="009E4ED4" w:rsidRPr="00091A99" w:rsidRDefault="009E4ED4" w:rsidP="00091A99">
      <w:pPr>
        <w:pStyle w:val="Textocomentario"/>
      </w:pPr>
      <w:r w:rsidRPr="00091A99">
        <w:t>7 Nutrient Cycling</w:t>
      </w:r>
    </w:p>
    <w:p w14:paraId="60EE7528" w14:textId="77777777" w:rsidR="009E4ED4" w:rsidRPr="00091A99" w:rsidRDefault="009E4ED4" w:rsidP="00091A99">
      <w:pPr>
        <w:pStyle w:val="Textocomentario"/>
      </w:pPr>
      <w:r w:rsidRPr="00091A99">
        <w:t>8 Habitat Maintenance</w:t>
      </w:r>
    </w:p>
    <w:p w14:paraId="37117B3D" w14:textId="77777777" w:rsidR="009E4ED4" w:rsidRPr="00091A99" w:rsidRDefault="009E4ED4" w:rsidP="00091A99">
      <w:pPr>
        <w:pStyle w:val="Textocomentario"/>
      </w:pPr>
      <w:r w:rsidRPr="00091A99">
        <w:t>9 Provision of Critical Habitat</w:t>
      </w:r>
    </w:p>
    <w:p w14:paraId="34B1A8BB" w14:textId="77777777" w:rsidR="009E4ED4" w:rsidRPr="00091A99" w:rsidRDefault="009E4ED4" w:rsidP="00091A99">
      <w:pPr>
        <w:pStyle w:val="Textocomentario"/>
      </w:pPr>
      <w:r w:rsidRPr="00091A99">
        <w:t>10 Pollination</w:t>
      </w:r>
    </w:p>
    <w:p w14:paraId="1EA2D20C" w14:textId="77777777" w:rsidR="009E4ED4" w:rsidRPr="00091A99" w:rsidRDefault="009E4ED4" w:rsidP="00091A99">
      <w:pPr>
        <w:pStyle w:val="Textocomentario"/>
      </w:pPr>
      <w:r w:rsidRPr="00091A99">
        <w:t>11 Erosion Control</w:t>
      </w:r>
    </w:p>
    <w:p w14:paraId="6760CE1B" w14:textId="77777777" w:rsidR="009E4ED4" w:rsidRPr="00091A99" w:rsidRDefault="009E4ED4" w:rsidP="00091A99">
      <w:pPr>
        <w:pStyle w:val="Textocomentario"/>
      </w:pPr>
      <w:r w:rsidRPr="00091A99">
        <w:t>12 Biocontrol</w:t>
      </w:r>
    </w:p>
    <w:p w14:paraId="07CFC10C" w14:textId="77777777" w:rsidR="009E4ED4" w:rsidRPr="00091A99" w:rsidRDefault="009E4ED4" w:rsidP="00091A99">
      <w:pPr>
        <w:pStyle w:val="Textocomentario"/>
      </w:pPr>
      <w:r w:rsidRPr="00091A99">
        <w:t>13 Shoreline Protection</w:t>
      </w:r>
    </w:p>
    <w:p w14:paraId="482D97AA" w14:textId="77777777" w:rsidR="009E4ED4" w:rsidRPr="00091A99" w:rsidRDefault="009E4ED4" w:rsidP="00091A99">
      <w:pPr>
        <w:pStyle w:val="Textocomentario"/>
      </w:pPr>
      <w:r w:rsidRPr="00091A99">
        <w:t>14 Other 1 (specify in notes)</w:t>
      </w:r>
    </w:p>
    <w:p w14:paraId="30900F95" w14:textId="18203857" w:rsidR="009E4ED4" w:rsidRPr="00091A99" w:rsidRDefault="009E4ED4" w:rsidP="00091A99">
      <w:pPr>
        <w:pStyle w:val="Textocomentario"/>
      </w:pPr>
      <w:r w:rsidRPr="00091A99">
        <w:t>15 Other 2 (specify in notes)</w:t>
      </w:r>
    </w:p>
  </w:comment>
  <w:comment w:id="605" w:author="Michelle Castellanos" w:date="2019-09-03T22:35:00Z" w:initials="MC">
    <w:p w14:paraId="50B553D3" w14:textId="51E6DD51" w:rsidR="009E4ED4" w:rsidRPr="00182195" w:rsidRDefault="009E4ED4">
      <w:pPr>
        <w:pStyle w:val="Textocomentario"/>
        <w:rPr>
          <w:lang w:val="es-VE"/>
        </w:rPr>
      </w:pPr>
      <w:r>
        <w:rPr>
          <w:rStyle w:val="Refdecomentario"/>
        </w:rPr>
        <w:annotationRef/>
      </w:r>
      <w:r w:rsidRPr="00182195">
        <w:rPr>
          <w:lang w:val="es-VE"/>
        </w:rPr>
        <w:t>Definir opciones</w:t>
      </w:r>
    </w:p>
  </w:comment>
  <w:comment w:id="606" w:author="Utility" w:date="2019-09-03T22:35:00Z" w:initials="U">
    <w:p w14:paraId="2FC0C9DB" w14:textId="004EFCB7" w:rsidR="009E4ED4" w:rsidRPr="003E2256" w:rsidRDefault="009E4ED4">
      <w:pPr>
        <w:pStyle w:val="Textocomentario"/>
        <w:rPr>
          <w:lang w:val="es-US"/>
        </w:rPr>
      </w:pPr>
      <w:r>
        <w:rPr>
          <w:rStyle w:val="Refdecomentario"/>
        </w:rPr>
        <w:annotationRef/>
      </w:r>
      <w:r w:rsidRPr="003E2256">
        <w:rPr>
          <w:lang w:val="es-US"/>
        </w:rPr>
        <w:t>Algun Sistema de clasificacion propuesto por Emily?</w:t>
      </w:r>
    </w:p>
  </w:comment>
  <w:comment w:id="607" w:author="Irene_U19" w:date="2019-09-03T22:35:00Z" w:initials="IZ">
    <w:p w14:paraId="7E9AC7F1" w14:textId="4F664D02" w:rsidR="009E4ED4" w:rsidRPr="006B3B1A" w:rsidRDefault="009E4ED4">
      <w:pPr>
        <w:pStyle w:val="Textocomentario"/>
        <w:rPr>
          <w:lang w:val="es-VE"/>
        </w:rPr>
      </w:pPr>
      <w:r>
        <w:rPr>
          <w:rStyle w:val="Refdecomentario"/>
        </w:rPr>
        <w:annotationRef/>
      </w:r>
      <w:r>
        <w:rPr>
          <w:lang w:val="es-VE"/>
        </w:rPr>
        <w:t>Falta c</w:t>
      </w:r>
      <w:r w:rsidRPr="006B3B1A">
        <w:rPr>
          <w:lang w:val="es-VE"/>
        </w:rPr>
        <w:t xml:space="preserve">onsultar a Emily sobre el Sistema a </w:t>
      </w:r>
      <w:r>
        <w:rPr>
          <w:lang w:val="es-VE"/>
        </w:rPr>
        <w:t xml:space="preserve">utilizar, y revisar los materiales disponibles </w:t>
      </w:r>
      <w:r w:rsidRPr="006B3B1A">
        <w:rPr>
          <w:lang w:val="es-VE"/>
        </w:rPr>
        <w:t>https://drive.google.com/open?id=1gd2oEQOD1eoTvW9DnnbMMJFAqL4g4Y9V</w:t>
      </w:r>
    </w:p>
  </w:comment>
  <w:comment w:id="638" w:author="Utility" w:date="2019-09-03T22:35:00Z" w:initials="U">
    <w:p w14:paraId="1069B943" w14:textId="7AF1A524" w:rsidR="009E4ED4" w:rsidRPr="00516D41" w:rsidRDefault="009E4ED4">
      <w:pPr>
        <w:pStyle w:val="Textocomentario"/>
        <w:rPr>
          <w:lang w:val="es-US"/>
        </w:rPr>
      </w:pPr>
      <w:r>
        <w:rPr>
          <w:rStyle w:val="Refdecomentario"/>
        </w:rPr>
        <w:annotationRef/>
      </w:r>
      <w:r w:rsidRPr="00516D41">
        <w:rPr>
          <w:lang w:val="es-US"/>
        </w:rPr>
        <w:t xml:space="preserve">Consultar con el equipo la necesidad de incluir aca un atributo </w:t>
      </w:r>
      <w:r>
        <w:rPr>
          <w:lang w:val="es-US"/>
        </w:rPr>
        <w:t>@lang o establecer como criterio general el utilizar textos descriptivos en ingles, como se ha hecho en nodos anteriores</w:t>
      </w:r>
    </w:p>
  </w:comment>
  <w:comment w:id="644" w:author="Utility" w:date="2019-09-03T22:35:00Z" w:initials="U">
    <w:p w14:paraId="77AA5956" w14:textId="2D564704" w:rsidR="009E4ED4" w:rsidRPr="00C2064B" w:rsidRDefault="009E4ED4">
      <w:pPr>
        <w:pStyle w:val="Textocomentario"/>
        <w:rPr>
          <w:lang w:val="es-US"/>
        </w:rPr>
      </w:pPr>
      <w:r>
        <w:rPr>
          <w:rStyle w:val="Refdecomentario"/>
        </w:rPr>
        <w:annotationRef/>
      </w:r>
      <w:r w:rsidRPr="00C2064B">
        <w:rPr>
          <w:lang w:val="es-US"/>
        </w:rPr>
        <w:t xml:space="preserve">No se </w:t>
      </w:r>
      <w:r>
        <w:rPr>
          <w:lang w:val="es-US"/>
        </w:rPr>
        <w:t>si</w:t>
      </w:r>
      <w:r w:rsidRPr="00C2064B">
        <w:rPr>
          <w:lang w:val="es-US"/>
        </w:rPr>
        <w:t xml:space="preserve"> </w:t>
      </w:r>
      <w:r>
        <w:rPr>
          <w:lang w:val="es-US"/>
        </w:rPr>
        <w:t>p</w:t>
      </w:r>
      <w:r w:rsidRPr="00C2064B">
        <w:rPr>
          <w:lang w:val="es-US"/>
        </w:rPr>
        <w:t>or la comp</w:t>
      </w:r>
      <w:r>
        <w:rPr>
          <w:lang w:val="es-US"/>
        </w:rPr>
        <w:t>lejidad del documento sea más recomendable repetir las descripciones del atributos, como se viene haciendo</w:t>
      </w:r>
    </w:p>
  </w:comment>
  <w:comment w:id="677" w:author="Utility" w:date="2019-09-03T22:35:00Z" w:initials="U">
    <w:p w14:paraId="1064C7A8" w14:textId="1F641F46" w:rsidR="009E4ED4" w:rsidRPr="00C2064B" w:rsidRDefault="009E4ED4">
      <w:pPr>
        <w:pStyle w:val="Textocomentario"/>
        <w:rPr>
          <w:lang w:val="es-US"/>
        </w:rPr>
      </w:pPr>
      <w:r>
        <w:rPr>
          <w:rStyle w:val="Refdecomentario"/>
        </w:rPr>
        <w:annotationRef/>
      </w:r>
      <w:r w:rsidRPr="00C2064B">
        <w:rPr>
          <w:lang w:val="es-US"/>
        </w:rPr>
        <w:t>Incluir lo discutido en el proceso de carga del formato que se debe utilizer cuando una amenaza clasifica para m</w:t>
      </w:r>
      <w:r>
        <w:rPr>
          <w:lang w:val="es-US"/>
        </w:rPr>
        <w:t>ás de un sistema jerárquico según IUCN</w:t>
      </w:r>
    </w:p>
  </w:comment>
  <w:comment w:id="678" w:author="Michelle Castellanos" w:date="2019-09-03T22:35:00Z" w:initials="MC">
    <w:p w14:paraId="0DAF7F5F" w14:textId="6E99AD9A" w:rsidR="009E4ED4" w:rsidRPr="00625E68" w:rsidRDefault="009E4ED4">
      <w:pPr>
        <w:pStyle w:val="Textocomentario"/>
        <w:rPr>
          <w:lang w:val="es-VE"/>
        </w:rPr>
      </w:pPr>
      <w:r>
        <w:rPr>
          <w:rStyle w:val="Refdecomentario"/>
        </w:rPr>
        <w:annotationRef/>
      </w:r>
      <w:r w:rsidRPr="00625E68">
        <w:rPr>
          <w:lang w:val="es-VE"/>
        </w:rPr>
        <w:t>Intenté incluirlo. (También en el ejemplo)</w:t>
      </w:r>
    </w:p>
  </w:comment>
  <w:comment w:id="769" w:author="Michelle Castellanos" w:date="2019-09-03T22:35:00Z" w:initials="MC">
    <w:p w14:paraId="75B8BEE3" w14:textId="6A9B9DE9" w:rsidR="009E4ED4" w:rsidRPr="00450FFC" w:rsidRDefault="009E4ED4">
      <w:pPr>
        <w:pStyle w:val="Textocomentario"/>
        <w:rPr>
          <w:lang w:val="es-VE"/>
        </w:rPr>
      </w:pPr>
      <w:r>
        <w:rPr>
          <w:rStyle w:val="Refdecomentario"/>
        </w:rPr>
        <w:annotationRef/>
      </w:r>
      <w:r w:rsidRPr="00450FFC">
        <w:rPr>
          <w:lang w:val="es-VE"/>
        </w:rPr>
        <w:t xml:space="preserve">Después? Debería hacerse antes. </w:t>
      </w:r>
      <w:r>
        <w:rPr>
          <w:lang w:val="es-VE"/>
        </w:rPr>
        <w:t>Busqué en la guía pero no consigo esta parte donde dice que se hace después de la evaluación.</w:t>
      </w:r>
    </w:p>
  </w:comment>
  <w:comment w:id="774" w:author="Utility" w:date="2019-09-03T22:35:00Z" w:initials="U">
    <w:p w14:paraId="4F611C73" w14:textId="2968B429" w:rsidR="009E4ED4" w:rsidRPr="001D0403" w:rsidRDefault="009E4ED4">
      <w:pPr>
        <w:pStyle w:val="Textocomentario"/>
        <w:rPr>
          <w:lang w:val="es-US"/>
        </w:rPr>
      </w:pPr>
      <w:r>
        <w:rPr>
          <w:rStyle w:val="Refdecomentario"/>
        </w:rPr>
        <w:annotationRef/>
      </w:r>
      <w:r w:rsidRPr="001D0403">
        <w:rPr>
          <w:lang w:val="es-US"/>
        </w:rPr>
        <w:t>Revisar lista de tipos de modelos admitidos en Bland et al 2017</w:t>
      </w:r>
      <w:r>
        <w:rPr>
          <w:lang w:val="es-US"/>
        </w:rPr>
        <w:t xml:space="preserve">. </w:t>
      </w:r>
    </w:p>
  </w:comment>
  <w:comment w:id="775" w:author="Michelle Castellanos" w:date="2019-09-03T22:35:00Z" w:initials="MC">
    <w:p w14:paraId="4B8312C9" w14:textId="5E9C3070" w:rsidR="009E4ED4" w:rsidRPr="00450FFC" w:rsidRDefault="009E4ED4">
      <w:pPr>
        <w:pStyle w:val="Textocomentario"/>
        <w:rPr>
          <w:lang w:val="es-VE"/>
        </w:rPr>
      </w:pPr>
      <w:r>
        <w:rPr>
          <w:rStyle w:val="Refdecomentario"/>
        </w:rPr>
        <w:annotationRef/>
      </w:r>
      <w:r>
        <w:rPr>
          <w:lang w:val="es-VE"/>
        </w:rPr>
        <w:t>Son esos dos tipos: causa-efecto y estado-y-</w:t>
      </w:r>
      <w:r w:rsidRPr="00450FFC">
        <w:rPr>
          <w:lang w:val="es-VE"/>
        </w:rPr>
        <w:t>transici</w:t>
      </w:r>
      <w:r>
        <w:rPr>
          <w:lang w:val="es-VE"/>
        </w:rPr>
        <w:t>ón</w:t>
      </w:r>
    </w:p>
  </w:comment>
  <w:comment w:id="787" w:author="Utility" w:date="2019-09-03T22:35:00Z" w:initials="U">
    <w:p w14:paraId="4BDE2F03" w14:textId="1DF92390" w:rsidR="009E4ED4" w:rsidRPr="00E6514D" w:rsidRDefault="009E4ED4">
      <w:pPr>
        <w:pStyle w:val="Textocomentario"/>
        <w:rPr>
          <w:lang w:val="es-US"/>
        </w:rPr>
      </w:pPr>
      <w:r>
        <w:rPr>
          <w:rStyle w:val="Refdecomentario"/>
        </w:rPr>
        <w:annotationRef/>
      </w:r>
      <w:r w:rsidRPr="00E6514D">
        <w:rPr>
          <w:lang w:val="es-US"/>
        </w:rPr>
        <w:t>Enlace o ubicacion de RLE Global Typology?</w:t>
      </w:r>
    </w:p>
  </w:comment>
  <w:comment w:id="795" w:author="Utility" w:date="2019-09-03T22:35:00Z" w:initials="U">
    <w:p w14:paraId="17D46B10" w14:textId="35ED6F9B" w:rsidR="009E4ED4" w:rsidRDefault="009E4ED4">
      <w:pPr>
        <w:pStyle w:val="Textocomentario"/>
        <w:rPr>
          <w:lang w:val="es-US"/>
        </w:rPr>
      </w:pPr>
      <w:r>
        <w:rPr>
          <w:rStyle w:val="Refdecomentario"/>
        </w:rPr>
        <w:annotationRef/>
      </w:r>
      <w:r w:rsidRPr="001D0403">
        <w:rPr>
          <w:lang w:val="es-US"/>
        </w:rPr>
        <w:t>Indicar que puede haber más de un Sistema de clasificaci</w:t>
      </w:r>
      <w:r>
        <w:rPr>
          <w:lang w:val="es-US"/>
        </w:rPr>
        <w:t>ón y que en estos casos se utilizan los nombre e idioma asignados por el autor, por ejemplo:</w:t>
      </w:r>
    </w:p>
    <w:p w14:paraId="1FA0DB63" w14:textId="77777777" w:rsidR="009E4ED4" w:rsidRPr="001D0403" w:rsidRDefault="009E4ED4" w:rsidP="001D0403">
      <w:pPr>
        <w:pStyle w:val="Textocomentario"/>
      </w:pPr>
      <w:r w:rsidRPr="001D0403">
        <w:rPr>
          <w:lang w:val="es-US"/>
        </w:rPr>
        <w:tab/>
      </w:r>
      <w:r w:rsidRPr="001D0403">
        <w:rPr>
          <w:lang w:val="es-US"/>
        </w:rPr>
        <w:tab/>
      </w:r>
      <w:r w:rsidRPr="001D0403">
        <w:rPr>
          <w:lang w:val="es-US"/>
        </w:rPr>
        <w:tab/>
      </w:r>
      <w:r w:rsidRPr="00D14843">
        <w:rPr>
          <w:lang w:val="es-US"/>
        </w:rPr>
        <w:t xml:space="preserve">   </w:t>
      </w:r>
      <w:r w:rsidRPr="001D0403">
        <w:t>&lt;Classification-system id="Clasificación de hábitats potenciales de Colombia" version="" selected="yes" assigned-by="Assessment Authors"&gt;</w:t>
      </w:r>
    </w:p>
    <w:p w14:paraId="790D35F6" w14:textId="77777777" w:rsidR="009E4ED4" w:rsidRPr="001D0403" w:rsidRDefault="009E4ED4" w:rsidP="001D0403">
      <w:pPr>
        <w:pStyle w:val="Textocomentario"/>
      </w:pPr>
      <w:r w:rsidRPr="001D0403">
        <w:tab/>
      </w:r>
      <w:r w:rsidRPr="001D0403">
        <w:tab/>
      </w:r>
      <w:r w:rsidRPr="001D0403">
        <w:tab/>
        <w:t xml:space="preserve">     &lt;Classification-element level="1"&gt;Zonobioma de los Bosques Húmedos Tropicales&lt;/Classification-element&gt;</w:t>
      </w:r>
    </w:p>
    <w:p w14:paraId="0ADC05C6" w14:textId="77777777" w:rsidR="009E4ED4" w:rsidRPr="001D0403" w:rsidRDefault="009E4ED4" w:rsidP="001D0403">
      <w:pPr>
        <w:pStyle w:val="Textocomentario"/>
      </w:pPr>
      <w:r w:rsidRPr="001D0403">
        <w:tab/>
      </w:r>
      <w:r w:rsidRPr="001D0403">
        <w:tab/>
      </w:r>
      <w:r w:rsidRPr="001D0403">
        <w:tab/>
        <w:t xml:space="preserve">      &lt;Classification-element level="2"&gt;Biomas de Bosques Húmedos Tropicales&lt;/Classification-element&gt;</w:t>
      </w:r>
    </w:p>
    <w:p w14:paraId="35D62385" w14:textId="77777777" w:rsidR="009E4ED4" w:rsidRPr="001D0403" w:rsidRDefault="009E4ED4" w:rsidP="001D0403">
      <w:pPr>
        <w:pStyle w:val="Textocomentario"/>
      </w:pPr>
      <w:r w:rsidRPr="001D0403">
        <w:tab/>
      </w:r>
      <w:r w:rsidRPr="001D0403">
        <w:tab/>
      </w:r>
      <w:r w:rsidRPr="001D0403">
        <w:tab/>
        <w:t xml:space="preserve">       &lt;Classification-element level="3"&gt;Bosques&lt;/Classification-element&gt;</w:t>
      </w:r>
    </w:p>
    <w:p w14:paraId="731D6DB2" w14:textId="77777777" w:rsidR="009E4ED4" w:rsidRPr="001D0403" w:rsidRDefault="009E4ED4" w:rsidP="001D0403">
      <w:pPr>
        <w:pStyle w:val="Textocomentario"/>
      </w:pPr>
      <w:r w:rsidRPr="001D0403">
        <w:tab/>
      </w:r>
      <w:r w:rsidRPr="001D0403">
        <w:tab/>
      </w:r>
      <w:r w:rsidRPr="001D0403">
        <w:tab/>
        <w:t xml:space="preserve">        &lt;Classification-element level="4"&gt;Bosques Altos Densos&lt;/Classification-element&gt;</w:t>
      </w:r>
    </w:p>
    <w:p w14:paraId="70422E0C" w14:textId="4B063156" w:rsidR="009E4ED4" w:rsidRPr="001D0403" w:rsidRDefault="009E4ED4" w:rsidP="001D0403">
      <w:pPr>
        <w:pStyle w:val="Textocomentario"/>
        <w:rPr>
          <w:lang w:val="es-US"/>
        </w:rPr>
      </w:pPr>
      <w:r w:rsidRPr="001D0403">
        <w:tab/>
      </w:r>
      <w:r w:rsidRPr="001D0403">
        <w:tab/>
      </w:r>
      <w:r w:rsidRPr="001D0403">
        <w:tab/>
        <w:t xml:space="preserve">   </w:t>
      </w:r>
      <w:r w:rsidRPr="001D0403">
        <w:rPr>
          <w:lang w:val="es-US"/>
        </w:rPr>
        <w:t>&lt;/Classification-system&gt;</w:t>
      </w:r>
    </w:p>
  </w:comment>
  <w:comment w:id="826" w:author="Utility" w:date="2019-09-03T22:35:00Z" w:initials="U">
    <w:p w14:paraId="6C4CD0A1" w14:textId="3EBECEBB" w:rsidR="009E4ED4" w:rsidRPr="001D0403" w:rsidRDefault="009E4ED4">
      <w:pPr>
        <w:pStyle w:val="Textocomentario"/>
        <w:rPr>
          <w:lang w:val="es-US"/>
        </w:rPr>
      </w:pPr>
      <w:r>
        <w:rPr>
          <w:rStyle w:val="Refdecomentario"/>
        </w:rPr>
        <w:annotationRef/>
      </w:r>
      <w:r w:rsidRPr="001D0403">
        <w:rPr>
          <w:lang w:val="es-US"/>
        </w:rPr>
        <w:t xml:space="preserve">Cuando la unidad en studio es sub-global, se cierran los nodos Distribution-Summaries, Countries, </w:t>
      </w:r>
      <w:r>
        <w:rPr>
          <w:lang w:val="es-US"/>
        </w:rPr>
        <w:t xml:space="preserve">Spatial-data. </w:t>
      </w:r>
    </w:p>
  </w:comment>
  <w:comment w:id="827" w:author="Michelle Castellanos" w:date="2019-09-03T22:35:00Z" w:initials="MC">
    <w:p w14:paraId="29E27838" w14:textId="4F27E13A" w:rsidR="009E4ED4" w:rsidRDefault="009E4ED4">
      <w:pPr>
        <w:pStyle w:val="Textocomentario"/>
        <w:rPr>
          <w:lang w:val="es-VE"/>
        </w:rPr>
      </w:pPr>
      <w:r>
        <w:rPr>
          <w:rStyle w:val="Refdecomentario"/>
        </w:rPr>
        <w:annotationRef/>
      </w:r>
      <w:r w:rsidRPr="002A762B">
        <w:rPr>
          <w:lang w:val="es-VE"/>
        </w:rPr>
        <w:t xml:space="preserve">No necesariamente. Puede haber un </w:t>
      </w:r>
      <w:r>
        <w:rPr>
          <w:lang w:val="es-VE"/>
        </w:rPr>
        <w:t xml:space="preserve">estudio sub-global como el de arbustales tepuyanos que dice cuál es la distribución global del ecosistema y en qué países se distribuye y luego dice que la evaluación fue sólo en Venezuela. </w:t>
      </w:r>
    </w:p>
    <w:p w14:paraId="325DF110" w14:textId="77777777" w:rsidR="009E4ED4" w:rsidRDefault="009E4ED4">
      <w:pPr>
        <w:pStyle w:val="Textocomentario"/>
        <w:rPr>
          <w:lang w:val="es-VE"/>
        </w:rPr>
      </w:pPr>
    </w:p>
    <w:p w14:paraId="39C4DF01" w14:textId="08021D8C" w:rsidR="009E4ED4" w:rsidRPr="002A762B" w:rsidRDefault="009E4ED4">
      <w:pPr>
        <w:pStyle w:val="Textocomentario"/>
        <w:rPr>
          <w:lang w:val="es-VE"/>
        </w:rPr>
      </w:pPr>
      <w:r>
        <w:rPr>
          <w:lang w:val="es-VE"/>
        </w:rPr>
        <w:t xml:space="preserve">Para este caso, la información de estos nodos es distinta a la que se colocó en los nodos de Ecosystem-subset. </w:t>
      </w:r>
    </w:p>
  </w:comment>
  <w:comment w:id="832" w:author="Michelle Castellanos" w:date="2019-09-03T22:35:00Z" w:initials="MC">
    <w:p w14:paraId="3B873577" w14:textId="2FCDEB12" w:rsidR="009E4ED4" w:rsidRPr="00960969" w:rsidRDefault="009E4ED4">
      <w:pPr>
        <w:pStyle w:val="Textocomentario"/>
        <w:rPr>
          <w:lang w:val="es-VE"/>
        </w:rPr>
      </w:pPr>
      <w:r>
        <w:rPr>
          <w:rStyle w:val="Refdecomentario"/>
        </w:rPr>
        <w:annotationRef/>
      </w:r>
      <w:r w:rsidRPr="00960969">
        <w:rPr>
          <w:lang w:val="es-VE"/>
        </w:rPr>
        <w:t>No. Solo si no tiene informaci</w:t>
      </w:r>
      <w:r>
        <w:rPr>
          <w:lang w:val="es-VE"/>
        </w:rPr>
        <w:t>ón pero hay algunos que si pueden tener.</w:t>
      </w:r>
    </w:p>
  </w:comment>
  <w:comment w:id="836" w:author="Utility" w:date="2019-09-03T22:35:00Z" w:initials="U">
    <w:p w14:paraId="6872BA51" w14:textId="7AF44ED7" w:rsidR="009E4ED4" w:rsidRPr="001D0403" w:rsidRDefault="009E4ED4">
      <w:pPr>
        <w:pStyle w:val="Textocomentario"/>
        <w:rPr>
          <w:lang w:val="es-US"/>
        </w:rPr>
      </w:pPr>
      <w:r>
        <w:rPr>
          <w:rStyle w:val="Refdecomentario"/>
        </w:rPr>
        <w:annotationRef/>
      </w:r>
      <w:r w:rsidRPr="001D0403">
        <w:rPr>
          <w:lang w:val="es-US"/>
        </w:rPr>
        <w:t>Indicar formato de contenido para esta decripci</w:t>
      </w:r>
      <w:r>
        <w:rPr>
          <w:lang w:val="es-US"/>
        </w:rPr>
        <w:t>ón en caso de que aplique</w:t>
      </w:r>
    </w:p>
  </w:comment>
  <w:comment w:id="838" w:author="Michelle Castellanos" w:date="2019-09-03T22:35:00Z" w:initials="MC">
    <w:p w14:paraId="17DBE949" w14:textId="71A9F86B" w:rsidR="009E4ED4" w:rsidRPr="00960969" w:rsidRDefault="009E4ED4">
      <w:pPr>
        <w:pStyle w:val="Textocomentario"/>
        <w:rPr>
          <w:lang w:val="es-VE"/>
        </w:rPr>
      </w:pPr>
      <w:r>
        <w:rPr>
          <w:rStyle w:val="Refdecomentario"/>
        </w:rPr>
        <w:annotationRef/>
      </w:r>
      <w:r w:rsidRPr="00960969">
        <w:rPr>
          <w:lang w:val="es-VE"/>
        </w:rPr>
        <w:t>No. Solo si no tiene informaci</w:t>
      </w:r>
      <w:r>
        <w:rPr>
          <w:lang w:val="es-VE"/>
        </w:rPr>
        <w:t>ón pero hay algunos que si pueden tener.</w:t>
      </w:r>
    </w:p>
  </w:comment>
  <w:comment w:id="842" w:author="Michelle Castellanos" w:date="2019-09-03T22:35:00Z" w:initials="MC">
    <w:p w14:paraId="4CF53554" w14:textId="1B48A9C9" w:rsidR="009E4ED4" w:rsidRPr="002C528B" w:rsidRDefault="009E4ED4">
      <w:pPr>
        <w:pStyle w:val="Textocomentario"/>
        <w:rPr>
          <w:lang w:val="es-VE"/>
        </w:rPr>
      </w:pPr>
      <w:r>
        <w:rPr>
          <w:rStyle w:val="Refdecomentario"/>
        </w:rPr>
        <w:annotationRef/>
      </w:r>
      <w:r w:rsidRPr="00960969">
        <w:rPr>
          <w:lang w:val="es-VE"/>
        </w:rPr>
        <w:t>No. Solo si no tiene informaci</w:t>
      </w:r>
      <w:r>
        <w:rPr>
          <w:lang w:val="es-VE"/>
        </w:rPr>
        <w:t>ón pero hay algunos que si pueden tener.</w:t>
      </w:r>
    </w:p>
  </w:comment>
  <w:comment w:id="869" w:author="Utility" w:date="2019-09-03T22:35:00Z" w:initials="U">
    <w:p w14:paraId="40A55F9A" w14:textId="38C0EE8A" w:rsidR="009E4ED4" w:rsidRPr="00044A0A" w:rsidRDefault="009E4ED4">
      <w:pPr>
        <w:pStyle w:val="Textocomentario"/>
        <w:rPr>
          <w:lang w:val="es-US"/>
        </w:rPr>
      </w:pPr>
      <w:r>
        <w:rPr>
          <w:rStyle w:val="Refdecomentario"/>
        </w:rPr>
        <w:annotationRef/>
      </w:r>
      <w:r w:rsidRPr="00044A0A">
        <w:rPr>
          <w:lang w:val="es-US"/>
        </w:rPr>
        <w:t>Incluir una imagen con delimitaciones de</w:t>
      </w:r>
      <w:r>
        <w:rPr>
          <w:lang w:val="es-US"/>
        </w:rPr>
        <w:t xml:space="preserve"> regiones como referencia por país para evitar confusiones</w:t>
      </w:r>
    </w:p>
  </w:comment>
  <w:comment w:id="873" w:author="Michelle Castellanos" w:date="2019-09-03T22:35:00Z" w:initials="MC">
    <w:p w14:paraId="1F43E347" w14:textId="36B28ACF" w:rsidR="009E4ED4" w:rsidRPr="00CC7796" w:rsidRDefault="009E4ED4">
      <w:pPr>
        <w:pStyle w:val="Textocomentario"/>
        <w:rPr>
          <w:lang w:val="es-VE"/>
        </w:rPr>
      </w:pPr>
      <w:r>
        <w:rPr>
          <w:rStyle w:val="Refdecomentario"/>
        </w:rPr>
        <w:annotationRef/>
      </w:r>
      <w:r w:rsidRPr="00CC7796">
        <w:rPr>
          <w:lang w:val="es-VE"/>
        </w:rPr>
        <w:t>Imágen de Wikipedia. Buscar algo as</w:t>
      </w:r>
      <w:r>
        <w:rPr>
          <w:lang w:val="es-VE"/>
        </w:rPr>
        <w:t>í.</w:t>
      </w:r>
    </w:p>
  </w:comment>
  <w:comment w:id="907" w:author="Utility" w:date="2019-09-03T22:35:00Z" w:initials="U">
    <w:p w14:paraId="64F5D61F" w14:textId="72BB60AC" w:rsidR="009E4ED4" w:rsidRPr="001D0403" w:rsidRDefault="009E4ED4">
      <w:pPr>
        <w:pStyle w:val="Textocomentario"/>
        <w:rPr>
          <w:lang w:val="es-US"/>
        </w:rPr>
      </w:pPr>
      <w:r>
        <w:rPr>
          <w:rStyle w:val="Refdecomentario"/>
        </w:rPr>
        <w:annotationRef/>
      </w:r>
      <w:r w:rsidRPr="001D0403">
        <w:rPr>
          <w:lang w:val="es-US"/>
        </w:rPr>
        <w:t>Generar la lista jerarquica con el Sistema de clasificaci</w:t>
      </w:r>
      <w:r>
        <w:rPr>
          <w:lang w:val="es-US"/>
        </w:rPr>
        <w:t>ón que estamos utilizando tomando la página de IUCN RLTS para evitar malinterpretación, e indicar hasta que nivel se coloca</w:t>
      </w:r>
    </w:p>
  </w:comment>
  <w:comment w:id="908" w:author="Michelle Castellanos" w:date="2019-09-03T22:35:00Z" w:initials="MC">
    <w:p w14:paraId="5BC45935" w14:textId="1C1FFF02" w:rsidR="009E4ED4" w:rsidRPr="00CC7796" w:rsidRDefault="009E4ED4">
      <w:pPr>
        <w:pStyle w:val="Textocomentario"/>
        <w:rPr>
          <w:lang w:val="es-VE"/>
        </w:rPr>
      </w:pPr>
      <w:r>
        <w:rPr>
          <w:rStyle w:val="Refdecomentario"/>
        </w:rPr>
        <w:annotationRef/>
      </w:r>
      <w:r w:rsidRPr="00CC7796">
        <w:rPr>
          <w:lang w:val="es-VE"/>
        </w:rPr>
        <w:t xml:space="preserve">La lista jerárquica es muy larga. </w:t>
      </w:r>
      <w:r>
        <w:rPr>
          <w:lang w:val="es-VE"/>
        </w:rPr>
        <w:t>Estábamos llegando hasta el nivel máximo posible.</w:t>
      </w:r>
    </w:p>
  </w:comment>
  <w:comment w:id="922" w:author="Utility" w:date="2019-09-03T22:35:00Z" w:initials="U">
    <w:p w14:paraId="4B2CAAA2" w14:textId="383022AC" w:rsidR="009E4ED4" w:rsidRPr="001D0403" w:rsidRDefault="009E4ED4">
      <w:pPr>
        <w:pStyle w:val="Textocomentario"/>
        <w:rPr>
          <w:lang w:val="es-US"/>
        </w:rPr>
      </w:pPr>
      <w:r>
        <w:rPr>
          <w:rStyle w:val="Refdecomentario"/>
        </w:rPr>
        <w:annotationRef/>
      </w:r>
      <w:r w:rsidRPr="001D0403">
        <w:rPr>
          <w:lang w:val="es-US"/>
        </w:rPr>
        <w:t>Indicar como se debe tomar las coordenadas en caso de estudios nacionales, regionals y estrat</w:t>
      </w:r>
      <w:r>
        <w:rPr>
          <w:lang w:val="es-US"/>
        </w:rPr>
        <w:t>égicos</w:t>
      </w:r>
    </w:p>
  </w:comment>
  <w:comment w:id="974" w:author="Utility" w:date="2019-09-03T22:35:00Z" w:initials="U">
    <w:p w14:paraId="7659D62B" w14:textId="0484E744" w:rsidR="009E4ED4" w:rsidRPr="001D0403" w:rsidRDefault="009E4ED4">
      <w:pPr>
        <w:pStyle w:val="Textocomentario"/>
        <w:rPr>
          <w:lang w:val="es-US"/>
        </w:rPr>
      </w:pPr>
      <w:r>
        <w:rPr>
          <w:rStyle w:val="Refdecomentario"/>
        </w:rPr>
        <w:annotationRef/>
      </w:r>
      <w:r w:rsidRPr="001D0403">
        <w:rPr>
          <w:lang w:val="es-US"/>
        </w:rPr>
        <w:t>Indicar formato de contenido para esta decripci</w:t>
      </w:r>
      <w:r>
        <w:rPr>
          <w:lang w:val="es-US"/>
        </w:rPr>
        <w:t>ón</w:t>
      </w:r>
    </w:p>
  </w:comment>
  <w:comment w:id="1001" w:author="Michelle Castellanos" w:date="2019-09-03T23:46:00Z" w:initials="MC">
    <w:p w14:paraId="2D996ABB" w14:textId="712CE864" w:rsidR="009E4ED4" w:rsidRDefault="009E4ED4">
      <w:pPr>
        <w:pStyle w:val="Textocomentario"/>
        <w:rPr>
          <w:lang w:val="es-VE"/>
        </w:rPr>
      </w:pPr>
      <w:r>
        <w:rPr>
          <w:rStyle w:val="Refdecomentario"/>
        </w:rPr>
        <w:annotationRef/>
      </w:r>
      <w:r>
        <w:rPr>
          <w:lang w:val="es-VE"/>
        </w:rPr>
        <w:t>En este nodo se debería resumir por qué el ecosistema está en esa categoría (debe</w:t>
      </w:r>
      <w:r w:rsidRPr="000902B9">
        <w:rPr>
          <w:lang w:val="es-VE"/>
        </w:rPr>
        <w:t>n ir resumidos los resultados de los criterios</w:t>
      </w:r>
      <w:r>
        <w:rPr>
          <w:lang w:val="es-VE"/>
        </w:rPr>
        <w:t xml:space="preserve"> con la categoría más alta).</w:t>
      </w:r>
    </w:p>
    <w:p w14:paraId="1093B96E" w14:textId="77777777" w:rsidR="009E4ED4" w:rsidRDefault="009E4ED4">
      <w:pPr>
        <w:pStyle w:val="Textocomentario"/>
        <w:rPr>
          <w:lang w:val="es-VE"/>
        </w:rPr>
      </w:pPr>
    </w:p>
    <w:p w14:paraId="600C23BF" w14:textId="09454CC9" w:rsidR="009E4ED4" w:rsidRPr="000902B9" w:rsidRDefault="009E4ED4">
      <w:pPr>
        <w:pStyle w:val="Textocomentario"/>
        <w:rPr>
          <w:lang w:val="es-VE"/>
        </w:rPr>
      </w:pPr>
      <w:r>
        <w:rPr>
          <w:lang w:val="es-VE"/>
        </w:rPr>
        <w:t>Algunas evaluaciones tienen este resumen, pero la mayoría no lo tiene y hay que hacerlo.</w:t>
      </w:r>
    </w:p>
  </w:comment>
  <w:comment w:id="1009" w:author="Utility" w:date="2019-09-03T22:35:00Z" w:initials="U">
    <w:p w14:paraId="21E8FFDA" w14:textId="1622D0D0" w:rsidR="009E4ED4" w:rsidRPr="00FB3123" w:rsidRDefault="009E4ED4">
      <w:pPr>
        <w:pStyle w:val="Textocomentario"/>
        <w:rPr>
          <w:lang w:val="es-US"/>
        </w:rPr>
      </w:pPr>
      <w:r>
        <w:rPr>
          <w:rStyle w:val="Refdecomentario"/>
        </w:rPr>
        <w:annotationRef/>
      </w:r>
      <w:r w:rsidRPr="00FB3123">
        <w:rPr>
          <w:lang w:val="es-US"/>
        </w:rPr>
        <w:t>Documento para la nube con sugerencias para rationale por categor</w:t>
      </w:r>
      <w:r>
        <w:rPr>
          <w:lang w:val="es-US"/>
        </w:rPr>
        <w:t>ía de evaluación (sugeridas por Marcela)</w:t>
      </w:r>
    </w:p>
  </w:comment>
  <w:comment w:id="1010" w:author="Michelle Castellanos" w:date="2019-09-03T23:49:00Z" w:initials="MC">
    <w:p w14:paraId="390C70FB" w14:textId="650B37CD" w:rsidR="009E4ED4" w:rsidRPr="007511F5" w:rsidRDefault="009E4ED4">
      <w:pPr>
        <w:pStyle w:val="Textocomentario"/>
        <w:rPr>
          <w:lang w:val="es-VE"/>
        </w:rPr>
      </w:pPr>
      <w:r>
        <w:rPr>
          <w:rStyle w:val="Refdecomentario"/>
        </w:rPr>
        <w:annotationRef/>
      </w:r>
      <w:r w:rsidRPr="007511F5">
        <w:rPr>
          <w:lang w:val="es-VE"/>
        </w:rPr>
        <w:t>Bravooo! Esa idea me gusta</w:t>
      </w:r>
    </w:p>
  </w:comment>
  <w:comment w:id="1040" w:author="Michelle Castellanos" w:date="2019-09-04T00:25:00Z" w:initials="MC">
    <w:p w14:paraId="215DFF9A" w14:textId="5D667296" w:rsidR="009E4ED4" w:rsidRDefault="009E4ED4" w:rsidP="007511F5">
      <w:pPr>
        <w:pStyle w:val="Textocomentario"/>
        <w:rPr>
          <w:lang w:val="es-VE"/>
        </w:rPr>
      </w:pPr>
      <w:r>
        <w:rPr>
          <w:rStyle w:val="Refdecomentario"/>
        </w:rPr>
        <w:annotationRef/>
      </w:r>
      <w:r w:rsidRPr="00796187">
        <w:rPr>
          <w:lang w:val="es-VE"/>
        </w:rPr>
        <w:t xml:space="preserve">Indica que la categoría es </w:t>
      </w:r>
      <w:r>
        <w:rPr>
          <w:lang w:val="es-VE"/>
        </w:rPr>
        <w:t>“Vulnerable” pero que hay cierto grado de incertidumbre y por lo tanto puede estar entre Vulnerable y En Peligro.</w:t>
      </w:r>
    </w:p>
    <w:p w14:paraId="2E238C37" w14:textId="77777777" w:rsidR="009E4ED4" w:rsidRDefault="009E4ED4" w:rsidP="007511F5">
      <w:pPr>
        <w:pStyle w:val="Textocomentario"/>
        <w:rPr>
          <w:lang w:val="es-VE"/>
        </w:rPr>
      </w:pPr>
    </w:p>
    <w:p w14:paraId="5BDA48B5" w14:textId="24C6E895" w:rsidR="009E4ED4" w:rsidRPr="007511F5" w:rsidRDefault="009E4ED4" w:rsidP="007511F5">
      <w:pPr>
        <w:pStyle w:val="Textocomentario"/>
        <w:rPr>
          <w:lang w:val="es-VE"/>
        </w:rPr>
      </w:pPr>
      <w:r>
        <w:rPr>
          <w:lang w:val="es-VE"/>
        </w:rPr>
        <w:t>NO indica que los resultados de los subcriterios  van desde Vulnerable hasta En Peligro.</w:t>
      </w:r>
    </w:p>
  </w:comment>
  <w:comment w:id="1041" w:author="Utility" w:date="2019-09-03T22:35:00Z" w:initials="U">
    <w:p w14:paraId="1A36CFFE" w14:textId="6F12219A" w:rsidR="009E4ED4" w:rsidRPr="001343CE" w:rsidRDefault="009E4ED4">
      <w:pPr>
        <w:pStyle w:val="Textocomentario"/>
        <w:rPr>
          <w:lang w:val="es-US"/>
        </w:rPr>
      </w:pPr>
      <w:r>
        <w:rPr>
          <w:rStyle w:val="Refdecomentario"/>
        </w:rPr>
        <w:annotationRef/>
      </w:r>
      <w:r w:rsidRPr="001343CE">
        <w:rPr>
          <w:lang w:val="es-US"/>
        </w:rPr>
        <w:t>Sería Bueno colo</w:t>
      </w:r>
      <w:r>
        <w:rPr>
          <w:lang w:val="es-US"/>
        </w:rPr>
        <w:t>car un documento con la taxonomía para asignarla. Suena innecesario, pero podría evitar confusiones</w:t>
      </w:r>
    </w:p>
  </w:comment>
  <w:comment w:id="1046" w:author="Michelle Castellanos" w:date="2019-09-04T00:14:00Z" w:initials="MC">
    <w:p w14:paraId="6CE322F5" w14:textId="3B2E7219" w:rsidR="009E4ED4" w:rsidRPr="002F6EE0" w:rsidRDefault="009E4ED4">
      <w:pPr>
        <w:pStyle w:val="Textocomentario"/>
        <w:rPr>
          <w:lang w:val="es-VE"/>
        </w:rPr>
      </w:pPr>
      <w:r>
        <w:rPr>
          <w:rStyle w:val="Refdecomentario"/>
        </w:rPr>
        <w:annotationRef/>
      </w:r>
      <w:r>
        <w:rPr>
          <w:lang w:val="es-VE"/>
        </w:rPr>
        <w:t>El nodo del criterio E no tiene este sub-nodo</w:t>
      </w:r>
      <w:r w:rsidRPr="002F6EE0">
        <w:rPr>
          <w:lang w:val="es-VE"/>
        </w:rPr>
        <w:t>.</w:t>
      </w:r>
    </w:p>
  </w:comment>
  <w:comment w:id="1047" w:author="Michelle Castellanos" w:date="2019-09-04T00:15:00Z" w:initials="MC">
    <w:p w14:paraId="1C20A540" w14:textId="4406EF3C" w:rsidR="009E4ED4" w:rsidRPr="002F6EE0" w:rsidRDefault="009E4ED4">
      <w:pPr>
        <w:pStyle w:val="Textocomentario"/>
        <w:rPr>
          <w:lang w:val="es-VE"/>
        </w:rPr>
      </w:pPr>
      <w:r>
        <w:rPr>
          <w:rStyle w:val="Refdecomentario"/>
        </w:rPr>
        <w:annotationRef/>
      </w:r>
      <w:r>
        <w:rPr>
          <w:lang w:val="es-VE"/>
        </w:rPr>
        <w:t>Sub-nodo que solo está presente en el nodo del criterio E.</w:t>
      </w:r>
    </w:p>
  </w:comment>
  <w:comment w:id="1063" w:author="Michelle Castellanos" w:date="2019-09-04T00:25:00Z" w:initials="MC">
    <w:p w14:paraId="73CE4E56" w14:textId="0CB55DFD" w:rsidR="009E4ED4" w:rsidRDefault="009E4ED4">
      <w:pPr>
        <w:pStyle w:val="Textocomentario"/>
        <w:rPr>
          <w:lang w:val="es-VE"/>
        </w:rPr>
      </w:pPr>
      <w:r>
        <w:rPr>
          <w:rStyle w:val="Refdecomentario"/>
        </w:rPr>
        <w:annotationRef/>
      </w:r>
      <w:r w:rsidRPr="00796187">
        <w:rPr>
          <w:lang w:val="es-VE"/>
        </w:rPr>
        <w:t xml:space="preserve">Indica que la categoría es </w:t>
      </w:r>
      <w:r>
        <w:rPr>
          <w:lang w:val="es-VE"/>
        </w:rPr>
        <w:t>“</w:t>
      </w:r>
      <w:r w:rsidRPr="00796187">
        <w:rPr>
          <w:lang w:val="es-VE"/>
        </w:rPr>
        <w:t>E</w:t>
      </w:r>
      <w:r>
        <w:rPr>
          <w:lang w:val="es-VE"/>
        </w:rPr>
        <w:t>n Peligro” pero que hay cierto grado de incertidumbre y por lo tanto puede estar entre Vulnerable y En Peligro.</w:t>
      </w:r>
    </w:p>
    <w:p w14:paraId="3CE2730D" w14:textId="77777777" w:rsidR="009E4ED4" w:rsidRDefault="009E4ED4">
      <w:pPr>
        <w:pStyle w:val="Textocomentario"/>
        <w:rPr>
          <w:lang w:val="es-VE"/>
        </w:rPr>
      </w:pPr>
    </w:p>
    <w:p w14:paraId="2F99110F" w14:textId="38F376F3" w:rsidR="009E4ED4" w:rsidRPr="00796187" w:rsidRDefault="009E4ED4">
      <w:pPr>
        <w:pStyle w:val="Textocomentario"/>
        <w:rPr>
          <w:lang w:val="es-VE"/>
        </w:rPr>
      </w:pPr>
      <w:r>
        <w:rPr>
          <w:lang w:val="es-VE"/>
        </w:rPr>
        <w:t>NO indica que los resultados de los subcriterios  van desde Vulnerable hasta En Peligro.</w:t>
      </w:r>
    </w:p>
  </w:comment>
  <w:comment w:id="1068" w:author="Michelle Castellanos" w:date="2019-09-04T00:30:00Z" w:initials="MC">
    <w:p w14:paraId="013A181E" w14:textId="77777777" w:rsidR="009E4ED4" w:rsidRDefault="009E4ED4">
      <w:pPr>
        <w:pStyle w:val="Textocomentario"/>
        <w:rPr>
          <w:lang w:val="es-VE"/>
        </w:rPr>
      </w:pPr>
      <w:r>
        <w:rPr>
          <w:rStyle w:val="Refdecomentario"/>
        </w:rPr>
        <w:annotationRef/>
      </w:r>
      <w:r w:rsidRPr="00F0159C">
        <w:rPr>
          <w:lang w:val="es-VE"/>
        </w:rPr>
        <w:t>Dependiendo del sub</w:t>
      </w:r>
      <w:r>
        <w:rPr>
          <w:lang w:val="es-VE"/>
        </w:rPr>
        <w:t>-</w:t>
      </w:r>
      <w:r w:rsidRPr="00F0159C">
        <w:rPr>
          <w:lang w:val="es-VE"/>
        </w:rPr>
        <w:t>criterio, se incluirán o no</w:t>
      </w:r>
      <w:r>
        <w:rPr>
          <w:lang w:val="es-VE"/>
        </w:rPr>
        <w:t xml:space="preserve"> todos los nodos hijos dentro de la estructura del XML. </w:t>
      </w:r>
    </w:p>
    <w:p w14:paraId="49707978" w14:textId="77777777" w:rsidR="009E4ED4" w:rsidRDefault="009E4ED4">
      <w:pPr>
        <w:pStyle w:val="Textocomentario"/>
        <w:rPr>
          <w:lang w:val="es-VE"/>
        </w:rPr>
      </w:pPr>
    </w:p>
    <w:p w14:paraId="5EDBE3CA" w14:textId="07CAB8D8" w:rsidR="009E4ED4" w:rsidRPr="00F0159C" w:rsidRDefault="009E4ED4">
      <w:pPr>
        <w:pStyle w:val="Textocomentario"/>
        <w:rPr>
          <w:lang w:val="es-VE"/>
        </w:rPr>
      </w:pPr>
      <w:r>
        <w:rPr>
          <w:lang w:val="es-VE"/>
        </w:rPr>
        <w:t>En los ejemplos se muestran cuáles de estos nodos hijos pertenecen a cada sub-criterio.</w:t>
      </w:r>
    </w:p>
  </w:comment>
  <w:comment w:id="1069" w:author="Michelle Castellanos" w:date="2019-09-04T00:31:00Z" w:initials="MC">
    <w:p w14:paraId="242AAD4E" w14:textId="142CCF10" w:rsidR="009E4ED4" w:rsidRPr="002F6EE0" w:rsidRDefault="009E4ED4">
      <w:pPr>
        <w:pStyle w:val="Textocomentario"/>
        <w:rPr>
          <w:lang w:val="es-VE"/>
        </w:rPr>
      </w:pPr>
      <w:r>
        <w:rPr>
          <w:rStyle w:val="Refdecomentario"/>
        </w:rPr>
        <w:annotationRef/>
      </w:r>
      <w:r>
        <w:rPr>
          <w:lang w:val="es-VE"/>
        </w:rPr>
        <w:t>Esta es la e</w:t>
      </w:r>
      <w:r w:rsidRPr="002F6EE0">
        <w:rPr>
          <w:lang w:val="es-VE"/>
        </w:rPr>
        <w:t>structura de todos los sub</w:t>
      </w:r>
      <w:r>
        <w:rPr>
          <w:lang w:val="es-VE"/>
        </w:rPr>
        <w:t>-</w:t>
      </w:r>
      <w:r w:rsidRPr="002F6EE0">
        <w:rPr>
          <w:lang w:val="es-VE"/>
        </w:rPr>
        <w:t xml:space="preserve">criterios del </w:t>
      </w:r>
      <w:r>
        <w:rPr>
          <w:lang w:val="es-VE"/>
        </w:rPr>
        <w:t>criterio A: A1, A2a, A2b, A3.</w:t>
      </w:r>
    </w:p>
  </w:comment>
  <w:comment w:id="1070" w:author="Michelle Castellanos" w:date="2019-09-04T00:32:00Z" w:initials="MC">
    <w:p w14:paraId="24C10128" w14:textId="5696587C" w:rsidR="009E4ED4" w:rsidRPr="002F6EE0" w:rsidRDefault="009E4ED4">
      <w:pPr>
        <w:pStyle w:val="Textocomentario"/>
        <w:rPr>
          <w:lang w:val="es-VE"/>
        </w:rPr>
      </w:pPr>
      <w:r>
        <w:rPr>
          <w:rStyle w:val="Refdecomentario"/>
        </w:rPr>
        <w:annotationRef/>
      </w:r>
      <w:r>
        <w:rPr>
          <w:lang w:val="es-VE"/>
        </w:rPr>
        <w:t>Esta es la e</w:t>
      </w:r>
      <w:r w:rsidRPr="002F6EE0">
        <w:rPr>
          <w:lang w:val="es-VE"/>
        </w:rPr>
        <w:t>structura de los sub-criterios B1 y B2</w:t>
      </w:r>
      <w:r>
        <w:rPr>
          <w:lang w:val="es-VE"/>
        </w:rPr>
        <w:t>.</w:t>
      </w:r>
    </w:p>
  </w:comment>
  <w:comment w:id="1071" w:author="Michelle Castellanos" w:date="2019-09-04T00:32:00Z" w:initials="MC">
    <w:p w14:paraId="3F7219A9" w14:textId="6B3CBDFE" w:rsidR="009E4ED4" w:rsidRPr="002F6EE0" w:rsidRDefault="009E4ED4" w:rsidP="0023374A">
      <w:pPr>
        <w:pStyle w:val="Textocomentario"/>
        <w:rPr>
          <w:lang w:val="es-VE"/>
        </w:rPr>
      </w:pPr>
      <w:r>
        <w:rPr>
          <w:rStyle w:val="Refdecomentario"/>
        </w:rPr>
        <w:annotationRef/>
      </w:r>
      <w:r>
        <w:rPr>
          <w:lang w:val="es-VE"/>
        </w:rPr>
        <w:t>Estructura del sub-criterio B3.</w:t>
      </w:r>
    </w:p>
  </w:comment>
  <w:comment w:id="1072" w:author="Michelle Castellanos" w:date="2019-09-04T00:33:00Z" w:initials="MC">
    <w:p w14:paraId="1163741E" w14:textId="471F71D7" w:rsidR="009E4ED4" w:rsidRPr="002F6EE0" w:rsidRDefault="009E4ED4" w:rsidP="0023374A">
      <w:pPr>
        <w:pStyle w:val="Textocomentario"/>
        <w:rPr>
          <w:lang w:val="es-VE"/>
        </w:rPr>
      </w:pPr>
      <w:r>
        <w:rPr>
          <w:rStyle w:val="Refdecomentario"/>
        </w:rPr>
        <w:annotationRef/>
      </w:r>
      <w:r w:rsidRPr="002F6EE0">
        <w:rPr>
          <w:lang w:val="es-VE"/>
        </w:rPr>
        <w:t>Estructura de</w:t>
      </w:r>
      <w:r>
        <w:rPr>
          <w:lang w:val="es-VE"/>
        </w:rPr>
        <w:t xml:space="preserve"> todos</w:t>
      </w:r>
      <w:r w:rsidRPr="002F6EE0">
        <w:rPr>
          <w:lang w:val="es-VE"/>
        </w:rPr>
        <w:t xml:space="preserve"> los sub-criterios</w:t>
      </w:r>
      <w:r>
        <w:rPr>
          <w:lang w:val="es-VE"/>
        </w:rPr>
        <w:t xml:space="preserve"> de los criterios C y D:            C1, C2a, C2b, C3, D1, D2a, D2b, y D3.</w:t>
      </w:r>
    </w:p>
  </w:comment>
  <w:comment w:id="1100" w:author="Michelle Castellanos" w:date="2019-09-04T00:39:00Z" w:initials="MC">
    <w:p w14:paraId="0D5FA4B5" w14:textId="2A1337D2" w:rsidR="009E4ED4" w:rsidRDefault="009E4ED4" w:rsidP="00E8307F">
      <w:pPr>
        <w:pStyle w:val="Textocomentario"/>
        <w:rPr>
          <w:lang w:val="es-VE"/>
        </w:rPr>
      </w:pPr>
      <w:r>
        <w:rPr>
          <w:rStyle w:val="Refdecomentario"/>
        </w:rPr>
        <w:annotationRef/>
      </w:r>
      <w:r w:rsidRPr="00796187">
        <w:rPr>
          <w:lang w:val="es-VE"/>
        </w:rPr>
        <w:t xml:space="preserve">Indica que la categoría es </w:t>
      </w:r>
      <w:r>
        <w:rPr>
          <w:lang w:val="es-VE"/>
        </w:rPr>
        <w:t>“En Peligro” pero que hay cierto grado de incertidumbre y por lo tanto puede estar entre Vulnerable y En Peligro.</w:t>
      </w:r>
    </w:p>
    <w:p w14:paraId="293E6AFA" w14:textId="77777777" w:rsidR="009E4ED4" w:rsidRDefault="009E4ED4" w:rsidP="00E8307F">
      <w:pPr>
        <w:pStyle w:val="Textocomentario"/>
        <w:rPr>
          <w:lang w:val="es-VE"/>
        </w:rPr>
      </w:pPr>
    </w:p>
    <w:p w14:paraId="0402877A" w14:textId="4F3115FB" w:rsidR="009E4ED4" w:rsidRPr="00E8307F" w:rsidRDefault="009E4ED4" w:rsidP="00E8307F">
      <w:pPr>
        <w:pStyle w:val="Textocomentario"/>
        <w:rPr>
          <w:lang w:val="es-VE"/>
        </w:rPr>
      </w:pPr>
      <w:r>
        <w:rPr>
          <w:lang w:val="es-VE"/>
        </w:rPr>
        <w:t>NO indica que los resultados de los sub-criterios  van desde Vulnerable hasta En Peligro.</w:t>
      </w:r>
    </w:p>
  </w:comment>
  <w:comment w:id="1101" w:author="Michelle Castellanos" w:date="2019-09-04T00:39:00Z" w:initials="MC">
    <w:p w14:paraId="56284913" w14:textId="2B17E3FA" w:rsidR="009E4ED4" w:rsidRPr="0042310B" w:rsidRDefault="009E4ED4">
      <w:pPr>
        <w:pStyle w:val="Textocomentario"/>
        <w:rPr>
          <w:lang w:val="es-VE"/>
        </w:rPr>
      </w:pPr>
      <w:r>
        <w:rPr>
          <w:rStyle w:val="Refdecomentario"/>
        </w:rPr>
        <w:annotationRef/>
      </w:r>
      <w:r>
        <w:rPr>
          <w:lang w:val="es-VE"/>
        </w:rPr>
        <w:t>Este nodo NO</w:t>
      </w:r>
      <w:r w:rsidRPr="0042310B">
        <w:rPr>
          <w:lang w:val="es-VE"/>
        </w:rPr>
        <w:t xml:space="preserve"> está presente en sub</w:t>
      </w:r>
      <w:r>
        <w:rPr>
          <w:lang w:val="es-VE"/>
        </w:rPr>
        <w:t>-</w:t>
      </w:r>
      <w:r w:rsidRPr="0042310B">
        <w:rPr>
          <w:lang w:val="es-VE"/>
        </w:rPr>
        <w:t>criterio B3</w:t>
      </w:r>
    </w:p>
  </w:comment>
  <w:comment w:id="1104" w:author="Michelle Castellanos" w:date="2019-09-04T00:40:00Z" w:initials="MC">
    <w:p w14:paraId="5EDCC489" w14:textId="5E8524B3" w:rsidR="009E4ED4" w:rsidRPr="0042310B" w:rsidRDefault="009E4ED4">
      <w:pPr>
        <w:pStyle w:val="Textocomentario"/>
        <w:rPr>
          <w:lang w:val="es-VE"/>
        </w:rPr>
      </w:pPr>
      <w:r>
        <w:rPr>
          <w:rStyle w:val="Refdecomentario"/>
        </w:rPr>
        <w:annotationRef/>
      </w:r>
      <w:r>
        <w:rPr>
          <w:lang w:val="es-VE"/>
        </w:rPr>
        <w:t>Este nodo NO</w:t>
      </w:r>
      <w:r w:rsidRPr="0042310B">
        <w:rPr>
          <w:lang w:val="es-VE"/>
        </w:rPr>
        <w:t xml:space="preserve"> está presente en sub</w:t>
      </w:r>
      <w:r>
        <w:rPr>
          <w:lang w:val="es-VE"/>
        </w:rPr>
        <w:t>-</w:t>
      </w:r>
      <w:r w:rsidRPr="0042310B">
        <w:rPr>
          <w:lang w:val="es-VE"/>
        </w:rPr>
        <w:t>criterio B3</w:t>
      </w:r>
    </w:p>
  </w:comment>
  <w:comment w:id="1107" w:author="Michelle Castellanos" w:date="2019-09-04T00:43:00Z" w:initials="MC">
    <w:p w14:paraId="2D149839" w14:textId="1BAB1325" w:rsidR="009E4ED4" w:rsidRPr="00B47955" w:rsidRDefault="009E4ED4">
      <w:pPr>
        <w:pStyle w:val="Textocomentario"/>
        <w:rPr>
          <w:lang w:val="es-VE"/>
        </w:rPr>
      </w:pPr>
      <w:r>
        <w:rPr>
          <w:rStyle w:val="Refdecomentario"/>
        </w:rPr>
        <w:annotationRef/>
      </w:r>
      <w:r>
        <w:rPr>
          <w:lang w:val="es-VE"/>
        </w:rPr>
        <w:t>Este nodo NO</w:t>
      </w:r>
      <w:r w:rsidRPr="0042310B">
        <w:rPr>
          <w:lang w:val="es-VE"/>
        </w:rPr>
        <w:t xml:space="preserve"> está presente en sub</w:t>
      </w:r>
      <w:r>
        <w:rPr>
          <w:lang w:val="es-VE"/>
        </w:rPr>
        <w:t>-criterios correspondientes a B: B1, B2, B3.</w:t>
      </w:r>
    </w:p>
  </w:comment>
  <w:comment w:id="1108" w:author="Michelle Castellanos" w:date="2019-09-04T00:44:00Z" w:initials="MC">
    <w:p w14:paraId="168F28D2" w14:textId="6D6EFB2B" w:rsidR="009E4ED4" w:rsidRPr="00B47955" w:rsidRDefault="009E4ED4">
      <w:pPr>
        <w:pStyle w:val="Textocomentario"/>
        <w:rPr>
          <w:lang w:val="es-VE"/>
        </w:rPr>
      </w:pPr>
      <w:r>
        <w:rPr>
          <w:rStyle w:val="Refdecomentario"/>
        </w:rPr>
        <w:annotationRef/>
      </w:r>
      <w:r w:rsidRPr="00B47955">
        <w:rPr>
          <w:lang w:val="es-VE"/>
        </w:rPr>
        <w:t>Solo en sub-criterios correspondientes a C y D</w:t>
      </w:r>
    </w:p>
  </w:comment>
  <w:comment w:id="1120" w:author="Michelle Castellanos" w:date="2019-09-04T00:52:00Z" w:initials="MC">
    <w:p w14:paraId="2697E1C0" w14:textId="6F126C77" w:rsidR="009E4ED4" w:rsidRDefault="009E4ED4">
      <w:pPr>
        <w:pStyle w:val="Textocomentario"/>
        <w:rPr>
          <w:lang w:val="es-VE"/>
        </w:rPr>
      </w:pPr>
      <w:r>
        <w:rPr>
          <w:rStyle w:val="Refdecomentario"/>
        </w:rPr>
        <w:annotationRef/>
      </w:r>
      <w:r w:rsidRPr="00A20E36">
        <w:rPr>
          <w:lang w:val="es-VE"/>
        </w:rPr>
        <w:t>Se debe colocar el a</w:t>
      </w:r>
      <w:r>
        <w:rPr>
          <w:lang w:val="es-VE"/>
        </w:rPr>
        <w:t>ño en el que se obtuvo el valor reportado en indicator-value.</w:t>
      </w:r>
      <w:r w:rsidRPr="00A20E36">
        <w:rPr>
          <w:lang w:val="es-VE"/>
        </w:rPr>
        <w:t xml:space="preserve"> </w:t>
      </w:r>
    </w:p>
    <w:p w14:paraId="1DC50831" w14:textId="77777777" w:rsidR="009E4ED4" w:rsidRDefault="009E4ED4">
      <w:pPr>
        <w:pStyle w:val="Textocomentario"/>
        <w:rPr>
          <w:lang w:val="es-VE"/>
        </w:rPr>
      </w:pPr>
    </w:p>
    <w:p w14:paraId="24CF862B" w14:textId="3131EB0C" w:rsidR="009E4ED4" w:rsidRPr="00A20E36" w:rsidRDefault="009E4ED4">
      <w:pPr>
        <w:pStyle w:val="Textocomentario"/>
        <w:rPr>
          <w:lang w:val="es-VE"/>
        </w:rPr>
      </w:pPr>
      <w:r>
        <w:rPr>
          <w:lang w:val="es-VE"/>
        </w:rPr>
        <w:t>NO el rango en el que se observó una disminución o degradación.</w:t>
      </w:r>
    </w:p>
  </w:comment>
  <w:comment w:id="1123" w:author="Michelle Castellanos" w:date="2019-09-04T00:53:00Z" w:initials="MC">
    <w:p w14:paraId="2F1646E7" w14:textId="5E9F312A" w:rsidR="009E4ED4" w:rsidRPr="00A20E36" w:rsidRDefault="009E4ED4">
      <w:pPr>
        <w:pStyle w:val="Textocomentario"/>
        <w:rPr>
          <w:lang w:val="es-VE"/>
        </w:rPr>
      </w:pPr>
      <w:r>
        <w:rPr>
          <w:rStyle w:val="Refdecomentario"/>
        </w:rPr>
        <w:annotationRef/>
      </w:r>
      <w:r w:rsidRPr="00A20E36">
        <w:rPr>
          <w:lang w:val="es-VE"/>
        </w:rPr>
        <w:t>Exacto, es el valor que se usa para calcular el cambio de esa variable en el tiempo.</w:t>
      </w:r>
    </w:p>
    <w:p w14:paraId="22277423" w14:textId="77777777" w:rsidR="009E4ED4" w:rsidRDefault="009E4ED4">
      <w:pPr>
        <w:pStyle w:val="Textocomentario"/>
        <w:rPr>
          <w:lang w:val="es-VE"/>
        </w:rPr>
      </w:pPr>
    </w:p>
    <w:p w14:paraId="7E27C007" w14:textId="044F7106" w:rsidR="009E4ED4" w:rsidRPr="00A20E36" w:rsidRDefault="009E4ED4">
      <w:pPr>
        <w:pStyle w:val="Textocomentario"/>
        <w:rPr>
          <w:lang w:val="es-VE"/>
        </w:rPr>
      </w:pPr>
      <w:r>
        <w:rPr>
          <w:lang w:val="es-VE"/>
        </w:rPr>
        <w:t>NO es el porcentaje de cambio de la variable.</w:t>
      </w:r>
    </w:p>
  </w:comment>
  <w:comment w:id="1126" w:author="Michelle Castellanos" w:date="2019-09-04T00:54:00Z" w:initials="MC">
    <w:p w14:paraId="015F982E" w14:textId="36CA6193" w:rsidR="009E4ED4" w:rsidRPr="00675EBA" w:rsidRDefault="009E4ED4">
      <w:pPr>
        <w:pStyle w:val="Textocomentario"/>
        <w:rPr>
          <w:lang w:val="es-VE"/>
        </w:rPr>
      </w:pPr>
      <w:r>
        <w:rPr>
          <w:rStyle w:val="Refdecomentario"/>
        </w:rPr>
        <w:annotationRef/>
      </w:r>
      <w:r w:rsidRPr="00675EBA">
        <w:rPr>
          <w:lang w:val="es-VE"/>
        </w:rPr>
        <w:t>No está presente en sub</w:t>
      </w:r>
      <w:r>
        <w:rPr>
          <w:lang w:val="es-VE"/>
        </w:rPr>
        <w:t>-</w:t>
      </w:r>
      <w:r w:rsidRPr="00675EBA">
        <w:rPr>
          <w:lang w:val="es-VE"/>
        </w:rPr>
        <w:t>criterios co</w:t>
      </w:r>
      <w:r>
        <w:rPr>
          <w:lang w:val="es-VE"/>
        </w:rPr>
        <w:t>rrespondientes al criterio B.</w:t>
      </w:r>
    </w:p>
  </w:comment>
  <w:comment w:id="1127" w:author="Michelle Castellanos" w:date="2019-09-04T00:57:00Z" w:initials="MC">
    <w:p w14:paraId="60891320" w14:textId="2D17EAC6" w:rsidR="009E4ED4" w:rsidRDefault="009E4ED4">
      <w:pPr>
        <w:pStyle w:val="Textocomentario"/>
        <w:rPr>
          <w:lang w:val="es-VE"/>
        </w:rPr>
      </w:pPr>
      <w:r>
        <w:rPr>
          <w:rStyle w:val="Refdecomentario"/>
        </w:rPr>
        <w:annotationRef/>
      </w:r>
      <w:r w:rsidRPr="00A20E36">
        <w:rPr>
          <w:lang w:val="es-VE"/>
        </w:rPr>
        <w:t xml:space="preserve">Definir qué sucede cuando no es un solo valor sino un rango. </w:t>
      </w:r>
    </w:p>
    <w:p w14:paraId="61D8B212" w14:textId="77777777" w:rsidR="009E4ED4" w:rsidRDefault="009E4ED4">
      <w:pPr>
        <w:pStyle w:val="Textocomentario"/>
        <w:rPr>
          <w:lang w:val="es-VE"/>
        </w:rPr>
      </w:pPr>
    </w:p>
    <w:p w14:paraId="240F6519" w14:textId="77777777" w:rsidR="009E4ED4" w:rsidRDefault="009E4ED4">
      <w:pPr>
        <w:pStyle w:val="Textocomentario"/>
        <w:rPr>
          <w:lang w:val="es-VE"/>
        </w:rPr>
      </w:pPr>
      <w:r>
        <w:rPr>
          <w:lang w:val="es-VE"/>
        </w:rPr>
        <w:t xml:space="preserve">Por los momentos estábamos colocando el rango. Por ejemplo: </w:t>
      </w:r>
    </w:p>
    <w:p w14:paraId="7402A513" w14:textId="77777777" w:rsidR="009E4ED4" w:rsidRDefault="009E4ED4">
      <w:pPr>
        <w:pStyle w:val="Textocomentario"/>
        <w:rPr>
          <w:lang w:val="es-VE"/>
        </w:rPr>
      </w:pPr>
    </w:p>
    <w:p w14:paraId="3088C7C6" w14:textId="6F6C68D2" w:rsidR="009E4ED4" w:rsidRDefault="009E4ED4">
      <w:pPr>
        <w:pStyle w:val="Textocomentario"/>
        <w:rPr>
          <w:lang w:val="es-VE"/>
        </w:rPr>
      </w:pPr>
      <w:r>
        <w:rPr>
          <w:lang w:val="es-VE"/>
        </w:rPr>
        <w:t>30-50</w:t>
      </w:r>
    </w:p>
    <w:p w14:paraId="4AE98BCA" w14:textId="1FE63AE5" w:rsidR="009E4ED4" w:rsidRPr="00A20E36" w:rsidRDefault="009E4ED4">
      <w:pPr>
        <w:pStyle w:val="Textocomentario"/>
        <w:rPr>
          <w:lang w:val="es-VE"/>
        </w:rPr>
      </w:pPr>
      <w:r>
        <w:rPr>
          <w:lang w:val="es-VE"/>
        </w:rPr>
        <w:t>More than 70</w:t>
      </w:r>
    </w:p>
  </w:comment>
  <w:comment w:id="1130" w:author="Michelle Castellanos" w:date="2019-09-04T00:55:00Z" w:initials="MC">
    <w:p w14:paraId="60EE9136" w14:textId="1E859430" w:rsidR="009E4ED4" w:rsidRPr="00ED49BE" w:rsidRDefault="009E4ED4">
      <w:pPr>
        <w:pStyle w:val="Textocomentario"/>
        <w:rPr>
          <w:lang w:val="es-VE"/>
        </w:rPr>
      </w:pPr>
      <w:r>
        <w:rPr>
          <w:rStyle w:val="Refdecomentario"/>
        </w:rPr>
        <w:annotationRef/>
      </w:r>
      <w:r w:rsidRPr="00ED49BE">
        <w:rPr>
          <w:lang w:val="es-VE"/>
        </w:rPr>
        <w:t>Solo presente en sub</w:t>
      </w:r>
      <w:r>
        <w:rPr>
          <w:lang w:val="es-VE"/>
        </w:rPr>
        <w:t>-</w:t>
      </w:r>
      <w:r w:rsidRPr="00ED49BE">
        <w:rPr>
          <w:lang w:val="es-VE"/>
        </w:rPr>
        <w:t>criterios asociados a criterios C y D</w:t>
      </w:r>
    </w:p>
  </w:comment>
  <w:comment w:id="1131" w:author="Michelle Castellanos" w:date="2019-09-04T00:57:00Z" w:initials="MC">
    <w:p w14:paraId="1721EDB8" w14:textId="77777777" w:rsidR="009E4ED4" w:rsidRDefault="009E4ED4" w:rsidP="00A20E36">
      <w:pPr>
        <w:pStyle w:val="Textocomentario"/>
        <w:rPr>
          <w:lang w:val="es-VE"/>
        </w:rPr>
      </w:pPr>
      <w:r>
        <w:rPr>
          <w:rStyle w:val="Refdecomentario"/>
        </w:rPr>
        <w:annotationRef/>
      </w:r>
      <w:r w:rsidRPr="00A20E36">
        <w:rPr>
          <w:lang w:val="es-VE"/>
        </w:rPr>
        <w:t xml:space="preserve">Definir qué sucede cuando no es un solo valor sino un rango. </w:t>
      </w:r>
    </w:p>
    <w:p w14:paraId="0BA96757" w14:textId="77777777" w:rsidR="009E4ED4" w:rsidRDefault="009E4ED4" w:rsidP="00A20E36">
      <w:pPr>
        <w:pStyle w:val="Textocomentario"/>
        <w:rPr>
          <w:lang w:val="es-VE"/>
        </w:rPr>
      </w:pPr>
    </w:p>
    <w:p w14:paraId="7CEE309F" w14:textId="77777777" w:rsidR="009E4ED4" w:rsidRDefault="009E4ED4" w:rsidP="00A20E36">
      <w:pPr>
        <w:pStyle w:val="Textocomentario"/>
        <w:rPr>
          <w:lang w:val="es-VE"/>
        </w:rPr>
      </w:pPr>
      <w:r>
        <w:rPr>
          <w:lang w:val="es-VE"/>
        </w:rPr>
        <w:t xml:space="preserve">Por los momentos estábamos colocando el rango. Por ejemplo: </w:t>
      </w:r>
    </w:p>
    <w:p w14:paraId="58CC308E" w14:textId="77777777" w:rsidR="009E4ED4" w:rsidRDefault="009E4ED4" w:rsidP="00A20E36">
      <w:pPr>
        <w:pStyle w:val="Textocomentario"/>
        <w:rPr>
          <w:lang w:val="es-VE"/>
        </w:rPr>
      </w:pPr>
    </w:p>
    <w:p w14:paraId="2C6FADE6" w14:textId="77777777" w:rsidR="009E4ED4" w:rsidRDefault="009E4ED4" w:rsidP="00A20E36">
      <w:pPr>
        <w:pStyle w:val="Textocomentario"/>
        <w:rPr>
          <w:lang w:val="es-VE"/>
        </w:rPr>
      </w:pPr>
      <w:r>
        <w:rPr>
          <w:lang w:val="es-VE"/>
        </w:rPr>
        <w:t>30-50</w:t>
      </w:r>
    </w:p>
    <w:p w14:paraId="7DE90AA9" w14:textId="536F2320" w:rsidR="009E4ED4" w:rsidRPr="00096D93" w:rsidRDefault="009E4ED4" w:rsidP="00A20E36">
      <w:pPr>
        <w:pStyle w:val="Textocomentario"/>
        <w:rPr>
          <w:lang w:val="es-VE"/>
        </w:rPr>
      </w:pPr>
      <w:r>
        <w:rPr>
          <w:lang w:val="es-VE"/>
        </w:rPr>
        <w:t>More than 70</w:t>
      </w:r>
    </w:p>
  </w:comment>
  <w:comment w:id="1138" w:author="Michelle Castellanos" w:date="2019-09-04T00:59:00Z" w:initials="MC">
    <w:p w14:paraId="09F8C387" w14:textId="07415789" w:rsidR="009E4ED4" w:rsidRPr="002E1BB1" w:rsidRDefault="009E4ED4">
      <w:pPr>
        <w:pStyle w:val="Textocomentario"/>
        <w:rPr>
          <w:lang w:val="es-VE"/>
        </w:rPr>
      </w:pPr>
      <w:r>
        <w:rPr>
          <w:rStyle w:val="Refdecomentario"/>
        </w:rPr>
        <w:annotationRef/>
      </w:r>
      <w:r w:rsidRPr="002E1BB1">
        <w:rPr>
          <w:lang w:val="es-VE"/>
        </w:rPr>
        <w:t>Solo presente en sub</w:t>
      </w:r>
      <w:r>
        <w:rPr>
          <w:lang w:val="es-VE"/>
        </w:rPr>
        <w:t>-</w:t>
      </w:r>
      <w:r w:rsidRPr="002E1BB1">
        <w:rPr>
          <w:lang w:val="es-VE"/>
        </w:rPr>
        <w:t>criterios correspondientes al criter</w:t>
      </w:r>
      <w:r>
        <w:rPr>
          <w:lang w:val="es-VE"/>
        </w:rPr>
        <w:t>io B.</w:t>
      </w:r>
    </w:p>
  </w:comment>
  <w:comment w:id="1141" w:author="Michelle Castellanos" w:date="2019-09-04T01:02:00Z" w:initials="MC">
    <w:p w14:paraId="5B0841E5" w14:textId="0215D90B" w:rsidR="009E4ED4" w:rsidRPr="00B82DF6" w:rsidRDefault="009E4ED4">
      <w:pPr>
        <w:pStyle w:val="Textocomentario"/>
        <w:rPr>
          <w:lang w:val="es-VE"/>
        </w:rPr>
      </w:pPr>
      <w:r>
        <w:rPr>
          <w:rStyle w:val="Refdecomentario"/>
        </w:rPr>
        <w:annotationRef/>
      </w:r>
      <w:r w:rsidRPr="00B82DF6">
        <w:rPr>
          <w:lang w:val="es-VE"/>
        </w:rPr>
        <w:t>Este nodo no está presente en sub-criterios correspondientes a C y D.</w:t>
      </w:r>
    </w:p>
  </w:comment>
  <w:comment w:id="1142" w:author="Michelle Castellanos" w:date="2019-09-03T22:35:00Z" w:initials="MC">
    <w:p w14:paraId="6EA1CD29" w14:textId="08281029" w:rsidR="009E4ED4" w:rsidRPr="00BD6F3E" w:rsidRDefault="009E4ED4">
      <w:pPr>
        <w:pStyle w:val="Textocomentario"/>
        <w:rPr>
          <w:lang w:val="es-VE"/>
        </w:rPr>
      </w:pPr>
      <w:r>
        <w:rPr>
          <w:rStyle w:val="Refdecomentario"/>
        </w:rPr>
        <w:annotationRef/>
      </w:r>
      <w:r w:rsidRPr="00BD6F3E">
        <w:rPr>
          <w:lang w:val="es-VE"/>
        </w:rPr>
        <w:t>En el caso de que se</w:t>
      </w:r>
      <w:r>
        <w:rPr>
          <w:lang w:val="es-VE"/>
        </w:rPr>
        <w:t>a “no” también se debe colocar a cuál numeral corresponde ese “no”. Solo se deja vacío si no se sabe si hay ‘continuing decline”.</w:t>
      </w:r>
    </w:p>
  </w:comment>
  <w:comment w:id="1143" w:author="Utility" w:date="2019-09-03T22:35:00Z" w:initials="U">
    <w:p w14:paraId="45164BAC" w14:textId="6734D5A7" w:rsidR="009E4ED4" w:rsidRPr="00C30E6E" w:rsidRDefault="009E4ED4">
      <w:pPr>
        <w:pStyle w:val="Textocomentario"/>
        <w:rPr>
          <w:lang w:val="es-US"/>
        </w:rPr>
      </w:pPr>
      <w:r>
        <w:rPr>
          <w:rStyle w:val="Refdecomentario"/>
        </w:rPr>
        <w:annotationRef/>
      </w:r>
      <w:r w:rsidRPr="00C30E6E">
        <w:rPr>
          <w:lang w:val="es-US"/>
        </w:rPr>
        <w:t>¿Cómo proceder cuando es no para los tres numerals?</w:t>
      </w:r>
    </w:p>
  </w:comment>
  <w:comment w:id="1144" w:author="Michelle Castellanos" w:date="2019-09-04T01:04:00Z" w:initials="MC">
    <w:p w14:paraId="675C1E70" w14:textId="3C218D93" w:rsidR="009E4ED4" w:rsidRPr="00B82DF6" w:rsidRDefault="009E4ED4" w:rsidP="00B82DF6">
      <w:pPr>
        <w:pStyle w:val="Standard"/>
        <w:spacing w:after="0" w:line="240" w:lineRule="auto"/>
        <w:ind w:left="1440"/>
        <w:rPr>
          <w:lang w:val="es-VE"/>
        </w:rPr>
      </w:pPr>
      <w:r>
        <w:rPr>
          <w:rStyle w:val="Refdecomentario"/>
        </w:rPr>
        <w:annotationRef/>
      </w:r>
      <w:r w:rsidRPr="00B82DF6">
        <w:rPr>
          <w:lang w:val="es-VE"/>
        </w:rPr>
        <w:t>Para ese caso de “no “para los tres numeral</w:t>
      </w:r>
      <w:r>
        <w:rPr>
          <w:lang w:val="es-VE"/>
        </w:rPr>
        <w:t>e</w:t>
      </w:r>
      <w:r w:rsidRPr="00B82DF6">
        <w:rPr>
          <w:lang w:val="es-VE"/>
        </w:rPr>
        <w:t xml:space="preserve">s, </w:t>
      </w:r>
      <w:r>
        <w:rPr>
          <w:lang w:val="es-VE"/>
        </w:rPr>
        <w:t>e</w:t>
      </w:r>
      <w:r w:rsidRPr="00B82DF6">
        <w:rPr>
          <w:lang w:val="es-VE"/>
        </w:rPr>
        <w:t xml:space="preserve">stábamos colocándolo así: </w:t>
      </w:r>
    </w:p>
    <w:p w14:paraId="54FF1663" w14:textId="77777777" w:rsidR="009E4ED4" w:rsidRPr="00B82DF6" w:rsidRDefault="009E4ED4" w:rsidP="00B82DF6">
      <w:pPr>
        <w:pStyle w:val="Standard"/>
        <w:spacing w:after="0" w:line="240" w:lineRule="auto"/>
        <w:ind w:left="1440"/>
        <w:rPr>
          <w:lang w:val="es-VE"/>
        </w:rPr>
      </w:pPr>
    </w:p>
    <w:p w14:paraId="2914913A" w14:textId="54089470" w:rsidR="009E4ED4" w:rsidRPr="002F6EE0" w:rsidRDefault="009E4ED4" w:rsidP="00B82DF6">
      <w:pPr>
        <w:pStyle w:val="Standard"/>
        <w:spacing w:after="0" w:line="240" w:lineRule="auto"/>
        <w:ind w:left="1440"/>
        <w:rPr>
          <w:rFonts w:asciiTheme="minorHAnsi" w:hAnsiTheme="minorHAnsi" w:cstheme="minorHAnsi"/>
          <w:sz w:val="24"/>
        </w:rPr>
      </w:pPr>
      <w:r w:rsidRPr="002F6EE0">
        <w:rPr>
          <w:rFonts w:asciiTheme="minorHAnsi" w:hAnsiTheme="minorHAnsi" w:cstheme="minorHAnsi"/>
          <w:sz w:val="24"/>
        </w:rPr>
        <w:t>&lt;</w:t>
      </w:r>
      <w:r w:rsidRPr="00BD6F3E">
        <w:rPr>
          <w:rFonts w:asciiTheme="minorHAnsi" w:hAnsiTheme="minorHAnsi" w:cstheme="minorHAnsi"/>
          <w:color w:val="0070C0"/>
          <w:sz w:val="24"/>
        </w:rPr>
        <w:t xml:space="preserve">Continuing-decline </w:t>
      </w:r>
      <w:r w:rsidRPr="00BD6F3E">
        <w:rPr>
          <w:rFonts w:asciiTheme="minorHAnsi" w:hAnsiTheme="minorHAnsi" w:cstheme="minorHAnsi"/>
          <w:color w:val="FF0000"/>
          <w:sz w:val="24"/>
        </w:rPr>
        <w:t>numeral</w:t>
      </w:r>
      <w:r w:rsidRPr="002F6EE0">
        <w:rPr>
          <w:rFonts w:asciiTheme="minorHAnsi" w:hAnsiTheme="minorHAnsi" w:cstheme="minorHAnsi"/>
          <w:sz w:val="24"/>
        </w:rPr>
        <w:t>="</w:t>
      </w:r>
      <w:r>
        <w:rPr>
          <w:rFonts w:asciiTheme="minorHAnsi" w:hAnsiTheme="minorHAnsi" w:cstheme="minorHAnsi"/>
          <w:sz w:val="24"/>
        </w:rPr>
        <w:t>i, ii, iii"</w:t>
      </w:r>
      <w:r w:rsidRPr="002F6EE0">
        <w:rPr>
          <w:rFonts w:asciiTheme="minorHAnsi" w:hAnsiTheme="minorHAnsi" w:cstheme="minorHAnsi"/>
          <w:sz w:val="24"/>
        </w:rPr>
        <w:t>&gt;</w:t>
      </w:r>
      <w:r>
        <w:rPr>
          <w:rFonts w:asciiTheme="minorHAnsi" w:hAnsiTheme="minorHAnsi" w:cstheme="minorHAnsi"/>
          <w:sz w:val="24"/>
        </w:rPr>
        <w:t>no&lt;/</w:t>
      </w:r>
      <w:r w:rsidRPr="00BD6F3E">
        <w:rPr>
          <w:rFonts w:asciiTheme="minorHAnsi" w:hAnsiTheme="minorHAnsi" w:cstheme="minorHAnsi"/>
          <w:color w:val="0070C0"/>
          <w:sz w:val="24"/>
        </w:rPr>
        <w:t>Continuing-decline</w:t>
      </w:r>
      <w:r>
        <w:rPr>
          <w:rFonts w:asciiTheme="minorHAnsi" w:hAnsiTheme="minorHAnsi" w:cstheme="minorHAnsi"/>
          <w:sz w:val="24"/>
        </w:rPr>
        <w:t>&gt;</w:t>
      </w:r>
    </w:p>
    <w:p w14:paraId="1A533CCA" w14:textId="4AD84544" w:rsidR="009E4ED4" w:rsidRDefault="009E4ED4">
      <w:pPr>
        <w:pStyle w:val="Textocomentario"/>
      </w:pPr>
    </w:p>
  </w:comment>
  <w:comment w:id="1147" w:author="Michelle Castellanos" w:date="2019-09-04T01:02:00Z" w:initials="MC">
    <w:p w14:paraId="66062B84" w14:textId="245E7734" w:rsidR="009E4ED4" w:rsidRPr="00B82DF6" w:rsidRDefault="009E4ED4">
      <w:pPr>
        <w:pStyle w:val="Textocomentario"/>
        <w:rPr>
          <w:lang w:val="es-VE"/>
        </w:rPr>
      </w:pPr>
      <w:r>
        <w:rPr>
          <w:rStyle w:val="Refdecomentario"/>
        </w:rPr>
        <w:annotationRef/>
      </w:r>
      <w:r w:rsidRPr="00B82DF6">
        <w:rPr>
          <w:lang w:val="es-VE"/>
        </w:rPr>
        <w:t>Este nodo no está presente en sub-criterios correspondientes a C y D.</w:t>
      </w:r>
    </w:p>
  </w:comment>
  <w:comment w:id="1148" w:author="Michelle Castellanos" w:date="2019-09-03T22:35:00Z" w:initials="MC">
    <w:p w14:paraId="78C52541" w14:textId="1FD84DC3" w:rsidR="009E4ED4" w:rsidRPr="00464F4B" w:rsidRDefault="009E4ED4">
      <w:pPr>
        <w:pStyle w:val="Textocomentario"/>
        <w:rPr>
          <w:lang w:val="es-VE"/>
        </w:rPr>
      </w:pPr>
      <w:r>
        <w:rPr>
          <w:rStyle w:val="Refdecomentario"/>
        </w:rPr>
        <w:annotationRef/>
      </w:r>
      <w:r w:rsidRPr="00464F4B">
        <w:rPr>
          <w:lang w:val="es-VE"/>
        </w:rPr>
        <w:t>Solo presente en criterio E</w:t>
      </w:r>
    </w:p>
  </w:comment>
  <w:comment w:id="1224" w:author="Utility" w:date="2019-09-03T22:35:00Z" w:initials="U">
    <w:p w14:paraId="01BC7205" w14:textId="0030B4C7" w:rsidR="009E4ED4" w:rsidRPr="001F36C5" w:rsidRDefault="009E4ED4">
      <w:pPr>
        <w:pStyle w:val="Textocomentario"/>
        <w:rPr>
          <w:lang w:val="es-US"/>
        </w:rPr>
      </w:pPr>
      <w:r>
        <w:rPr>
          <w:rStyle w:val="Refdecomentario"/>
        </w:rPr>
        <w:annotationRef/>
      </w:r>
      <w:r w:rsidRPr="001F36C5">
        <w:rPr>
          <w:lang w:val="es-US"/>
        </w:rPr>
        <w:t>Tengo dudas sobre los criterios que se utilizaron para delimiter los nods, discutir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373963" w15:done="0"/>
  <w15:commentEx w15:paraId="013DDF6B" w15:done="0"/>
  <w15:commentEx w15:paraId="4DE67BA9" w15:done="0"/>
  <w15:commentEx w15:paraId="548985B4" w15:done="0"/>
  <w15:commentEx w15:paraId="70FFA75E" w15:done="0"/>
  <w15:commentEx w15:paraId="3FA496B4" w15:done="0"/>
  <w15:commentEx w15:paraId="496792F7" w15:done="0"/>
  <w15:commentEx w15:paraId="223AF9BE" w15:done="0"/>
  <w15:commentEx w15:paraId="3CF16526" w15:done="0"/>
  <w15:commentEx w15:paraId="255DF733" w15:paraIdParent="3CF16526" w15:done="0"/>
  <w15:commentEx w15:paraId="59E25D8E" w15:done="0"/>
  <w15:commentEx w15:paraId="2F051401" w15:done="0"/>
  <w15:commentEx w15:paraId="06030FC5" w15:done="0"/>
  <w15:commentEx w15:paraId="2E7D3F8C" w15:done="0"/>
  <w15:commentEx w15:paraId="41B45598" w15:done="0"/>
  <w15:commentEx w15:paraId="50CBEED3" w15:done="0"/>
  <w15:commentEx w15:paraId="6C7FFBFD" w15:done="0"/>
  <w15:commentEx w15:paraId="1EFD8DCA" w15:done="0"/>
  <w15:commentEx w15:paraId="79AC8B29" w15:done="0"/>
  <w15:commentEx w15:paraId="749BE7EA" w15:done="0"/>
  <w15:commentEx w15:paraId="6895520C" w15:paraIdParent="749BE7EA" w15:done="0"/>
  <w15:commentEx w15:paraId="49912BC1" w15:done="0"/>
  <w15:commentEx w15:paraId="411EE574" w15:done="0"/>
  <w15:commentEx w15:paraId="62079FA9" w15:done="0"/>
  <w15:commentEx w15:paraId="354B2C01" w15:done="0"/>
  <w15:commentEx w15:paraId="7B17FC1F" w15:done="0"/>
  <w15:commentEx w15:paraId="2F060858" w15:done="0"/>
  <w15:commentEx w15:paraId="30900F95" w15:done="0"/>
  <w15:commentEx w15:paraId="50B553D3" w15:done="0"/>
  <w15:commentEx w15:paraId="2FC0C9DB" w15:paraIdParent="50B553D3" w15:done="0"/>
  <w15:commentEx w15:paraId="7E9AC7F1" w15:paraIdParent="50B553D3" w15:done="0"/>
  <w15:commentEx w15:paraId="1069B943" w15:done="0"/>
  <w15:commentEx w15:paraId="77AA5956" w15:done="0"/>
  <w15:commentEx w15:paraId="1064C7A8" w15:done="0"/>
  <w15:commentEx w15:paraId="0DAF7F5F" w15:done="0"/>
  <w15:commentEx w15:paraId="75B8BEE3" w15:done="0"/>
  <w15:commentEx w15:paraId="4F611C73" w15:done="0"/>
  <w15:commentEx w15:paraId="4B8312C9" w15:done="0"/>
  <w15:commentEx w15:paraId="4BDE2F03" w15:done="0"/>
  <w15:commentEx w15:paraId="70422E0C" w15:done="0"/>
  <w15:commentEx w15:paraId="6C4CD0A1" w15:done="0"/>
  <w15:commentEx w15:paraId="39C4DF01" w15:done="0"/>
  <w15:commentEx w15:paraId="3B873577" w15:done="0"/>
  <w15:commentEx w15:paraId="6872BA51" w15:done="0"/>
  <w15:commentEx w15:paraId="17DBE949" w15:done="0"/>
  <w15:commentEx w15:paraId="4CF53554" w15:done="0"/>
  <w15:commentEx w15:paraId="40A55F9A" w15:done="0"/>
  <w15:commentEx w15:paraId="1F43E347" w15:done="0"/>
  <w15:commentEx w15:paraId="64F5D61F" w15:done="0"/>
  <w15:commentEx w15:paraId="5BC45935" w15:done="0"/>
  <w15:commentEx w15:paraId="4B2CAAA2" w15:done="0"/>
  <w15:commentEx w15:paraId="7659D62B" w15:done="0"/>
  <w15:commentEx w15:paraId="600C23BF" w15:done="0"/>
  <w15:commentEx w15:paraId="21E8FFDA" w15:done="0"/>
  <w15:commentEx w15:paraId="390C70FB" w15:done="0"/>
  <w15:commentEx w15:paraId="5BDA48B5" w15:done="0"/>
  <w15:commentEx w15:paraId="1A36CFFE" w15:done="0"/>
  <w15:commentEx w15:paraId="6CE322F5" w15:done="0"/>
  <w15:commentEx w15:paraId="1C20A540" w15:done="0"/>
  <w15:commentEx w15:paraId="2F99110F" w15:done="0"/>
  <w15:commentEx w15:paraId="5EDBE3CA" w15:done="0"/>
  <w15:commentEx w15:paraId="242AAD4E" w15:done="0"/>
  <w15:commentEx w15:paraId="24C10128" w15:done="0"/>
  <w15:commentEx w15:paraId="3F7219A9" w15:done="0"/>
  <w15:commentEx w15:paraId="1163741E" w15:done="0"/>
  <w15:commentEx w15:paraId="0402877A" w15:done="0"/>
  <w15:commentEx w15:paraId="56284913" w15:done="0"/>
  <w15:commentEx w15:paraId="5EDCC489" w15:done="0"/>
  <w15:commentEx w15:paraId="2D149839" w15:done="0"/>
  <w15:commentEx w15:paraId="168F28D2" w15:done="0"/>
  <w15:commentEx w15:paraId="24CF862B" w15:done="0"/>
  <w15:commentEx w15:paraId="7E27C007" w15:done="0"/>
  <w15:commentEx w15:paraId="015F982E" w15:done="0"/>
  <w15:commentEx w15:paraId="4AE98BCA" w15:done="0"/>
  <w15:commentEx w15:paraId="60EE9136" w15:done="0"/>
  <w15:commentEx w15:paraId="7DE90AA9" w15:done="0"/>
  <w15:commentEx w15:paraId="09F8C387" w15:done="0"/>
  <w15:commentEx w15:paraId="5B0841E5" w15:done="0"/>
  <w15:commentEx w15:paraId="6EA1CD29" w15:done="0"/>
  <w15:commentEx w15:paraId="45164BAC" w15:paraIdParent="6EA1CD29" w15:done="0"/>
  <w15:commentEx w15:paraId="1A533CCA" w15:done="0"/>
  <w15:commentEx w15:paraId="66062B84" w15:done="0"/>
  <w15:commentEx w15:paraId="78C52541" w15:done="0"/>
  <w15:commentEx w15:paraId="01BC72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E9CBE1" w14:textId="77777777" w:rsidR="00160238" w:rsidRDefault="00160238">
      <w:pPr>
        <w:spacing w:line="240" w:lineRule="auto"/>
      </w:pPr>
      <w:r>
        <w:separator/>
      </w:r>
    </w:p>
  </w:endnote>
  <w:endnote w:type="continuationSeparator" w:id="0">
    <w:p w14:paraId="5DC0F269" w14:textId="77777777" w:rsidR="00160238" w:rsidRDefault="00160238">
      <w:pPr>
        <w:spacing w:line="240" w:lineRule="auto"/>
      </w:pPr>
      <w:r>
        <w:continuationSeparator/>
      </w:r>
    </w:p>
  </w:endnote>
  <w:endnote w:type="continuationNotice" w:id="1">
    <w:p w14:paraId="528119B2" w14:textId="77777777" w:rsidR="00160238" w:rsidRDefault="0016023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F">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756259"/>
      <w:docPartObj>
        <w:docPartGallery w:val="Page Numbers (Bottom of Page)"/>
        <w:docPartUnique/>
      </w:docPartObj>
    </w:sdtPr>
    <w:sdtEndPr/>
    <w:sdtContent>
      <w:p w14:paraId="6B1DB14E" w14:textId="3286E542" w:rsidR="009E4ED4" w:rsidRDefault="009E4ED4">
        <w:pPr>
          <w:pStyle w:val="Piedepgina"/>
          <w:jc w:val="right"/>
        </w:pPr>
        <w:r>
          <w:fldChar w:fldCharType="begin"/>
        </w:r>
        <w:r>
          <w:instrText>PAGE   \* MERGEFORMAT</w:instrText>
        </w:r>
        <w:r>
          <w:fldChar w:fldCharType="separate"/>
        </w:r>
        <w:r w:rsidR="00261DA8" w:rsidRPr="00261DA8">
          <w:rPr>
            <w:noProof/>
            <w:lang w:val="es-ES"/>
          </w:rPr>
          <w:t>11</w:t>
        </w:r>
        <w:r>
          <w:fldChar w:fldCharType="end"/>
        </w:r>
      </w:p>
    </w:sdtContent>
  </w:sdt>
  <w:p w14:paraId="3DDC80CD" w14:textId="31C07F29" w:rsidR="009E4ED4" w:rsidRDefault="009E4E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8F6B7F" w14:textId="77777777" w:rsidR="00160238" w:rsidRDefault="00160238">
      <w:pPr>
        <w:spacing w:line="240" w:lineRule="auto"/>
      </w:pPr>
      <w:r>
        <w:rPr>
          <w:color w:val="000000"/>
        </w:rPr>
        <w:separator/>
      </w:r>
    </w:p>
  </w:footnote>
  <w:footnote w:type="continuationSeparator" w:id="0">
    <w:p w14:paraId="1A14907F" w14:textId="77777777" w:rsidR="00160238" w:rsidRDefault="00160238">
      <w:pPr>
        <w:spacing w:line="240" w:lineRule="auto"/>
      </w:pPr>
      <w:r>
        <w:continuationSeparator/>
      </w:r>
    </w:p>
  </w:footnote>
  <w:footnote w:type="continuationNotice" w:id="1">
    <w:p w14:paraId="458EA470" w14:textId="77777777" w:rsidR="00160238" w:rsidRDefault="00160238">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7B63E" w14:textId="77777777" w:rsidR="009E4ED4" w:rsidRDefault="009E4ED4">
    <w:pPr>
      <w:pStyle w:val="Encabezado"/>
      <w:rPr>
        <w:lang w:val="es-VE"/>
      </w:rPr>
    </w:pPr>
  </w:p>
  <w:p w14:paraId="179F81E0" w14:textId="77777777" w:rsidR="009E4ED4" w:rsidRPr="00441CED" w:rsidRDefault="009E4ED4">
    <w:pPr>
      <w:pStyle w:val="Encabezado"/>
      <w:rPr>
        <w:lang w:val="es-V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032F"/>
    <w:multiLevelType w:val="multilevel"/>
    <w:tmpl w:val="901E339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008" w:hanging="1008"/>
      </w:pPr>
      <w:rPr>
        <w:rFonts w:hint="default"/>
      </w:rPr>
    </w:lvl>
    <w:lvl w:ilvl="3">
      <w:start w:val="1"/>
      <w:numFmt w:val="decimal"/>
      <w:lvlText w:val="%1.%2.%3.%4."/>
      <w:lvlJc w:val="left"/>
      <w:pPr>
        <w:ind w:left="1368" w:hanging="1368"/>
      </w:pPr>
      <w:rPr>
        <w:rFonts w:hint="default"/>
      </w:rPr>
    </w:lvl>
    <w:lvl w:ilvl="4">
      <w:start w:val="1"/>
      <w:numFmt w:val="decimal"/>
      <w:lvlText w:val="%1.%2.%3.%4.%5."/>
      <w:lvlJc w:val="left"/>
      <w:pPr>
        <w:ind w:left="1872" w:hanging="187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1440" w:hanging="1440"/>
      </w:pPr>
      <w:rPr>
        <w:rFonts w:hint="default"/>
      </w:rPr>
    </w:lvl>
  </w:abstractNum>
  <w:abstractNum w:abstractNumId="1">
    <w:nsid w:val="01E2742F"/>
    <w:multiLevelType w:val="multilevel"/>
    <w:tmpl w:val="78421972"/>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2D238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66C7073"/>
    <w:multiLevelType w:val="multilevel"/>
    <w:tmpl w:val="8BB89BCE"/>
    <w:styleLink w:val="WWNum2"/>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nsid w:val="196446CA"/>
    <w:multiLevelType w:val="multilevel"/>
    <w:tmpl w:val="0D303DD4"/>
    <w:styleLink w:val="WWNum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1B293A62"/>
    <w:multiLevelType w:val="hybridMultilevel"/>
    <w:tmpl w:val="E456797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254756FE"/>
    <w:multiLevelType w:val="hybridMultilevel"/>
    <w:tmpl w:val="410263F8"/>
    <w:lvl w:ilvl="0" w:tplc="59CA15B6">
      <w:start w:val="1"/>
      <w:numFmt w:val="lowerLetter"/>
      <w:lvlText w:val="%1)"/>
      <w:lvlJc w:val="left"/>
      <w:pPr>
        <w:ind w:left="1080" w:hanging="360"/>
      </w:pPr>
      <w:rPr>
        <w:rFonts w:hint="default"/>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7">
    <w:nsid w:val="278015DD"/>
    <w:multiLevelType w:val="hybridMultilevel"/>
    <w:tmpl w:val="A2FABC36"/>
    <w:lvl w:ilvl="0" w:tplc="A59030FC">
      <w:numFmt w:val="bullet"/>
      <w:lvlText w:val="-"/>
      <w:lvlJc w:val="left"/>
      <w:pPr>
        <w:ind w:left="720" w:hanging="360"/>
      </w:pPr>
      <w:rPr>
        <w:rFonts w:ascii="Bookman Old Style" w:eastAsia="Arial Unicode MS" w:hAnsi="Bookman Old Style"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836C1F"/>
    <w:multiLevelType w:val="hybridMultilevel"/>
    <w:tmpl w:val="871CBE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B0236B"/>
    <w:multiLevelType w:val="multilevel"/>
    <w:tmpl w:val="E61427A2"/>
    <w:styleLink w:val="WWNum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2F505E8D"/>
    <w:multiLevelType w:val="multilevel"/>
    <w:tmpl w:val="9E9650B8"/>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1D91305"/>
    <w:multiLevelType w:val="multilevel"/>
    <w:tmpl w:val="B9E282EC"/>
    <w:styleLink w:val="WWNum5"/>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2">
    <w:nsid w:val="324829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9068A6"/>
    <w:multiLevelType w:val="hybridMultilevel"/>
    <w:tmpl w:val="F1A6FFEE"/>
    <w:lvl w:ilvl="0" w:tplc="93629E72">
      <w:start w:val="1"/>
      <w:numFmt w:val="decimal"/>
      <w:lvlText w:val="%1."/>
      <w:lvlJc w:val="left"/>
      <w:pPr>
        <w:ind w:left="795" w:hanging="435"/>
      </w:pPr>
      <w:rPr>
        <w:rFonts w:ascii="Bookman Old Style" w:hAnsi="Bookman Old Style" w:hint="default"/>
        <w:b/>
        <w:color w:val="00000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CF75D3"/>
    <w:multiLevelType w:val="multilevel"/>
    <w:tmpl w:val="B1E89DE2"/>
    <w:lvl w:ilvl="0">
      <w:start w:val="1"/>
      <w:numFmt w:val="decimal"/>
      <w:lvlText w:val="%1."/>
      <w:lvlJc w:val="left"/>
      <w:pPr>
        <w:ind w:left="720" w:hanging="360"/>
      </w:pPr>
      <w:rPr>
        <w:rFonts w:hint="default"/>
      </w:rPr>
    </w:lvl>
    <w:lvl w:ilvl="1">
      <w:start w:val="1"/>
      <w:numFmt w:val="decimal"/>
      <w:isLgl/>
      <w:lvlText w:val="%1.%2."/>
      <w:lvlJc w:val="left"/>
      <w:pPr>
        <w:ind w:left="765"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160" w:hanging="1440"/>
      </w:pPr>
      <w:rPr>
        <w:rFonts w:hint="default"/>
      </w:rPr>
    </w:lvl>
  </w:abstractNum>
  <w:abstractNum w:abstractNumId="15">
    <w:nsid w:val="3DC20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F92F4F"/>
    <w:multiLevelType w:val="hybridMultilevel"/>
    <w:tmpl w:val="3460A9F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48D72729"/>
    <w:multiLevelType w:val="multilevel"/>
    <w:tmpl w:val="164A6410"/>
    <w:styleLink w:val="WWNum1"/>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8">
    <w:nsid w:val="491E51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9B0332D"/>
    <w:multiLevelType w:val="multilevel"/>
    <w:tmpl w:val="4C7CAA9C"/>
    <w:lvl w:ilvl="0">
      <w:start w:val="1"/>
      <w:numFmt w:val="decimal"/>
      <w:lvlText w:val="%1."/>
      <w:lvlJc w:val="left"/>
      <w:pPr>
        <w:ind w:left="360" w:hanging="360"/>
      </w:pPr>
      <w:rPr>
        <w:rFonts w:ascii="Bookman Old Style" w:hAnsi="Bookman Old Style" w:hint="default"/>
        <w:b/>
        <w:color w:val="auto"/>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7E4278"/>
    <w:multiLevelType w:val="multilevel"/>
    <w:tmpl w:val="89502CD8"/>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1">
    <w:nsid w:val="57B34421"/>
    <w:multiLevelType w:val="multilevel"/>
    <w:tmpl w:val="78421972"/>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F2254F8"/>
    <w:multiLevelType w:val="multilevel"/>
    <w:tmpl w:val="959C2C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22E4279"/>
    <w:multiLevelType w:val="multilevel"/>
    <w:tmpl w:val="AA1A1254"/>
    <w:styleLink w:val="WWNum4"/>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4">
    <w:nsid w:val="63C24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1A525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1BA4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7EC7014"/>
    <w:multiLevelType w:val="multilevel"/>
    <w:tmpl w:val="1E0C2E3C"/>
    <w:styleLink w:val="WWNum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nsid w:val="7A747A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3"/>
  </w:num>
  <w:num w:numId="3">
    <w:abstractNumId w:val="20"/>
  </w:num>
  <w:num w:numId="4">
    <w:abstractNumId w:val="23"/>
  </w:num>
  <w:num w:numId="5">
    <w:abstractNumId w:val="11"/>
  </w:num>
  <w:num w:numId="6">
    <w:abstractNumId w:val="4"/>
  </w:num>
  <w:num w:numId="7">
    <w:abstractNumId w:val="9"/>
  </w:num>
  <w:num w:numId="8">
    <w:abstractNumId w:val="27"/>
  </w:num>
  <w:num w:numId="9">
    <w:abstractNumId w:val="17"/>
    <w:lvlOverride w:ilvl="0">
      <w:startOverride w:val="1"/>
    </w:lvlOverride>
  </w:num>
  <w:num w:numId="10">
    <w:abstractNumId w:val="3"/>
  </w:num>
  <w:num w:numId="11">
    <w:abstractNumId w:val="20"/>
  </w:num>
  <w:num w:numId="12">
    <w:abstractNumId w:val="9"/>
  </w:num>
  <w:num w:numId="13">
    <w:abstractNumId w:val="27"/>
  </w:num>
  <w:num w:numId="14">
    <w:abstractNumId w:val="5"/>
  </w:num>
  <w:num w:numId="15">
    <w:abstractNumId w:val="16"/>
  </w:num>
  <w:num w:numId="16">
    <w:abstractNumId w:val="19"/>
  </w:num>
  <w:num w:numId="17">
    <w:abstractNumId w:val="13"/>
  </w:num>
  <w:num w:numId="18">
    <w:abstractNumId w:val="28"/>
  </w:num>
  <w:num w:numId="19">
    <w:abstractNumId w:val="15"/>
  </w:num>
  <w:num w:numId="20">
    <w:abstractNumId w:val="21"/>
  </w:num>
  <w:num w:numId="21">
    <w:abstractNumId w:val="22"/>
  </w:num>
  <w:num w:numId="22">
    <w:abstractNumId w:val="18"/>
  </w:num>
  <w:num w:numId="23">
    <w:abstractNumId w:val="1"/>
  </w:num>
  <w:num w:numId="24">
    <w:abstractNumId w:val="26"/>
  </w:num>
  <w:num w:numId="25">
    <w:abstractNumId w:val="10"/>
  </w:num>
  <w:num w:numId="26">
    <w:abstractNumId w:val="2"/>
  </w:num>
  <w:num w:numId="27">
    <w:abstractNumId w:val="12"/>
  </w:num>
  <w:num w:numId="28">
    <w:abstractNumId w:val="24"/>
  </w:num>
  <w:num w:numId="29">
    <w:abstractNumId w:val="0"/>
  </w:num>
  <w:num w:numId="30">
    <w:abstractNumId w:val="25"/>
  </w:num>
  <w:num w:numId="31">
    <w:abstractNumId w:val="14"/>
  </w:num>
  <w:num w:numId="32">
    <w:abstractNumId w:val="7"/>
  </w:num>
  <w:num w:numId="33">
    <w:abstractNumId w:val="8"/>
  </w:num>
  <w:num w:numId="34">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Castellanos">
    <w15:presenceInfo w15:providerId="None" w15:userId="Michelle Castellanos"/>
  </w15:person>
  <w15:person w15:author="Utility">
    <w15:presenceInfo w15:providerId="AD" w15:userId="S-1-5-21-2203441806-2913493513-956196362-1179"/>
  </w15:person>
  <w15:person w15:author="User19">
    <w15:presenceInfo w15:providerId="None" w15:userId="User19"/>
  </w15:person>
  <w15:person w15:author="Irene_U19">
    <w15:presenceInfo w15:providerId="None" w15:userId="Irene_U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s-VE"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es-US" w:vendorID="64" w:dllVersion="131078" w:nlCheck="1" w:checkStyle="1"/>
  <w:defaultTabStop w:val="720"/>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F73"/>
    <w:rsid w:val="000031AD"/>
    <w:rsid w:val="000070DA"/>
    <w:rsid w:val="00016F19"/>
    <w:rsid w:val="0001794D"/>
    <w:rsid w:val="00021376"/>
    <w:rsid w:val="00022A25"/>
    <w:rsid w:val="0002746B"/>
    <w:rsid w:val="00027E71"/>
    <w:rsid w:val="00030AB4"/>
    <w:rsid w:val="00031823"/>
    <w:rsid w:val="000362C7"/>
    <w:rsid w:val="000436F2"/>
    <w:rsid w:val="000446A1"/>
    <w:rsid w:val="00044A0A"/>
    <w:rsid w:val="000463E4"/>
    <w:rsid w:val="000465D4"/>
    <w:rsid w:val="00046C82"/>
    <w:rsid w:val="00051B01"/>
    <w:rsid w:val="0005690D"/>
    <w:rsid w:val="00057503"/>
    <w:rsid w:val="00062194"/>
    <w:rsid w:val="00064AE1"/>
    <w:rsid w:val="000655A9"/>
    <w:rsid w:val="00067496"/>
    <w:rsid w:val="00073623"/>
    <w:rsid w:val="00077BED"/>
    <w:rsid w:val="00077C48"/>
    <w:rsid w:val="000804F1"/>
    <w:rsid w:val="000809C0"/>
    <w:rsid w:val="0008187F"/>
    <w:rsid w:val="00084632"/>
    <w:rsid w:val="000902B9"/>
    <w:rsid w:val="0009067F"/>
    <w:rsid w:val="0009139B"/>
    <w:rsid w:val="00091A99"/>
    <w:rsid w:val="00095B8A"/>
    <w:rsid w:val="00096D93"/>
    <w:rsid w:val="000A236C"/>
    <w:rsid w:val="000A3DA1"/>
    <w:rsid w:val="000A4704"/>
    <w:rsid w:val="000A6087"/>
    <w:rsid w:val="000B2700"/>
    <w:rsid w:val="000B2B59"/>
    <w:rsid w:val="000B7539"/>
    <w:rsid w:val="000C0DCD"/>
    <w:rsid w:val="000C2DF4"/>
    <w:rsid w:val="000C7E81"/>
    <w:rsid w:val="000D3AAC"/>
    <w:rsid w:val="000D3B1F"/>
    <w:rsid w:val="000D7210"/>
    <w:rsid w:val="000E1145"/>
    <w:rsid w:val="000E431A"/>
    <w:rsid w:val="000E5FD4"/>
    <w:rsid w:val="000F1E2F"/>
    <w:rsid w:val="00100C48"/>
    <w:rsid w:val="00101C2C"/>
    <w:rsid w:val="00111619"/>
    <w:rsid w:val="00113C57"/>
    <w:rsid w:val="00121B97"/>
    <w:rsid w:val="0012554F"/>
    <w:rsid w:val="00132134"/>
    <w:rsid w:val="001331CE"/>
    <w:rsid w:val="001343CE"/>
    <w:rsid w:val="0013440B"/>
    <w:rsid w:val="00134B52"/>
    <w:rsid w:val="001402D7"/>
    <w:rsid w:val="0014770A"/>
    <w:rsid w:val="001529C7"/>
    <w:rsid w:val="00160231"/>
    <w:rsid w:val="00160238"/>
    <w:rsid w:val="00161CC8"/>
    <w:rsid w:val="0016709E"/>
    <w:rsid w:val="00172528"/>
    <w:rsid w:val="001736BE"/>
    <w:rsid w:val="001777AC"/>
    <w:rsid w:val="00177DF5"/>
    <w:rsid w:val="00180369"/>
    <w:rsid w:val="00182195"/>
    <w:rsid w:val="00183868"/>
    <w:rsid w:val="001931D1"/>
    <w:rsid w:val="0019443E"/>
    <w:rsid w:val="00195BD4"/>
    <w:rsid w:val="001A34F7"/>
    <w:rsid w:val="001A5D02"/>
    <w:rsid w:val="001A6314"/>
    <w:rsid w:val="001A6FF6"/>
    <w:rsid w:val="001B23B9"/>
    <w:rsid w:val="001B397F"/>
    <w:rsid w:val="001B402D"/>
    <w:rsid w:val="001C0808"/>
    <w:rsid w:val="001C16EF"/>
    <w:rsid w:val="001C2252"/>
    <w:rsid w:val="001C3307"/>
    <w:rsid w:val="001C37D9"/>
    <w:rsid w:val="001D0121"/>
    <w:rsid w:val="001D0403"/>
    <w:rsid w:val="001D0828"/>
    <w:rsid w:val="001D3F73"/>
    <w:rsid w:val="001D56B3"/>
    <w:rsid w:val="001D6EA7"/>
    <w:rsid w:val="001E48F1"/>
    <w:rsid w:val="001E4B64"/>
    <w:rsid w:val="001E556B"/>
    <w:rsid w:val="001E78EB"/>
    <w:rsid w:val="001F0475"/>
    <w:rsid w:val="001F0EB7"/>
    <w:rsid w:val="001F27E8"/>
    <w:rsid w:val="001F3381"/>
    <w:rsid w:val="001F36C5"/>
    <w:rsid w:val="001F373A"/>
    <w:rsid w:val="001F735A"/>
    <w:rsid w:val="001F7D50"/>
    <w:rsid w:val="00200179"/>
    <w:rsid w:val="00201283"/>
    <w:rsid w:val="00203333"/>
    <w:rsid w:val="00216403"/>
    <w:rsid w:val="0023374A"/>
    <w:rsid w:val="00233D6A"/>
    <w:rsid w:val="0023425D"/>
    <w:rsid w:val="00234C79"/>
    <w:rsid w:val="00235305"/>
    <w:rsid w:val="002358B7"/>
    <w:rsid w:val="00237A67"/>
    <w:rsid w:val="00242A41"/>
    <w:rsid w:val="00242F88"/>
    <w:rsid w:val="00245422"/>
    <w:rsid w:val="00252BEC"/>
    <w:rsid w:val="00261DA8"/>
    <w:rsid w:val="002629E2"/>
    <w:rsid w:val="00267253"/>
    <w:rsid w:val="00271737"/>
    <w:rsid w:val="00271FEF"/>
    <w:rsid w:val="002734DD"/>
    <w:rsid w:val="002801DD"/>
    <w:rsid w:val="00286140"/>
    <w:rsid w:val="00286FA9"/>
    <w:rsid w:val="0028702A"/>
    <w:rsid w:val="00287D77"/>
    <w:rsid w:val="002904A1"/>
    <w:rsid w:val="00290EE4"/>
    <w:rsid w:val="00296C0D"/>
    <w:rsid w:val="00296CB1"/>
    <w:rsid w:val="002A0732"/>
    <w:rsid w:val="002A3B9B"/>
    <w:rsid w:val="002A3E9E"/>
    <w:rsid w:val="002A413A"/>
    <w:rsid w:val="002A49EB"/>
    <w:rsid w:val="002A762B"/>
    <w:rsid w:val="002B202D"/>
    <w:rsid w:val="002B4FE9"/>
    <w:rsid w:val="002B5731"/>
    <w:rsid w:val="002B5D5C"/>
    <w:rsid w:val="002B6A7F"/>
    <w:rsid w:val="002C1AE8"/>
    <w:rsid w:val="002C1BD9"/>
    <w:rsid w:val="002C5051"/>
    <w:rsid w:val="002C528B"/>
    <w:rsid w:val="002D01C4"/>
    <w:rsid w:val="002D2982"/>
    <w:rsid w:val="002D3F94"/>
    <w:rsid w:val="002D6705"/>
    <w:rsid w:val="002D6F4F"/>
    <w:rsid w:val="002D7854"/>
    <w:rsid w:val="002E0943"/>
    <w:rsid w:val="002E1A7C"/>
    <w:rsid w:val="002E1BB1"/>
    <w:rsid w:val="002F647A"/>
    <w:rsid w:val="002F668B"/>
    <w:rsid w:val="002F6EE0"/>
    <w:rsid w:val="002F765A"/>
    <w:rsid w:val="00305D53"/>
    <w:rsid w:val="00305E51"/>
    <w:rsid w:val="003073E2"/>
    <w:rsid w:val="00313B1C"/>
    <w:rsid w:val="00316241"/>
    <w:rsid w:val="00322082"/>
    <w:rsid w:val="003255BA"/>
    <w:rsid w:val="00326286"/>
    <w:rsid w:val="00326C8A"/>
    <w:rsid w:val="00333A30"/>
    <w:rsid w:val="0034083E"/>
    <w:rsid w:val="00343015"/>
    <w:rsid w:val="00343DD8"/>
    <w:rsid w:val="00345246"/>
    <w:rsid w:val="00347994"/>
    <w:rsid w:val="00352800"/>
    <w:rsid w:val="00361ED2"/>
    <w:rsid w:val="00362176"/>
    <w:rsid w:val="00362866"/>
    <w:rsid w:val="00362A1F"/>
    <w:rsid w:val="00364330"/>
    <w:rsid w:val="00364F59"/>
    <w:rsid w:val="00366D93"/>
    <w:rsid w:val="00367C8F"/>
    <w:rsid w:val="00371FA6"/>
    <w:rsid w:val="00373E29"/>
    <w:rsid w:val="003809D0"/>
    <w:rsid w:val="0038643B"/>
    <w:rsid w:val="003910BD"/>
    <w:rsid w:val="00395C73"/>
    <w:rsid w:val="00396197"/>
    <w:rsid w:val="003A0BCA"/>
    <w:rsid w:val="003A1008"/>
    <w:rsid w:val="003A4EEB"/>
    <w:rsid w:val="003B34EE"/>
    <w:rsid w:val="003B384E"/>
    <w:rsid w:val="003B3A3B"/>
    <w:rsid w:val="003C3CEE"/>
    <w:rsid w:val="003C4B9B"/>
    <w:rsid w:val="003C4F53"/>
    <w:rsid w:val="003C54D0"/>
    <w:rsid w:val="003D0908"/>
    <w:rsid w:val="003D5959"/>
    <w:rsid w:val="003D727C"/>
    <w:rsid w:val="003E109E"/>
    <w:rsid w:val="003E152D"/>
    <w:rsid w:val="003E2256"/>
    <w:rsid w:val="003E5BA5"/>
    <w:rsid w:val="003F22D3"/>
    <w:rsid w:val="003F3F79"/>
    <w:rsid w:val="003F4134"/>
    <w:rsid w:val="003F6F4A"/>
    <w:rsid w:val="00402F40"/>
    <w:rsid w:val="004060E7"/>
    <w:rsid w:val="00416F40"/>
    <w:rsid w:val="00421FD9"/>
    <w:rsid w:val="0042310B"/>
    <w:rsid w:val="0042311F"/>
    <w:rsid w:val="00423EC2"/>
    <w:rsid w:val="00427DCE"/>
    <w:rsid w:val="0043294F"/>
    <w:rsid w:val="00436AA9"/>
    <w:rsid w:val="0044079E"/>
    <w:rsid w:val="00441CED"/>
    <w:rsid w:val="0044545C"/>
    <w:rsid w:val="00450FFC"/>
    <w:rsid w:val="00451051"/>
    <w:rsid w:val="00452ABA"/>
    <w:rsid w:val="00454B3E"/>
    <w:rsid w:val="00454D86"/>
    <w:rsid w:val="0046059A"/>
    <w:rsid w:val="004619F7"/>
    <w:rsid w:val="00462EDE"/>
    <w:rsid w:val="00464B99"/>
    <w:rsid w:val="00464F4B"/>
    <w:rsid w:val="0048201E"/>
    <w:rsid w:val="004918B6"/>
    <w:rsid w:val="00496EA4"/>
    <w:rsid w:val="00496F4F"/>
    <w:rsid w:val="0049784E"/>
    <w:rsid w:val="004A0C1B"/>
    <w:rsid w:val="004A34F3"/>
    <w:rsid w:val="004A40B8"/>
    <w:rsid w:val="004B22DC"/>
    <w:rsid w:val="004B287E"/>
    <w:rsid w:val="004B32F4"/>
    <w:rsid w:val="004B3F4C"/>
    <w:rsid w:val="004B5892"/>
    <w:rsid w:val="004D04DE"/>
    <w:rsid w:val="004D330C"/>
    <w:rsid w:val="004D494A"/>
    <w:rsid w:val="004E449F"/>
    <w:rsid w:val="004E4E8A"/>
    <w:rsid w:val="004E5ADB"/>
    <w:rsid w:val="004E62D0"/>
    <w:rsid w:val="004E6551"/>
    <w:rsid w:val="004E6DA2"/>
    <w:rsid w:val="004E7735"/>
    <w:rsid w:val="004F22DF"/>
    <w:rsid w:val="005006F9"/>
    <w:rsid w:val="00501B04"/>
    <w:rsid w:val="00501E3A"/>
    <w:rsid w:val="00505EC1"/>
    <w:rsid w:val="00507172"/>
    <w:rsid w:val="005134D2"/>
    <w:rsid w:val="00513901"/>
    <w:rsid w:val="00516D41"/>
    <w:rsid w:val="00520BCA"/>
    <w:rsid w:val="00521070"/>
    <w:rsid w:val="0052229B"/>
    <w:rsid w:val="005222DD"/>
    <w:rsid w:val="00523BA8"/>
    <w:rsid w:val="00526AF0"/>
    <w:rsid w:val="00531889"/>
    <w:rsid w:val="00531EB9"/>
    <w:rsid w:val="00532E72"/>
    <w:rsid w:val="0053508B"/>
    <w:rsid w:val="00537A14"/>
    <w:rsid w:val="00541267"/>
    <w:rsid w:val="005458E3"/>
    <w:rsid w:val="005465B1"/>
    <w:rsid w:val="00546737"/>
    <w:rsid w:val="00546F9D"/>
    <w:rsid w:val="00552B35"/>
    <w:rsid w:val="005566D0"/>
    <w:rsid w:val="005577BE"/>
    <w:rsid w:val="00557A69"/>
    <w:rsid w:val="0056595A"/>
    <w:rsid w:val="00566A1C"/>
    <w:rsid w:val="00574564"/>
    <w:rsid w:val="005766C5"/>
    <w:rsid w:val="00581D46"/>
    <w:rsid w:val="0059141A"/>
    <w:rsid w:val="005932BF"/>
    <w:rsid w:val="005B1BB5"/>
    <w:rsid w:val="005B5252"/>
    <w:rsid w:val="005B6B11"/>
    <w:rsid w:val="005C3BA0"/>
    <w:rsid w:val="005C6DC4"/>
    <w:rsid w:val="005D349E"/>
    <w:rsid w:val="005D44C5"/>
    <w:rsid w:val="005D682F"/>
    <w:rsid w:val="005D76AA"/>
    <w:rsid w:val="005E482D"/>
    <w:rsid w:val="005E4FCA"/>
    <w:rsid w:val="005E63CA"/>
    <w:rsid w:val="005F0618"/>
    <w:rsid w:val="005F7BBF"/>
    <w:rsid w:val="006101B2"/>
    <w:rsid w:val="00611B6F"/>
    <w:rsid w:val="00621315"/>
    <w:rsid w:val="00625E68"/>
    <w:rsid w:val="00626C4D"/>
    <w:rsid w:val="00642387"/>
    <w:rsid w:val="0064245E"/>
    <w:rsid w:val="006452A6"/>
    <w:rsid w:val="00652EC9"/>
    <w:rsid w:val="00653492"/>
    <w:rsid w:val="00664A68"/>
    <w:rsid w:val="006655BB"/>
    <w:rsid w:val="006657E5"/>
    <w:rsid w:val="00665A08"/>
    <w:rsid w:val="00666F5E"/>
    <w:rsid w:val="00675EBA"/>
    <w:rsid w:val="006774F7"/>
    <w:rsid w:val="00680E0F"/>
    <w:rsid w:val="00681EE3"/>
    <w:rsid w:val="00682727"/>
    <w:rsid w:val="00691C8F"/>
    <w:rsid w:val="006944F3"/>
    <w:rsid w:val="00696104"/>
    <w:rsid w:val="00696780"/>
    <w:rsid w:val="00696BEC"/>
    <w:rsid w:val="006A2E09"/>
    <w:rsid w:val="006B0191"/>
    <w:rsid w:val="006B0480"/>
    <w:rsid w:val="006B063E"/>
    <w:rsid w:val="006B0C63"/>
    <w:rsid w:val="006B2692"/>
    <w:rsid w:val="006B2769"/>
    <w:rsid w:val="006B3B1A"/>
    <w:rsid w:val="006B7A3C"/>
    <w:rsid w:val="006C010A"/>
    <w:rsid w:val="006C5611"/>
    <w:rsid w:val="006C7D6E"/>
    <w:rsid w:val="006E0D1A"/>
    <w:rsid w:val="006E2D17"/>
    <w:rsid w:val="006E2F19"/>
    <w:rsid w:val="006E3610"/>
    <w:rsid w:val="006E526D"/>
    <w:rsid w:val="006F2EF1"/>
    <w:rsid w:val="006F4D3D"/>
    <w:rsid w:val="006F5131"/>
    <w:rsid w:val="0070171C"/>
    <w:rsid w:val="007024B6"/>
    <w:rsid w:val="00705C55"/>
    <w:rsid w:val="00714C8E"/>
    <w:rsid w:val="00716D87"/>
    <w:rsid w:val="00726039"/>
    <w:rsid w:val="007313E8"/>
    <w:rsid w:val="007314CB"/>
    <w:rsid w:val="007330B1"/>
    <w:rsid w:val="007367C8"/>
    <w:rsid w:val="00746F72"/>
    <w:rsid w:val="00747757"/>
    <w:rsid w:val="007511F5"/>
    <w:rsid w:val="00755C56"/>
    <w:rsid w:val="00755E32"/>
    <w:rsid w:val="00756AC7"/>
    <w:rsid w:val="007570F3"/>
    <w:rsid w:val="00761AB6"/>
    <w:rsid w:val="00762278"/>
    <w:rsid w:val="00767687"/>
    <w:rsid w:val="00772BE7"/>
    <w:rsid w:val="00773CDA"/>
    <w:rsid w:val="00775359"/>
    <w:rsid w:val="00775492"/>
    <w:rsid w:val="00776068"/>
    <w:rsid w:val="007771BB"/>
    <w:rsid w:val="00777CF9"/>
    <w:rsid w:val="0078704F"/>
    <w:rsid w:val="00790ABB"/>
    <w:rsid w:val="007910A3"/>
    <w:rsid w:val="00795236"/>
    <w:rsid w:val="00796187"/>
    <w:rsid w:val="007A45F7"/>
    <w:rsid w:val="007A7BD6"/>
    <w:rsid w:val="007B0C0D"/>
    <w:rsid w:val="007C0C4A"/>
    <w:rsid w:val="007C756E"/>
    <w:rsid w:val="007D70C1"/>
    <w:rsid w:val="007D769C"/>
    <w:rsid w:val="007E0333"/>
    <w:rsid w:val="007E16EA"/>
    <w:rsid w:val="007F4541"/>
    <w:rsid w:val="007F4F90"/>
    <w:rsid w:val="007F69BA"/>
    <w:rsid w:val="007F7134"/>
    <w:rsid w:val="00803D7C"/>
    <w:rsid w:val="00807C61"/>
    <w:rsid w:val="00810D5C"/>
    <w:rsid w:val="008135AB"/>
    <w:rsid w:val="00821C86"/>
    <w:rsid w:val="00825FAD"/>
    <w:rsid w:val="0083694A"/>
    <w:rsid w:val="0084017A"/>
    <w:rsid w:val="00844C8F"/>
    <w:rsid w:val="008467F2"/>
    <w:rsid w:val="00850155"/>
    <w:rsid w:val="008508DA"/>
    <w:rsid w:val="00850AE3"/>
    <w:rsid w:val="00854AB1"/>
    <w:rsid w:val="00860775"/>
    <w:rsid w:val="00862BE2"/>
    <w:rsid w:val="00863294"/>
    <w:rsid w:val="0086663B"/>
    <w:rsid w:val="00866773"/>
    <w:rsid w:val="00870B30"/>
    <w:rsid w:val="00871F43"/>
    <w:rsid w:val="00872127"/>
    <w:rsid w:val="00874C92"/>
    <w:rsid w:val="0087731B"/>
    <w:rsid w:val="008774B7"/>
    <w:rsid w:val="00883BC0"/>
    <w:rsid w:val="00883DF0"/>
    <w:rsid w:val="00885323"/>
    <w:rsid w:val="00893E85"/>
    <w:rsid w:val="008942EB"/>
    <w:rsid w:val="008943AF"/>
    <w:rsid w:val="008966CF"/>
    <w:rsid w:val="008A18FC"/>
    <w:rsid w:val="008A374A"/>
    <w:rsid w:val="008A7147"/>
    <w:rsid w:val="008B321C"/>
    <w:rsid w:val="008B33FA"/>
    <w:rsid w:val="008B6623"/>
    <w:rsid w:val="008B711F"/>
    <w:rsid w:val="008C0FEE"/>
    <w:rsid w:val="008C1236"/>
    <w:rsid w:val="008C2142"/>
    <w:rsid w:val="008C259C"/>
    <w:rsid w:val="008C33B9"/>
    <w:rsid w:val="008C7307"/>
    <w:rsid w:val="008D1FF8"/>
    <w:rsid w:val="008D4003"/>
    <w:rsid w:val="008E026C"/>
    <w:rsid w:val="008E2276"/>
    <w:rsid w:val="008E4729"/>
    <w:rsid w:val="008E7CF8"/>
    <w:rsid w:val="008F0371"/>
    <w:rsid w:val="008F3A81"/>
    <w:rsid w:val="00901C6C"/>
    <w:rsid w:val="00901CEC"/>
    <w:rsid w:val="0090428A"/>
    <w:rsid w:val="009047CD"/>
    <w:rsid w:val="00906451"/>
    <w:rsid w:val="00906C62"/>
    <w:rsid w:val="00907BBD"/>
    <w:rsid w:val="00923BA5"/>
    <w:rsid w:val="0092444D"/>
    <w:rsid w:val="009255FE"/>
    <w:rsid w:val="00927089"/>
    <w:rsid w:val="009271CF"/>
    <w:rsid w:val="009367A7"/>
    <w:rsid w:val="00942F72"/>
    <w:rsid w:val="0095026F"/>
    <w:rsid w:val="009502D2"/>
    <w:rsid w:val="00950667"/>
    <w:rsid w:val="00950C7C"/>
    <w:rsid w:val="00953345"/>
    <w:rsid w:val="00953C09"/>
    <w:rsid w:val="00960969"/>
    <w:rsid w:val="0096104D"/>
    <w:rsid w:val="00966BBA"/>
    <w:rsid w:val="00970467"/>
    <w:rsid w:val="00972F34"/>
    <w:rsid w:val="00981AA9"/>
    <w:rsid w:val="00985B5F"/>
    <w:rsid w:val="00987138"/>
    <w:rsid w:val="009937A0"/>
    <w:rsid w:val="009944C1"/>
    <w:rsid w:val="0099528F"/>
    <w:rsid w:val="0099564B"/>
    <w:rsid w:val="00995D85"/>
    <w:rsid w:val="00996B13"/>
    <w:rsid w:val="009A60E9"/>
    <w:rsid w:val="009B6098"/>
    <w:rsid w:val="009B630A"/>
    <w:rsid w:val="009B7C5C"/>
    <w:rsid w:val="009C12A5"/>
    <w:rsid w:val="009C15C0"/>
    <w:rsid w:val="009C311B"/>
    <w:rsid w:val="009C35A6"/>
    <w:rsid w:val="009C3FF5"/>
    <w:rsid w:val="009C5EB8"/>
    <w:rsid w:val="009D2269"/>
    <w:rsid w:val="009D2D29"/>
    <w:rsid w:val="009D4468"/>
    <w:rsid w:val="009D76BD"/>
    <w:rsid w:val="009E3A28"/>
    <w:rsid w:val="009E472F"/>
    <w:rsid w:val="009E4ED4"/>
    <w:rsid w:val="009F0376"/>
    <w:rsid w:val="009F10A1"/>
    <w:rsid w:val="009F29E2"/>
    <w:rsid w:val="009F2B7F"/>
    <w:rsid w:val="009F359C"/>
    <w:rsid w:val="009F7215"/>
    <w:rsid w:val="00A02572"/>
    <w:rsid w:val="00A04FB0"/>
    <w:rsid w:val="00A106F2"/>
    <w:rsid w:val="00A11015"/>
    <w:rsid w:val="00A14D0B"/>
    <w:rsid w:val="00A15728"/>
    <w:rsid w:val="00A174DE"/>
    <w:rsid w:val="00A20E36"/>
    <w:rsid w:val="00A22635"/>
    <w:rsid w:val="00A24B21"/>
    <w:rsid w:val="00A26B61"/>
    <w:rsid w:val="00A27C3B"/>
    <w:rsid w:val="00A301DF"/>
    <w:rsid w:val="00A3106D"/>
    <w:rsid w:val="00A31D90"/>
    <w:rsid w:val="00A35F5A"/>
    <w:rsid w:val="00A373CF"/>
    <w:rsid w:val="00A4319D"/>
    <w:rsid w:val="00A444A5"/>
    <w:rsid w:val="00A50B9C"/>
    <w:rsid w:val="00A50F50"/>
    <w:rsid w:val="00A573F6"/>
    <w:rsid w:val="00A60916"/>
    <w:rsid w:val="00A61170"/>
    <w:rsid w:val="00A64458"/>
    <w:rsid w:val="00A656A4"/>
    <w:rsid w:val="00A67341"/>
    <w:rsid w:val="00A70500"/>
    <w:rsid w:val="00A72FB3"/>
    <w:rsid w:val="00A74BA1"/>
    <w:rsid w:val="00A773EF"/>
    <w:rsid w:val="00A8671D"/>
    <w:rsid w:val="00A91BEC"/>
    <w:rsid w:val="00A9285C"/>
    <w:rsid w:val="00A96D8D"/>
    <w:rsid w:val="00AB72F4"/>
    <w:rsid w:val="00AB76A6"/>
    <w:rsid w:val="00AB7BE7"/>
    <w:rsid w:val="00AC188B"/>
    <w:rsid w:val="00AC2A74"/>
    <w:rsid w:val="00AC5D6F"/>
    <w:rsid w:val="00AC70DB"/>
    <w:rsid w:val="00AC78E4"/>
    <w:rsid w:val="00AC7F88"/>
    <w:rsid w:val="00AD16FC"/>
    <w:rsid w:val="00AD2BD6"/>
    <w:rsid w:val="00AD49E1"/>
    <w:rsid w:val="00AD62F4"/>
    <w:rsid w:val="00AD7383"/>
    <w:rsid w:val="00AD7A1E"/>
    <w:rsid w:val="00AE230A"/>
    <w:rsid w:val="00AE5BF5"/>
    <w:rsid w:val="00AF76A3"/>
    <w:rsid w:val="00B002D7"/>
    <w:rsid w:val="00B007D4"/>
    <w:rsid w:val="00B05221"/>
    <w:rsid w:val="00B10FA6"/>
    <w:rsid w:val="00B11494"/>
    <w:rsid w:val="00B13B03"/>
    <w:rsid w:val="00B15380"/>
    <w:rsid w:val="00B1783C"/>
    <w:rsid w:val="00B21112"/>
    <w:rsid w:val="00B240F5"/>
    <w:rsid w:val="00B2533F"/>
    <w:rsid w:val="00B255C1"/>
    <w:rsid w:val="00B30AE0"/>
    <w:rsid w:val="00B31D69"/>
    <w:rsid w:val="00B335A7"/>
    <w:rsid w:val="00B44BE0"/>
    <w:rsid w:val="00B47955"/>
    <w:rsid w:val="00B5468D"/>
    <w:rsid w:val="00B55BFF"/>
    <w:rsid w:val="00B60ABE"/>
    <w:rsid w:val="00B62AF1"/>
    <w:rsid w:val="00B65274"/>
    <w:rsid w:val="00B70194"/>
    <w:rsid w:val="00B736C4"/>
    <w:rsid w:val="00B77AEC"/>
    <w:rsid w:val="00B82DF6"/>
    <w:rsid w:val="00B849A1"/>
    <w:rsid w:val="00B84FFC"/>
    <w:rsid w:val="00B9169E"/>
    <w:rsid w:val="00B925CA"/>
    <w:rsid w:val="00B94818"/>
    <w:rsid w:val="00B97732"/>
    <w:rsid w:val="00B97E18"/>
    <w:rsid w:val="00BB1C8D"/>
    <w:rsid w:val="00BB2C9F"/>
    <w:rsid w:val="00BB3C3D"/>
    <w:rsid w:val="00BB4B83"/>
    <w:rsid w:val="00BB5677"/>
    <w:rsid w:val="00BB61ED"/>
    <w:rsid w:val="00BB6E23"/>
    <w:rsid w:val="00BB6E7B"/>
    <w:rsid w:val="00BC01A2"/>
    <w:rsid w:val="00BC03CF"/>
    <w:rsid w:val="00BC4F5D"/>
    <w:rsid w:val="00BC6265"/>
    <w:rsid w:val="00BD1DCF"/>
    <w:rsid w:val="00BD4C9A"/>
    <w:rsid w:val="00BD4FE7"/>
    <w:rsid w:val="00BD6185"/>
    <w:rsid w:val="00BD6F3E"/>
    <w:rsid w:val="00BD774B"/>
    <w:rsid w:val="00BD7BF5"/>
    <w:rsid w:val="00BE358D"/>
    <w:rsid w:val="00BE6D5E"/>
    <w:rsid w:val="00BE7F87"/>
    <w:rsid w:val="00BF4A6E"/>
    <w:rsid w:val="00BF7C80"/>
    <w:rsid w:val="00C10238"/>
    <w:rsid w:val="00C16510"/>
    <w:rsid w:val="00C167A4"/>
    <w:rsid w:val="00C2064B"/>
    <w:rsid w:val="00C20A68"/>
    <w:rsid w:val="00C20CD4"/>
    <w:rsid w:val="00C2122F"/>
    <w:rsid w:val="00C269B4"/>
    <w:rsid w:val="00C30E6E"/>
    <w:rsid w:val="00C32EB2"/>
    <w:rsid w:val="00C35CFC"/>
    <w:rsid w:val="00C41DCF"/>
    <w:rsid w:val="00C470CD"/>
    <w:rsid w:val="00C511A0"/>
    <w:rsid w:val="00C517E2"/>
    <w:rsid w:val="00C53309"/>
    <w:rsid w:val="00C60AB9"/>
    <w:rsid w:val="00C60BEE"/>
    <w:rsid w:val="00C61153"/>
    <w:rsid w:val="00C65978"/>
    <w:rsid w:val="00C71F89"/>
    <w:rsid w:val="00C73725"/>
    <w:rsid w:val="00C738E5"/>
    <w:rsid w:val="00C81087"/>
    <w:rsid w:val="00C849E5"/>
    <w:rsid w:val="00C85BCE"/>
    <w:rsid w:val="00C860B7"/>
    <w:rsid w:val="00C86762"/>
    <w:rsid w:val="00C86EF0"/>
    <w:rsid w:val="00C935BB"/>
    <w:rsid w:val="00C93C47"/>
    <w:rsid w:val="00C9413C"/>
    <w:rsid w:val="00C96078"/>
    <w:rsid w:val="00CA28A0"/>
    <w:rsid w:val="00CA3CF2"/>
    <w:rsid w:val="00CA75DC"/>
    <w:rsid w:val="00CA7F32"/>
    <w:rsid w:val="00CB2158"/>
    <w:rsid w:val="00CB3068"/>
    <w:rsid w:val="00CB50D4"/>
    <w:rsid w:val="00CC0CF0"/>
    <w:rsid w:val="00CC1349"/>
    <w:rsid w:val="00CC2EC0"/>
    <w:rsid w:val="00CC3838"/>
    <w:rsid w:val="00CC7796"/>
    <w:rsid w:val="00CD00ED"/>
    <w:rsid w:val="00CD4644"/>
    <w:rsid w:val="00CD6609"/>
    <w:rsid w:val="00CD6EC9"/>
    <w:rsid w:val="00CE085D"/>
    <w:rsid w:val="00CE1913"/>
    <w:rsid w:val="00CE1FD6"/>
    <w:rsid w:val="00CE526E"/>
    <w:rsid w:val="00CE6767"/>
    <w:rsid w:val="00CE6E51"/>
    <w:rsid w:val="00CF1AF9"/>
    <w:rsid w:val="00CF3352"/>
    <w:rsid w:val="00CF4B25"/>
    <w:rsid w:val="00D0066B"/>
    <w:rsid w:val="00D02103"/>
    <w:rsid w:val="00D04738"/>
    <w:rsid w:val="00D06540"/>
    <w:rsid w:val="00D0735F"/>
    <w:rsid w:val="00D11974"/>
    <w:rsid w:val="00D14843"/>
    <w:rsid w:val="00D156DB"/>
    <w:rsid w:val="00D21513"/>
    <w:rsid w:val="00D23EB2"/>
    <w:rsid w:val="00D25CB1"/>
    <w:rsid w:val="00D26FA2"/>
    <w:rsid w:val="00D3044E"/>
    <w:rsid w:val="00D32BA1"/>
    <w:rsid w:val="00D33DD0"/>
    <w:rsid w:val="00D347CC"/>
    <w:rsid w:val="00D35016"/>
    <w:rsid w:val="00D50883"/>
    <w:rsid w:val="00D61BAD"/>
    <w:rsid w:val="00D64BF3"/>
    <w:rsid w:val="00D73BA0"/>
    <w:rsid w:val="00D81BA3"/>
    <w:rsid w:val="00D83AD7"/>
    <w:rsid w:val="00D920ED"/>
    <w:rsid w:val="00D96115"/>
    <w:rsid w:val="00D96777"/>
    <w:rsid w:val="00DA052A"/>
    <w:rsid w:val="00DA2BE4"/>
    <w:rsid w:val="00DA3763"/>
    <w:rsid w:val="00DA7096"/>
    <w:rsid w:val="00DA7C11"/>
    <w:rsid w:val="00DB0B4E"/>
    <w:rsid w:val="00DB4B44"/>
    <w:rsid w:val="00DB70CD"/>
    <w:rsid w:val="00DC081F"/>
    <w:rsid w:val="00DC6D51"/>
    <w:rsid w:val="00DD4C14"/>
    <w:rsid w:val="00DD506D"/>
    <w:rsid w:val="00DD5BB1"/>
    <w:rsid w:val="00DE10DA"/>
    <w:rsid w:val="00DE1238"/>
    <w:rsid w:val="00DE2049"/>
    <w:rsid w:val="00DE22E4"/>
    <w:rsid w:val="00DE2C94"/>
    <w:rsid w:val="00DE5603"/>
    <w:rsid w:val="00DE6E50"/>
    <w:rsid w:val="00DF0D69"/>
    <w:rsid w:val="00DF37B4"/>
    <w:rsid w:val="00DF6FEE"/>
    <w:rsid w:val="00E00D52"/>
    <w:rsid w:val="00E05095"/>
    <w:rsid w:val="00E11D35"/>
    <w:rsid w:val="00E17DCE"/>
    <w:rsid w:val="00E23777"/>
    <w:rsid w:val="00E26102"/>
    <w:rsid w:val="00E26A3C"/>
    <w:rsid w:val="00E27BF8"/>
    <w:rsid w:val="00E315EE"/>
    <w:rsid w:val="00E34AA9"/>
    <w:rsid w:val="00E35683"/>
    <w:rsid w:val="00E37F71"/>
    <w:rsid w:val="00E476C5"/>
    <w:rsid w:val="00E5782D"/>
    <w:rsid w:val="00E57EE5"/>
    <w:rsid w:val="00E62D67"/>
    <w:rsid w:val="00E635AF"/>
    <w:rsid w:val="00E6514D"/>
    <w:rsid w:val="00E657A2"/>
    <w:rsid w:val="00E6633C"/>
    <w:rsid w:val="00E71550"/>
    <w:rsid w:val="00E751A9"/>
    <w:rsid w:val="00E756C7"/>
    <w:rsid w:val="00E80092"/>
    <w:rsid w:val="00E826F1"/>
    <w:rsid w:val="00E8307F"/>
    <w:rsid w:val="00E8380B"/>
    <w:rsid w:val="00E8536E"/>
    <w:rsid w:val="00E8621F"/>
    <w:rsid w:val="00E9177F"/>
    <w:rsid w:val="00E94397"/>
    <w:rsid w:val="00EA04B8"/>
    <w:rsid w:val="00EA0885"/>
    <w:rsid w:val="00EA7EB4"/>
    <w:rsid w:val="00EB2D66"/>
    <w:rsid w:val="00EB6DA4"/>
    <w:rsid w:val="00EB7AB2"/>
    <w:rsid w:val="00EC284A"/>
    <w:rsid w:val="00EC2C7F"/>
    <w:rsid w:val="00EC61DC"/>
    <w:rsid w:val="00ED38C1"/>
    <w:rsid w:val="00ED40AC"/>
    <w:rsid w:val="00ED49BE"/>
    <w:rsid w:val="00ED57D8"/>
    <w:rsid w:val="00EE32FB"/>
    <w:rsid w:val="00EE50B2"/>
    <w:rsid w:val="00EE76C0"/>
    <w:rsid w:val="00EF0FE5"/>
    <w:rsid w:val="00F0159C"/>
    <w:rsid w:val="00F03ACB"/>
    <w:rsid w:val="00F04089"/>
    <w:rsid w:val="00F05296"/>
    <w:rsid w:val="00F05D6E"/>
    <w:rsid w:val="00F06812"/>
    <w:rsid w:val="00F22274"/>
    <w:rsid w:val="00F23B19"/>
    <w:rsid w:val="00F26D34"/>
    <w:rsid w:val="00F345AF"/>
    <w:rsid w:val="00F43F40"/>
    <w:rsid w:val="00F50EFD"/>
    <w:rsid w:val="00F51552"/>
    <w:rsid w:val="00F51CF8"/>
    <w:rsid w:val="00F5690B"/>
    <w:rsid w:val="00F73213"/>
    <w:rsid w:val="00F740DD"/>
    <w:rsid w:val="00F77BC4"/>
    <w:rsid w:val="00F77DF2"/>
    <w:rsid w:val="00F82C97"/>
    <w:rsid w:val="00F84C3B"/>
    <w:rsid w:val="00F96CB4"/>
    <w:rsid w:val="00FA4731"/>
    <w:rsid w:val="00FA72EE"/>
    <w:rsid w:val="00FB2003"/>
    <w:rsid w:val="00FB2007"/>
    <w:rsid w:val="00FB21FD"/>
    <w:rsid w:val="00FB2DCB"/>
    <w:rsid w:val="00FB3123"/>
    <w:rsid w:val="00FB7392"/>
    <w:rsid w:val="00FB7D44"/>
    <w:rsid w:val="00FC00B4"/>
    <w:rsid w:val="00FC05D9"/>
    <w:rsid w:val="00FC25FD"/>
    <w:rsid w:val="00FC3CBB"/>
    <w:rsid w:val="00FC6AF8"/>
    <w:rsid w:val="00FC75D0"/>
    <w:rsid w:val="00FD29A0"/>
    <w:rsid w:val="00FE0D17"/>
    <w:rsid w:val="00FE1D3B"/>
    <w:rsid w:val="00FE363C"/>
    <w:rsid w:val="00FE40CF"/>
    <w:rsid w:val="00FE451E"/>
    <w:rsid w:val="00FE47FE"/>
    <w:rsid w:val="00FE5117"/>
    <w:rsid w:val="00FF1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0401C"/>
  <w15:docId w15:val="{85CCECB0-A497-477D-8063-221E0F0EB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Arial Unicode MS" w:hAnsi="Calibri" w:cs="Calibri"/>
        <w:kern w:val="3"/>
        <w:sz w:val="22"/>
        <w:szCs w:val="22"/>
        <w:lang w:val="en-US" w:eastAsia="en-US" w:bidi="ar-SA"/>
      </w:rPr>
    </w:rPrDefault>
    <w:pPrDefault>
      <w:pPr>
        <w:widowControl w:val="0"/>
        <w:suppressAutoHyphens/>
        <w:autoSpaceDN w:val="0"/>
        <w:spacing w:line="254" w:lineRule="auto"/>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tandard"/>
    <w:next w:val="Textbody"/>
    <w:link w:val="Ttulo1Car1"/>
    <w:qFormat/>
    <w:rsid w:val="000A4704"/>
    <w:pPr>
      <w:keepNext/>
      <w:keepLines/>
      <w:spacing w:before="240" w:after="240"/>
      <w:outlineLvl w:val="0"/>
    </w:pPr>
    <w:rPr>
      <w:rFonts w:ascii="Bookman Old Style" w:hAnsi="Bookman Old Style" w:cs="F"/>
      <w:b/>
      <w:sz w:val="28"/>
      <w:szCs w:val="32"/>
    </w:rPr>
  </w:style>
  <w:style w:type="paragraph" w:styleId="Ttulo2">
    <w:name w:val="heading 2"/>
    <w:basedOn w:val="Normal"/>
    <w:next w:val="Normal"/>
    <w:link w:val="Ttulo2Car"/>
    <w:uiPriority w:val="9"/>
    <w:semiHidden/>
    <w:unhideWhenUsed/>
    <w:qFormat/>
    <w:rsid w:val="006B3B1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qFormat/>
    <w:pPr>
      <w:widowControl/>
      <w:spacing w:after="160"/>
    </w:p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20"/>
    </w:pPr>
  </w:style>
  <w:style w:type="paragraph" w:styleId="Lista">
    <w:name w:val="List"/>
    <w:basedOn w:val="TextBody0"/>
    <w:rPr>
      <w:rFonts w:cs="FreeSans"/>
    </w:rPr>
  </w:style>
  <w:style w:type="paragraph" w:styleId="Descripci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customStyle="1" w:styleId="TextBody0">
    <w:name w:val="Text Body"/>
    <w:basedOn w:val="Standard"/>
    <w:pPr>
      <w:spacing w:after="140" w:line="288" w:lineRule="auto"/>
    </w:pPr>
  </w:style>
  <w:style w:type="paragraph" w:styleId="Prrafodelista">
    <w:name w:val="List Paragraph"/>
    <w:basedOn w:val="Standard"/>
    <w:qFormat/>
    <w:pPr>
      <w:ind w:left="720"/>
    </w:pPr>
  </w:style>
  <w:style w:type="paragraph" w:customStyle="1" w:styleId="ContentsHeading">
    <w:name w:val="Contents Heading"/>
    <w:basedOn w:val="Ttulo1"/>
    <w:pPr>
      <w:suppressLineNumbers/>
      <w:suppressAutoHyphens w:val="0"/>
      <w:spacing w:line="256" w:lineRule="auto"/>
    </w:pPr>
    <w:rPr>
      <w:b w:val="0"/>
      <w:bCs/>
    </w:rPr>
  </w:style>
  <w:style w:type="paragraph" w:styleId="Encabezado">
    <w:name w:val="header"/>
    <w:basedOn w:val="Standard"/>
    <w:pPr>
      <w:suppressLineNumbers/>
      <w:tabs>
        <w:tab w:val="center" w:pos="4680"/>
        <w:tab w:val="right" w:pos="9360"/>
      </w:tabs>
      <w:spacing w:after="0" w:line="240" w:lineRule="auto"/>
    </w:pPr>
  </w:style>
  <w:style w:type="paragraph" w:styleId="Piedepgina">
    <w:name w:val="footer"/>
    <w:basedOn w:val="Standard"/>
    <w:uiPriority w:val="99"/>
    <w:pPr>
      <w:suppressLineNumbers/>
      <w:tabs>
        <w:tab w:val="center" w:pos="4680"/>
        <w:tab w:val="right" w:pos="9360"/>
      </w:tabs>
      <w:spacing w:after="0" w:line="240" w:lineRule="auto"/>
    </w:pPr>
  </w:style>
  <w:style w:type="paragraph" w:customStyle="1" w:styleId="Contents2">
    <w:name w:val="Contents 2"/>
    <w:basedOn w:val="Standard"/>
    <w:pPr>
      <w:tabs>
        <w:tab w:val="right" w:leader="dot" w:pos="9909"/>
      </w:tabs>
      <w:suppressAutoHyphens w:val="0"/>
      <w:spacing w:after="100" w:line="256" w:lineRule="auto"/>
      <w:ind w:left="220"/>
    </w:pPr>
    <w:rPr>
      <w:rFonts w:cs="Times New Roman"/>
    </w:rPr>
  </w:style>
  <w:style w:type="paragraph" w:customStyle="1" w:styleId="Contents1">
    <w:name w:val="Contents 1"/>
    <w:basedOn w:val="Standard"/>
    <w:pPr>
      <w:tabs>
        <w:tab w:val="right" w:leader="dot" w:pos="9972"/>
      </w:tabs>
      <w:suppressAutoHyphens w:val="0"/>
      <w:spacing w:after="100" w:line="256" w:lineRule="auto"/>
    </w:pPr>
    <w:rPr>
      <w:rFonts w:cs="Times New Roman"/>
    </w:rPr>
  </w:style>
  <w:style w:type="paragraph" w:customStyle="1" w:styleId="Contents3">
    <w:name w:val="Contents 3"/>
    <w:basedOn w:val="Standard"/>
    <w:pPr>
      <w:tabs>
        <w:tab w:val="right" w:leader="dot" w:pos="9846"/>
      </w:tabs>
      <w:suppressAutoHyphens w:val="0"/>
      <w:spacing w:after="100" w:line="256" w:lineRule="auto"/>
      <w:ind w:left="440"/>
    </w:pPr>
    <w:rPr>
      <w:rFonts w:cs="Times New Roman"/>
    </w:rPr>
  </w:style>
  <w:style w:type="paragraph" w:customStyle="1" w:styleId="FrameContents">
    <w:name w:val="Frame Contents"/>
    <w:basedOn w:val="Standard"/>
  </w:style>
  <w:style w:type="paragraph" w:customStyle="1" w:styleId="TableContents">
    <w:name w:val="Table Contents"/>
    <w:basedOn w:val="Standard"/>
    <w:pPr>
      <w:suppressLineNumbers/>
    </w:pPr>
  </w:style>
  <w:style w:type="paragraph" w:styleId="Textocomentario">
    <w:name w:val="annotation text"/>
    <w:basedOn w:val="Standard"/>
    <w:pPr>
      <w:spacing w:line="240" w:lineRule="auto"/>
    </w:pPr>
    <w:rPr>
      <w:sz w:val="20"/>
      <w:szCs w:val="20"/>
    </w:rPr>
  </w:style>
  <w:style w:type="paragraph" w:styleId="Textodeglobo">
    <w:name w:val="Balloon Text"/>
    <w:basedOn w:val="Standard"/>
    <w:pPr>
      <w:spacing w:after="0" w:line="240" w:lineRule="auto"/>
    </w:pPr>
    <w:rPr>
      <w:rFonts w:ascii="Segoe UI" w:hAnsi="Segoe UI" w:cs="Segoe UI"/>
      <w:sz w:val="18"/>
      <w:szCs w:val="18"/>
    </w:rPr>
  </w:style>
  <w:style w:type="paragraph" w:styleId="Asuntodelcomentario">
    <w:name w:val="annotation subject"/>
    <w:basedOn w:val="Textocomentario"/>
    <w:rPr>
      <w:b/>
      <w:bCs/>
    </w:rPr>
  </w:style>
  <w:style w:type="character" w:customStyle="1" w:styleId="Internetlink">
    <w:name w:val="Internet link"/>
    <w:basedOn w:val="Fuentedeprrafopredeter"/>
    <w:rPr>
      <w:color w:val="0563C1"/>
      <w:u w:val="single"/>
    </w:rPr>
  </w:style>
  <w:style w:type="character" w:customStyle="1" w:styleId="Ttulo1Car">
    <w:name w:val="Título 1 Car"/>
    <w:basedOn w:val="Fuentedeprrafopredeter"/>
    <w:rPr>
      <w:rFonts w:ascii="Calibri Light" w:hAnsi="Calibri Light" w:cs="F"/>
      <w:color w:val="2E74B5"/>
      <w:sz w:val="32"/>
      <w:szCs w:val="32"/>
    </w:rPr>
  </w:style>
  <w:style w:type="character" w:customStyle="1" w:styleId="EncabezadoCar">
    <w:name w:val="Encabezado Car"/>
    <w:basedOn w:val="Fuentedeprrafopredeter"/>
  </w:style>
  <w:style w:type="character" w:customStyle="1" w:styleId="PiedepginaCar">
    <w:name w:val="Pie de página Car"/>
    <w:basedOn w:val="Fuentedeprrafopredeter"/>
    <w:uiPriority w:val="99"/>
  </w:style>
  <w:style w:type="character" w:customStyle="1" w:styleId="ListLabel1">
    <w:name w:val="ListLabel 1"/>
    <w:rsid w:val="008966CF"/>
    <w:rPr>
      <w:rFonts w:ascii="Bookman Old Style" w:hAnsi="Bookman Old Style"/>
      <w:b/>
      <w:sz w:val="32"/>
    </w:rPr>
  </w:style>
  <w:style w:type="character" w:customStyle="1" w:styleId="ListLabel2">
    <w:name w:val="ListLabel 2"/>
    <w:rsid w:val="009D76BD"/>
    <w:rPr>
      <w:rFonts w:cs="Courier New"/>
      <w:sz w:val="28"/>
    </w:rPr>
  </w:style>
  <w:style w:type="character" w:customStyle="1" w:styleId="TextocomentarioCar">
    <w:name w:val="Texto comentario Car"/>
    <w:basedOn w:val="Fuentedeprrafopredeter"/>
    <w:rPr>
      <w:sz w:val="20"/>
      <w:szCs w:val="20"/>
    </w:rPr>
  </w:style>
  <w:style w:type="character" w:styleId="Refdecomentario">
    <w:name w:val="annotation reference"/>
    <w:basedOn w:val="Fuentedeprrafopredeter"/>
    <w:rPr>
      <w:sz w:val="16"/>
      <w:szCs w:val="16"/>
    </w:rPr>
  </w:style>
  <w:style w:type="character" w:customStyle="1" w:styleId="TextodegloboCar">
    <w:name w:val="Texto de globo Car"/>
    <w:basedOn w:val="Fuentedeprrafopredeter"/>
    <w:rPr>
      <w:rFonts w:ascii="Segoe UI" w:hAnsi="Segoe UI" w:cs="Segoe UI"/>
      <w:sz w:val="18"/>
      <w:szCs w:val="18"/>
    </w:rPr>
  </w:style>
  <w:style w:type="character" w:customStyle="1" w:styleId="AsuntodelcomentarioCar">
    <w:name w:val="Asunto del comentario Car"/>
    <w:basedOn w:val="TextocomentarioCar"/>
    <w:rPr>
      <w:b/>
      <w:bCs/>
      <w:sz w:val="20"/>
      <w:szCs w:val="20"/>
    </w:rPr>
  </w:style>
  <w:style w:type="character" w:customStyle="1" w:styleId="ListLabel3">
    <w:name w:val="ListLabel 3"/>
    <w:rPr>
      <w:b/>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IndexLink">
    <w:name w:val="Index Link"/>
  </w:style>
  <w:style w:type="character" w:customStyle="1" w:styleId="VisitedInternetLink">
    <w:name w:val="Visited Internet Link"/>
    <w:rPr>
      <w:color w:val="800000"/>
      <w:u w:val="single"/>
    </w:rPr>
  </w:style>
  <w:style w:type="numbering" w:customStyle="1" w:styleId="WWNum1">
    <w:name w:val="WWNum1"/>
    <w:basedOn w:val="Sinlista"/>
    <w:pPr>
      <w:numPr>
        <w:numId w:val="1"/>
      </w:numPr>
    </w:pPr>
  </w:style>
  <w:style w:type="numbering" w:customStyle="1" w:styleId="WWNum2">
    <w:name w:val="WWNum2"/>
    <w:basedOn w:val="Sinlista"/>
    <w:pPr>
      <w:numPr>
        <w:numId w:val="2"/>
      </w:numPr>
    </w:pPr>
  </w:style>
  <w:style w:type="numbering" w:customStyle="1" w:styleId="WWNum3">
    <w:name w:val="WWNum3"/>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numbering" w:customStyle="1" w:styleId="WWNum6">
    <w:name w:val="WWNum6"/>
    <w:basedOn w:val="Sinlista"/>
    <w:pPr>
      <w:numPr>
        <w:numId w:val="6"/>
      </w:numPr>
    </w:pPr>
  </w:style>
  <w:style w:type="numbering" w:customStyle="1" w:styleId="WWNum7">
    <w:name w:val="WWNum7"/>
    <w:basedOn w:val="Sinlista"/>
    <w:pPr>
      <w:numPr>
        <w:numId w:val="7"/>
      </w:numPr>
    </w:pPr>
  </w:style>
  <w:style w:type="numbering" w:customStyle="1" w:styleId="WWNum8">
    <w:name w:val="WWNum8"/>
    <w:basedOn w:val="Sinlista"/>
    <w:pPr>
      <w:numPr>
        <w:numId w:val="8"/>
      </w:numPr>
    </w:pPr>
  </w:style>
  <w:style w:type="character" w:styleId="Hipervnculo">
    <w:name w:val="Hyperlink"/>
    <w:basedOn w:val="Fuentedeprrafopredeter"/>
    <w:uiPriority w:val="99"/>
    <w:unhideWhenUsed/>
    <w:rsid w:val="000C0DCD"/>
    <w:rPr>
      <w:color w:val="0000FF"/>
      <w:u w:val="single"/>
    </w:rPr>
  </w:style>
  <w:style w:type="character" w:styleId="Hipervnculovisitado">
    <w:name w:val="FollowedHyperlink"/>
    <w:basedOn w:val="Fuentedeprrafopredeter"/>
    <w:uiPriority w:val="99"/>
    <w:semiHidden/>
    <w:unhideWhenUsed/>
    <w:rsid w:val="004E5ADB"/>
    <w:rPr>
      <w:color w:val="954F72" w:themeColor="followedHyperlink"/>
      <w:u w:val="single"/>
    </w:rPr>
  </w:style>
  <w:style w:type="character" w:styleId="Nmerodelnea">
    <w:name w:val="line number"/>
    <w:basedOn w:val="Fuentedeprrafopredeter"/>
    <w:uiPriority w:val="99"/>
    <w:semiHidden/>
    <w:unhideWhenUsed/>
    <w:rsid w:val="008E2276"/>
  </w:style>
  <w:style w:type="character" w:customStyle="1" w:styleId="StandardCar">
    <w:name w:val="Standard Car"/>
    <w:basedOn w:val="Fuentedeprrafopredeter"/>
    <w:link w:val="Standard"/>
    <w:qFormat/>
    <w:rsid w:val="00BE6D5E"/>
  </w:style>
  <w:style w:type="character" w:customStyle="1" w:styleId="Ttulo1Car1">
    <w:name w:val="Título 1 Car1"/>
    <w:basedOn w:val="StandardCar"/>
    <w:link w:val="Ttulo1"/>
    <w:rsid w:val="000A4704"/>
    <w:rPr>
      <w:rFonts w:ascii="Bookman Old Style" w:hAnsi="Bookman Old Style" w:cs="F"/>
      <w:b/>
      <w:sz w:val="28"/>
      <w:szCs w:val="32"/>
    </w:rPr>
  </w:style>
  <w:style w:type="paragraph" w:styleId="TDC1">
    <w:name w:val="toc 1"/>
    <w:basedOn w:val="Normal"/>
    <w:next w:val="Normal"/>
    <w:autoRedefine/>
    <w:uiPriority w:val="39"/>
    <w:unhideWhenUsed/>
    <w:rsid w:val="003F22D3"/>
    <w:pPr>
      <w:spacing w:after="100"/>
    </w:pPr>
  </w:style>
  <w:style w:type="paragraph" w:styleId="TDC2">
    <w:name w:val="toc 2"/>
    <w:basedOn w:val="Normal"/>
    <w:next w:val="Normal"/>
    <w:autoRedefine/>
    <w:uiPriority w:val="39"/>
    <w:unhideWhenUsed/>
    <w:rsid w:val="003F22D3"/>
    <w:pPr>
      <w:widowControl/>
      <w:suppressAutoHyphens w:val="0"/>
      <w:autoSpaceDN/>
      <w:spacing w:after="100" w:line="276" w:lineRule="auto"/>
      <w:ind w:left="220"/>
      <w:textAlignment w:val="auto"/>
    </w:pPr>
    <w:rPr>
      <w:rFonts w:asciiTheme="minorHAnsi" w:eastAsiaTheme="minorEastAsia" w:hAnsiTheme="minorHAnsi" w:cstheme="minorBidi"/>
      <w:kern w:val="0"/>
    </w:rPr>
  </w:style>
  <w:style w:type="paragraph" w:styleId="TDC3">
    <w:name w:val="toc 3"/>
    <w:basedOn w:val="Normal"/>
    <w:next w:val="Normal"/>
    <w:autoRedefine/>
    <w:uiPriority w:val="39"/>
    <w:unhideWhenUsed/>
    <w:rsid w:val="003F22D3"/>
    <w:pPr>
      <w:widowControl/>
      <w:suppressAutoHyphens w:val="0"/>
      <w:autoSpaceDN/>
      <w:spacing w:after="100" w:line="276" w:lineRule="auto"/>
      <w:ind w:left="440"/>
      <w:textAlignment w:val="auto"/>
    </w:pPr>
    <w:rPr>
      <w:rFonts w:asciiTheme="minorHAnsi" w:eastAsiaTheme="minorEastAsia" w:hAnsiTheme="minorHAnsi" w:cstheme="minorBidi"/>
      <w:kern w:val="0"/>
    </w:rPr>
  </w:style>
  <w:style w:type="paragraph" w:styleId="TDC4">
    <w:name w:val="toc 4"/>
    <w:basedOn w:val="Normal"/>
    <w:next w:val="Normal"/>
    <w:autoRedefine/>
    <w:uiPriority w:val="39"/>
    <w:unhideWhenUsed/>
    <w:rsid w:val="003F22D3"/>
    <w:pPr>
      <w:widowControl/>
      <w:suppressAutoHyphens w:val="0"/>
      <w:autoSpaceDN/>
      <w:spacing w:after="100" w:line="276" w:lineRule="auto"/>
      <w:ind w:left="660"/>
      <w:textAlignment w:val="auto"/>
    </w:pPr>
    <w:rPr>
      <w:rFonts w:asciiTheme="minorHAnsi" w:eastAsiaTheme="minorEastAsia" w:hAnsiTheme="minorHAnsi" w:cstheme="minorBidi"/>
      <w:kern w:val="0"/>
    </w:rPr>
  </w:style>
  <w:style w:type="paragraph" w:styleId="TDC5">
    <w:name w:val="toc 5"/>
    <w:basedOn w:val="Normal"/>
    <w:next w:val="Normal"/>
    <w:autoRedefine/>
    <w:uiPriority w:val="39"/>
    <w:unhideWhenUsed/>
    <w:rsid w:val="003F22D3"/>
    <w:pPr>
      <w:widowControl/>
      <w:suppressAutoHyphens w:val="0"/>
      <w:autoSpaceDN/>
      <w:spacing w:after="100" w:line="276" w:lineRule="auto"/>
      <w:ind w:left="880"/>
      <w:textAlignment w:val="auto"/>
    </w:pPr>
    <w:rPr>
      <w:rFonts w:asciiTheme="minorHAnsi" w:eastAsiaTheme="minorEastAsia" w:hAnsiTheme="minorHAnsi" w:cstheme="minorBidi"/>
      <w:kern w:val="0"/>
    </w:rPr>
  </w:style>
  <w:style w:type="paragraph" w:styleId="TDC6">
    <w:name w:val="toc 6"/>
    <w:basedOn w:val="Normal"/>
    <w:next w:val="Normal"/>
    <w:autoRedefine/>
    <w:uiPriority w:val="39"/>
    <w:unhideWhenUsed/>
    <w:rsid w:val="003F22D3"/>
    <w:pPr>
      <w:widowControl/>
      <w:suppressAutoHyphens w:val="0"/>
      <w:autoSpaceDN/>
      <w:spacing w:after="100" w:line="276" w:lineRule="auto"/>
      <w:ind w:left="1100"/>
      <w:textAlignment w:val="auto"/>
    </w:pPr>
    <w:rPr>
      <w:rFonts w:asciiTheme="minorHAnsi" w:eastAsiaTheme="minorEastAsia" w:hAnsiTheme="minorHAnsi" w:cstheme="minorBidi"/>
      <w:kern w:val="0"/>
    </w:rPr>
  </w:style>
  <w:style w:type="paragraph" w:styleId="TDC7">
    <w:name w:val="toc 7"/>
    <w:basedOn w:val="Normal"/>
    <w:next w:val="Normal"/>
    <w:autoRedefine/>
    <w:uiPriority w:val="39"/>
    <w:unhideWhenUsed/>
    <w:rsid w:val="003F22D3"/>
    <w:pPr>
      <w:widowControl/>
      <w:suppressAutoHyphens w:val="0"/>
      <w:autoSpaceDN/>
      <w:spacing w:after="100" w:line="276" w:lineRule="auto"/>
      <w:ind w:left="1320"/>
      <w:textAlignment w:val="auto"/>
    </w:pPr>
    <w:rPr>
      <w:rFonts w:asciiTheme="minorHAnsi" w:eastAsiaTheme="minorEastAsia" w:hAnsiTheme="minorHAnsi" w:cstheme="minorBidi"/>
      <w:kern w:val="0"/>
    </w:rPr>
  </w:style>
  <w:style w:type="paragraph" w:styleId="TDC8">
    <w:name w:val="toc 8"/>
    <w:basedOn w:val="Normal"/>
    <w:next w:val="Normal"/>
    <w:autoRedefine/>
    <w:uiPriority w:val="39"/>
    <w:unhideWhenUsed/>
    <w:rsid w:val="003F22D3"/>
    <w:pPr>
      <w:widowControl/>
      <w:suppressAutoHyphens w:val="0"/>
      <w:autoSpaceDN/>
      <w:spacing w:after="100" w:line="276" w:lineRule="auto"/>
      <w:ind w:left="1540"/>
      <w:textAlignment w:val="auto"/>
    </w:pPr>
    <w:rPr>
      <w:rFonts w:asciiTheme="minorHAnsi" w:eastAsiaTheme="minorEastAsia" w:hAnsiTheme="minorHAnsi" w:cstheme="minorBidi"/>
      <w:kern w:val="0"/>
    </w:rPr>
  </w:style>
  <w:style w:type="paragraph" w:styleId="TDC9">
    <w:name w:val="toc 9"/>
    <w:basedOn w:val="Normal"/>
    <w:next w:val="Normal"/>
    <w:autoRedefine/>
    <w:uiPriority w:val="39"/>
    <w:unhideWhenUsed/>
    <w:rsid w:val="003F22D3"/>
    <w:pPr>
      <w:widowControl/>
      <w:suppressAutoHyphens w:val="0"/>
      <w:autoSpaceDN/>
      <w:spacing w:after="100" w:line="276" w:lineRule="auto"/>
      <w:ind w:left="1760"/>
      <w:textAlignment w:val="auto"/>
    </w:pPr>
    <w:rPr>
      <w:rFonts w:asciiTheme="minorHAnsi" w:eastAsiaTheme="minorEastAsia" w:hAnsiTheme="minorHAnsi" w:cstheme="minorBidi"/>
      <w:kern w:val="0"/>
    </w:rPr>
  </w:style>
  <w:style w:type="paragraph" w:styleId="Revisin">
    <w:name w:val="Revision"/>
    <w:hidden/>
    <w:uiPriority w:val="99"/>
    <w:semiHidden/>
    <w:rsid w:val="003255BA"/>
    <w:pPr>
      <w:widowControl/>
      <w:suppressAutoHyphens w:val="0"/>
      <w:autoSpaceDN/>
      <w:spacing w:line="240" w:lineRule="auto"/>
      <w:textAlignment w:val="auto"/>
    </w:pPr>
  </w:style>
  <w:style w:type="character" w:customStyle="1" w:styleId="Ttulo2Car">
    <w:name w:val="Título 2 Car"/>
    <w:basedOn w:val="Fuentedeprrafopredeter"/>
    <w:link w:val="Ttulo2"/>
    <w:uiPriority w:val="9"/>
    <w:semiHidden/>
    <w:rsid w:val="006B3B1A"/>
    <w:rPr>
      <w:rFonts w:asciiTheme="majorHAnsi" w:eastAsiaTheme="majorEastAsia" w:hAnsiTheme="majorHAnsi" w:cstheme="majorBidi"/>
      <w:color w:val="2E74B5" w:themeColor="accent1" w:themeShade="BF"/>
      <w:sz w:val="26"/>
      <w:szCs w:val="26"/>
    </w:rPr>
  </w:style>
  <w:style w:type="paragraph" w:customStyle="1" w:styleId="Ejemplos">
    <w:name w:val="Ejemplos"/>
    <w:basedOn w:val="Standard"/>
    <w:link w:val="EjemplosCar"/>
    <w:qFormat/>
    <w:rsid w:val="00B255C1"/>
    <w:pPr>
      <w:spacing w:after="0"/>
      <w:ind w:left="720"/>
      <w:jc w:val="both"/>
    </w:pPr>
    <w:rPr>
      <w:rFonts w:asciiTheme="minorHAnsi" w:hAnsiTheme="minorHAnsi" w:cstheme="minorHAnsi"/>
      <w:sz w:val="24"/>
    </w:rPr>
  </w:style>
  <w:style w:type="character" w:customStyle="1" w:styleId="EjemplosCar">
    <w:name w:val="Ejemplos Car"/>
    <w:basedOn w:val="StandardCar"/>
    <w:link w:val="Ejemplos"/>
    <w:rsid w:val="00B255C1"/>
    <w:rPr>
      <w:rFonts w:asciiTheme="minorHAnsi" w:hAnsiTheme="minorHAnsi"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904657">
      <w:bodyDiv w:val="1"/>
      <w:marLeft w:val="0"/>
      <w:marRight w:val="0"/>
      <w:marTop w:val="0"/>
      <w:marBottom w:val="0"/>
      <w:divBdr>
        <w:top w:val="none" w:sz="0" w:space="0" w:color="auto"/>
        <w:left w:val="none" w:sz="0" w:space="0" w:color="auto"/>
        <w:bottom w:val="none" w:sz="0" w:space="0" w:color="auto"/>
        <w:right w:val="none" w:sz="0" w:space="0" w:color="auto"/>
      </w:divBdr>
    </w:div>
    <w:div w:id="1284656503">
      <w:bodyDiv w:val="1"/>
      <w:marLeft w:val="0"/>
      <w:marRight w:val="0"/>
      <w:marTop w:val="0"/>
      <w:marBottom w:val="0"/>
      <w:divBdr>
        <w:top w:val="none" w:sz="0" w:space="0" w:color="auto"/>
        <w:left w:val="none" w:sz="0" w:space="0" w:color="auto"/>
        <w:bottom w:val="none" w:sz="0" w:space="0" w:color="auto"/>
        <w:right w:val="none" w:sz="0" w:space="0" w:color="auto"/>
      </w:divBdr>
    </w:div>
    <w:div w:id="1472557809">
      <w:bodyDiv w:val="1"/>
      <w:marLeft w:val="0"/>
      <w:marRight w:val="0"/>
      <w:marTop w:val="0"/>
      <w:marBottom w:val="0"/>
      <w:divBdr>
        <w:top w:val="none" w:sz="0" w:space="0" w:color="auto"/>
        <w:left w:val="none" w:sz="0" w:space="0" w:color="auto"/>
        <w:bottom w:val="none" w:sz="0" w:space="0" w:color="auto"/>
        <w:right w:val="none" w:sz="0" w:space="0" w:color="auto"/>
      </w:divBdr>
    </w:div>
    <w:div w:id="1799377831">
      <w:bodyDiv w:val="1"/>
      <w:marLeft w:val="0"/>
      <w:marRight w:val="0"/>
      <w:marTop w:val="0"/>
      <w:marBottom w:val="0"/>
      <w:divBdr>
        <w:top w:val="none" w:sz="0" w:space="0" w:color="auto"/>
        <w:left w:val="none" w:sz="0" w:space="0" w:color="auto"/>
        <w:bottom w:val="none" w:sz="0" w:space="0" w:color="auto"/>
        <w:right w:val="none" w:sz="0" w:space="0" w:color="auto"/>
      </w:divBdr>
    </w:div>
    <w:div w:id="18331826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ucnredlist.org/resources/threat-classification-scheme" TargetMode="External"/><Relationship Id="rId18" Type="http://schemas.openxmlformats.org/officeDocument/2006/relationships/hyperlink" Target="https://www.iucnredlist.org/resources/conservation-actions-classification-scheme"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iucnredlist.org/resources/habitat-classification-scheme"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www.iucnredlist.org/resources/conservation-actions-classification-scheme" TargetMode="External"/><Relationship Id="rId25" Type="http://schemas.openxmlformats.org/officeDocument/2006/relationships/hyperlink" Target="https://www.iban.com/country-codes" TargetMode="External"/><Relationship Id="rId2" Type="http://schemas.openxmlformats.org/officeDocument/2006/relationships/numbering" Target="numbering.xml"/><Relationship Id="rId16" Type="http://schemas.openxmlformats.org/officeDocument/2006/relationships/hyperlink" Target="https://www.iucnredlist.org/resources/threat-classification-scheme" TargetMode="External"/><Relationship Id="rId20" Type="http://schemas.openxmlformats.org/officeDocument/2006/relationships/hyperlink" Target="https://www.iucnredlist.org/resources/research-needed-classification-schem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ucnredlist.org/resources/threat-classification-scheme" TargetMode="External"/><Relationship Id="rId23" Type="http://schemas.openxmlformats.org/officeDocument/2006/relationships/hyperlink" Target="https://www.iucnredlist.org/search"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iucnredlist.org/resources/research-needed-classification-scheme"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ucnredlist.org/resources/threat-classification-scheme" TargetMode="External"/><Relationship Id="rId22" Type="http://schemas.openxmlformats.org/officeDocument/2006/relationships/hyperlink" Target="https://www.iban.com/country-codes" TargetMode="External"/><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E081C-43B0-48F4-9A1D-32802F12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122</Pages>
  <Words>29094</Words>
  <Characters>165842</Characters>
  <Application>Microsoft Office Word</Application>
  <DocSecurity>0</DocSecurity>
  <Lines>1382</Lines>
  <Paragraphs>389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194547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Utility</dc:creator>
  <cp:lastModifiedBy>Utility</cp:lastModifiedBy>
  <cp:revision>84</cp:revision>
  <dcterms:created xsi:type="dcterms:W3CDTF">2019-08-27T01:08:00Z</dcterms:created>
  <dcterms:modified xsi:type="dcterms:W3CDTF">2019-09-23T01:28:00Z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